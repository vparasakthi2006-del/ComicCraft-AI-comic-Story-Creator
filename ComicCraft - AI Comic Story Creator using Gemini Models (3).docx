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722029857"/>
        <w:tag w:val="goog_rdk_5"/>
      </w:sdtPr>
      <w:sdtContent>
        <w:p w:rsidR="00000000" w:rsidDel="00000000" w:rsidP="00000000" w:rsidRDefault="00000000" w:rsidRPr="00000000" w14:paraId="00000001">
          <w:pPr>
            <w:keepNext w:val="0"/>
            <w:ind w:right="-6.666666666666288" w:firstLine="1133.8582677165355"/>
            <w:rPr>
              <w:ins w:author="K Desavalli" w:id="3" w:date="2026-09-23T04:01:06Z"/>
              <w:rPrChange w:author="K Desavalli" w:id="4" w:date="2026-09-23T04:01:06Z">
                <w:rPr>
                  <w:rFonts w:ascii="Arial" w:cs="Arial" w:eastAsia="Arial" w:hAnsi="Arial"/>
                  <w:b w:val="0"/>
                  <w:bCs w:val="0"/>
                  <w:i w:val="0"/>
                  <w:iCs w:val="0"/>
                  <w:smallCaps w:val="0"/>
                  <w:strike w:val="0"/>
                  <w:color w:val="000000"/>
                  <w:sz w:val="22"/>
                  <w:szCs w:val="22"/>
                  <w:u w:val="none"/>
                  <w:shd w:fill="auto" w:val="clear"/>
                  <w:vertAlign w:val="baseline"/>
                </w:rPr>
              </w:rPrChange>
            </w:rPr>
            <w:pPrChange w:author="Vishvaa S" w:id="0" w:date="2026-09-23T04:08:58Z">
              <w:pPr>
                <w:keepNext w:val="0"/>
                <w:ind w:firstLine="1133.8582677165355"/>
              </w:pPr>
            </w:pPrChange>
          </w:pPr>
          <w:sdt>
            <w:sdtPr>
              <w:id w:val="1036778967"/>
              <w:tag w:val="goog_rdk_1"/>
            </w:sdtPr>
            <w:sdtContent>
              <w:ins w:author="Anonymous" w:id="1" w:date="2026-09-23T04:14:30Z"/>
              <w:sdt>
                <w:sdtPr>
                  <w:id w:val="-1361178434"/>
                  <w:tag w:val="goog_rdk_2"/>
                </w:sdtPr>
                <w:sdtContent>
                  <w:ins w:author="Anonymous" w:id="1" w:date="2026-09-23T04:14:30Z">
                    <w:r w:rsidDel="00000000" w:rsidR="00000000" w:rsidRPr="00000000">
                      <w:rPr>
                        <w:rtl w:val="0"/>
                        <w:rPrChange w:author="Anonymous" w:id="2" w:date="2026-09-23T04:14:30Z">
                          <w:rPr>
                            <w:rFonts w:ascii="Arial" w:cs="Arial" w:eastAsia="Arial" w:hAnsi="Arial"/>
                            <w:b w:val="0"/>
                            <w:bCs w:val="0"/>
                            <w:i w:val="0"/>
                            <w:iCs w:val="0"/>
                            <w:smallCaps w:val="0"/>
                            <w:strike w:val="0"/>
                            <w:color w:val="000000"/>
                            <w:sz w:val="22"/>
                            <w:szCs w:val="22"/>
                            <w:u w:val="none"/>
                            <w:shd w:fill="auto" w:val="clear"/>
                            <w:vertAlign w:val="baseline"/>
                          </w:rPr>
                        </w:rPrChange>
                      </w:rPr>
                      <w:t xml:space="preserve"> vb</w:t>
                    </w:r>
                  </w:ins>
                </w:sdtContent>
              </w:sdt>
              <w:ins w:author="Anonymous" w:id="1" w:date="2026-09-23T04:14:30Z"/>
            </w:sdtContent>
          </w:sdt>
          <w:sdt>
            <w:sdtPr>
              <w:id w:val="-1577618342"/>
              <w:tag w:val="goog_rdk_3"/>
            </w:sdtPr>
            <w:sdtContent>
              <w:ins w:author="K Desavalli" w:id="3" w:date="2026-09-23T04:01:06Z"/>
              <w:sdt>
                <w:sdtPr>
                  <w:id w:val="-838530636"/>
                  <w:tag w:val="goog_rdk_4"/>
                </w:sdtPr>
                <w:sdtContent>
                  <w:ins w:author="K Desavalli" w:id="3" w:date="2026-09-23T04:01:06Z">
                    <w:r w:rsidDel="00000000" w:rsidR="00000000" w:rsidRPr="00000000">
                      <w:rPr>
                        <w:rtl w:val="0"/>
                      </w:rPr>
                    </w:r>
                  </w:ins>
                </w:sdtContent>
              </w:sdt>
              <w:ins w:author="K Desavalli" w:id="3" w:date="2026-09-23T04:01:06Z"/>
            </w:sdtContent>
          </w:sdt>
        </w:p>
      </w:sdtContent>
    </w:sdt>
    <w:sdt>
      <w:sdtPr>
        <w:id w:val="-567023686"/>
        <w:tag w:val="goog_rdk_13"/>
      </w:sdtPr>
      <w:sdtContent>
        <w:p w:rsidR="00000000" w:rsidDel="00000000" w:rsidP="00000000" w:rsidRDefault="00000000" w:rsidRPr="00000000" w14:paraId="00000002">
          <w:pPr>
            <w:keepNext w:val="0"/>
            <w:rPr>
              <w:ins w:author="Anonymous" w:id="9" w:date="2026-09-22T05:57:54Z"/>
              <w:rFonts w:ascii="Arial" w:cs="Arial" w:eastAsia="Arial" w:hAnsi="Arial"/>
              <w:b w:val="0"/>
              <w:bCs w:val="0"/>
              <w:i w:val="0"/>
              <w:iCs w:val="0"/>
              <w:smallCaps w:val="0"/>
              <w:strike w:val="0"/>
              <w:color w:val="000000"/>
              <w:sz w:val="22"/>
              <w:szCs w:val="22"/>
              <w:u w:val="none"/>
              <w:shd w:fill="auto" w:val="clear"/>
              <w:vertAlign w:val="baseline"/>
              <w:rPrChange w:author="Maha Lakshmi" w:id="11" w:date="2026-09-22T14:12:59Z">
                <w:rPr>
                  <w:rFonts w:ascii="Arial" w:cs="Arial" w:eastAsia="Arial" w:hAnsi="Arial"/>
                  <w:b w:val="0"/>
                  <w:bCs w:val="0"/>
                  <w:i w:val="0"/>
                  <w:iCs w:val="0"/>
                  <w:smallCaps w:val="0"/>
                  <w:strike w:val="0"/>
                  <w:color w:val="000000"/>
                  <w:sz w:val="22"/>
                  <w:szCs w:val="22"/>
                  <w:u w:val="none"/>
                  <w:shd w:fill="auto" w:val="clear"/>
                  <w:vertAlign w:val="baseline"/>
                </w:rPr>
              </w:rPrChange>
            </w:rPr>
            <w:pPrChange w:author="Maha Lakshmi" w:id="0" w:date="2026-09-22T14:12:59Z">
              <w:pPr/>
            </w:pPrChange>
          </w:pPr>
          <w:sdt>
            <w:sdtPr>
              <w:id w:val="1140658183"/>
              <w:tag w:val="goog_rdk_8"/>
            </w:sdtPr>
            <w:sdtContent>
              <w:ins w:author="Naseer Ahamed" w:id="6" w:date="2026-09-22T09:53:23Z">
                <w:sdt>
                  <w:sdtPr>
                    <w:id w:val="-443455862"/>
                    <w:tag w:val="goog_rdk_9"/>
                  </w:sdtPr>
                  <w:sdtContent>
                    <w:del w:author="Selvi Subramaniyan" w:id="7" w:date="2026-09-22T16:27:16Z"/>
                  </w:sdtContent>
                </w:sdt>
              </w:ins>
              <w:sdt>
                <w:sdtPr>
                  <w:id w:val="2091675572"/>
                  <w:tag w:val="goog_rdk_10"/>
                </w:sdtPr>
                <w:sdtContent>
                  <w:ins w:author="Naseer Ahamed" w:id="6" w:date="2026-09-22T09:53:23Z">
                    <w:del w:author="Selvi Subramaniyan" w:id="7" w:date="2026-09-22T16:27:16Z">
                      <w:r w:rsidDel="00000000" w:rsidR="00000000" w:rsidRPr="00000000">
                        <w:rPr>
                          <w:rtl w:val="0"/>
                          <w:rPrChange w:author="Naseer Ahamed" w:id="8" w:date="2026-09-22T09:53:23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Web</w:delText>
                      </w:r>
                    </w:del>
                  </w:ins>
                </w:sdtContent>
              </w:sdt>
              <w:ins w:author="Naseer Ahamed" w:id="6" w:date="2026-09-22T09:53:23Z">
                <w:del w:author="Selvi Subramaniyan" w:id="7" w:date="2026-09-22T16:27:16Z"/>
              </w:ins>
            </w:sdtContent>
          </w:sdt>
          <w:sdt>
            <w:sdtPr>
              <w:id w:val="614328559"/>
              <w:tag w:val="goog_rdk_11"/>
            </w:sdtPr>
            <w:sdtContent>
              <w:ins w:author="Anonymous" w:id="9" w:date="2026-09-22T05:57:54Z"/>
              <w:sdt>
                <w:sdtPr>
                  <w:id w:val="333208645"/>
                  <w:tag w:val="goog_rdk_12"/>
                </w:sdtPr>
                <w:sdtContent>
                  <w:ins w:author="Anonymous" w:id="9" w:date="2026-09-22T05:57:54Z">
                    <w:r w:rsidDel="00000000" w:rsidR="00000000" w:rsidRPr="00000000">
                      <w:rPr>
                        <w:rtl w:val="0"/>
                      </w:rPr>
                    </w:r>
                  </w:ins>
                </w:sdtContent>
              </w:sdt>
              <w:ins w:author="Anonymous" w:id="9" w:date="2026-09-22T05:57:54Z"/>
            </w:sdtContent>
          </w:sdt>
        </w:p>
      </w:sdtContent>
    </w:sdt>
    <w:sdt>
      <w:sdtPr>
        <w:lock w:val="contentLocked"/>
        <w:id w:val="1375848316"/>
        <w:tag w:val="goog_rdk_190"/>
      </w:sdtPr>
      <w:sdtContent>
        <w:tbl>
          <w:tblPr>
            <w:tblStyle w:val="Table1"/>
            <w:tblW w:w="12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7056"/>
            <w:gridCol w:w="2592"/>
            <w:tblGridChange w:id="0">
              <w:tblGrid>
                <w:gridCol w:w="2592"/>
                <w:gridCol w:w="7056"/>
                <w:gridCol w:w="2592"/>
              </w:tblGrid>
            </w:tblGridChange>
          </w:tblGrid>
          <w:sdt>
            <w:sdtPr>
              <w:id w:val="-1023787604"/>
              <w:tag w:val="goog_rdk_14"/>
            </w:sdtPr>
            <w:sdtContent>
              <w:tr>
                <w:trPr>
                  <w:cantSplit w:val="0"/>
                  <w:trHeight w:val="1440.9375" w:hRule="atLeast"/>
                  <w:tblHeader w:val="1"/>
                  <w:ins w:author="Anonymous" w:id="9" w:date="2026-09-22T05:57:54Z"/>
                  <w:trPrChange w:author="Nithisha s" w:id="12" w:date="2026-09-22T08:47:46Z">
                    <w:trPr>
                      <w:cantSplit w:val="0"/>
                      <w:trHeight w:val="520" w:hRule="atLeast"/>
                      <w:tblHeader w:val="1"/>
                    </w:trPr>
                  </w:trPrChange>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Change w:author="Nithisha s" w:id="12" w:date="2026-09-22T08:47:46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tcPrChange>
                  </w:tcPr>
                  <w:sdt>
                    <w:sdtPr>
                      <w:id w:val="-1004377410"/>
                      <w:tag w:val="goog_rdk_18"/>
                    </w:sdtPr>
                    <w:sdtContent>
                      <w:p w:rsidR="00000000" w:rsidDel="00000000" w:rsidP="00000000" w:rsidRDefault="00000000" w:rsidRPr="00000000" w14:paraId="00000003">
                        <w:pPr>
                          <w:pStyle w:val="Heading2"/>
                          <w:widowControl w:val="0"/>
                          <w:spacing w:after="120" w:before="120" w:line="240" w:lineRule="auto"/>
                          <w:rPr>
                            <w:ins w:author="Hema Latha" w:id="13" w:date="2026-09-22T06:43:45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55280839"/>
                            <w:tag w:val="goog_rdk_16"/>
                          </w:sdtPr>
                          <w:sdtContent>
                            <w:ins w:author="Hema Latha" w:id="13" w:date="2026-09-22T06:43:45Z"/>
                            <w:sdt>
                              <w:sdtPr>
                                <w:id w:val="-1456449268"/>
                                <w:tag w:val="goog_rdk_17"/>
                              </w:sdtPr>
                              <w:sdtContent>
                                <w:ins w:author="Hema Latha" w:id="13" w:date="2026-09-22T06:43: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Comiccraft-ai comic story creator using gemini models</w:t>
                                  </w:r>
                                </w:ins>
                              </w:sdtContent>
                            </w:sdt>
                            <w:ins w:author="Hema Latha" w:id="13" w:date="2026-09-22T06:43:45Z">
                              <w:bookmarkStart w:colFirst="0" w:colLast="0" w:name="_heading=h.ltirta6tpx7p" w:id="0"/>
                              <w:bookmarkEnd w:id="0"/>
                            </w:ins>
                          </w:sdtContent>
                        </w:sdt>
                      </w:p>
                    </w:sdtContent>
                  </w:sdt>
                  <w:sdt>
                    <w:sdtPr>
                      <w:id w:val="-762305841"/>
                      <w:tag w:val="goog_rdk_25"/>
                    </w:sdtPr>
                    <w:sdtContent>
                      <w:p w:rsidR="00000000" w:rsidDel="00000000" w:rsidP="00000000" w:rsidRDefault="00000000" w:rsidRPr="00000000" w14:paraId="00000004">
                        <w:pPr>
                          <w:pStyle w:val="Heading2"/>
                          <w:widowControl w:val="0"/>
                          <w:spacing w:after="120" w:before="120" w:line="240" w:lineRule="auto"/>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Change w:author="Hema Latha" w:id="0" w:date="2026-09-22T06:43:45Z">
                            <w:pPr>
                              <w:pStyle w:val="Heading2"/>
                              <w:widowControl w:val="0"/>
                              <w:spacing w:after="120" w:before="120" w:line="240" w:lineRule="auto"/>
                            </w:pPr>
                          </w:pPrChange>
                        </w:pPr>
                        <w:sdt>
                          <w:sdtPr>
                            <w:id w:val="1713989695"/>
                            <w:tag w:val="goog_rdk_21"/>
                          </w:sdtPr>
                          <w:sdtContent>
                            <w:ins w:author="Anonymous" w:id="9" w:date="2026-09-22T05:57:54Z">
                              <w:sdt>
                                <w:sdtPr>
                                  <w:id w:val="-1800131835"/>
                                  <w:tag w:val="goog_rdk_22"/>
                                </w:sdtPr>
                                <w:sdtContent>
                                  <w:del w:author="Hema Latha" w:id="13" w:date="2026-09-22T06:43:45Z"/>
                                </w:sdtContent>
                              </w:sdt>
                            </w:ins>
                            <w:sdt>
                              <w:sdtPr>
                                <w:id w:val="-1102714239"/>
                                <w:tag w:val="goog_rdk_23"/>
                              </w:sdtPr>
                              <w:sdtContent>
                                <w:ins w:author="Anonymous" w:id="9" w:date="2026-09-22T05:57:54Z">
                                  <w:del w:author="Hema Latha" w:id="13" w:date="2026-09-22T06:43: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Project assets</w:delText>
                                    </w:r>
                                  </w:del>
                                </w:ins>
                              </w:sdtContent>
                            </w:sdt>
                            <w:ins w:author="Anonymous" w:id="9" w:date="2026-09-22T05:57:54Z">
                              <w:bookmarkStart w:colFirst="0" w:colLast="0" w:name="_heading=h.ltirta6tpx7p" w:id="0"/>
                              <w:bookmarkEnd w:id="0"/>
                              <w:del w:author="Hema Latha" w:id="13" w:date="2026-09-22T06:43:45Z"/>
                              <w:sdt>
                                <w:sdtPr>
                                  <w:id w:val="469199500"/>
                                  <w:tag w:val="goog_rdk_24"/>
                                </w:sdtPr>
                                <w:sdtContent>
                                  <w:r w:rsidDel="00000000" w:rsidR="00000000" w:rsidRPr="00000000">
                                    <w:rPr>
                                      <w:rtl w:val="0"/>
                                    </w:rPr>
                                  </w:r>
                                </w:sdtContent>
                              </w:sdt>
                            </w:ins>
                          </w:sdtContent>
                        </w:sdt>
                      </w:p>
                    </w:sdtContent>
                  </w:sdt>
                </w:tc>
              </w:tr>
            </w:sdtContent>
          </w:sdt>
          <w:sdt>
            <w:sdtPr>
              <w:id w:val="866637117"/>
              <w:tag w:val="goog_rdk_32"/>
            </w:sdtPr>
            <w:sdtContent>
              <w:tr>
                <w:trPr>
                  <w:cantSplit w:val="0"/>
                  <w:tblHeader w:val="1"/>
                  <w:ins w:author="Anonymous" w:id="9" w:date="2026-09-22T05:57:54Z"/>
                  <w:trPrChange w:author="Mohammed Aatheem" w:id="15" w:date="2026-09-22T10:52:46Z">
                    <w:trPr>
                      <w:cantSplit w:val="0"/>
                      <w:tblHeader w:val="1"/>
                    </w:trPr>
                  </w:trPrChange>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tcPrChange>
                  </w:tcPr>
                  <w:sdt>
                    <w:sdtPr>
                      <w:id w:val="-459656309"/>
                      <w:tag w:val="goog_rdk_77"/>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4329393"/>
                            <w:tag w:val="goog_rdk_34"/>
                          </w:sdtPr>
                          <w:sdtContent>
                            <w:ins w:author="Hema Latha" w:id="16" w:date="2026-09-22T06:45:18Z"/>
                            <w:sdt>
                              <w:sdtPr>
                                <w:id w:val="1539735428"/>
                                <w:tag w:val="goog_rdk_35"/>
                              </w:sdtPr>
                              <w:sdtContent>
                                <w:ins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Hema Latha" w:id="16" w:date="2026-09-22T06:45:18Z"/>
                          </w:sdtContent>
                        </w:sdt>
                        <w:sdt>
                          <w:sdtPr>
                            <w:id w:val="1076313608"/>
                            <w:tag w:val="goog_rdk_36"/>
                          </w:sdtPr>
                          <w:sdtContent>
                            <w:ins w:author="Anonymous" w:id="9" w:date="2026-09-22T05:57:54Z">
                              <w:sdt>
                                <w:sdtPr>
                                  <w:id w:val="99388501"/>
                                  <w:tag w:val="goog_rdk_37"/>
                                </w:sdtPr>
                                <w:sdtContent>
                                  <w:del w:author="Hema Latha" w:id="16" w:date="2026-09-22T06:45:18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Files" id="21" name="image3.png"/>
                                          <a:graphic>
                                            <a:graphicData uri="http://schemas.openxmlformats.org/drawingml/2006/picture">
                                              <pic:pic>
                                                <pic:nvPicPr>
                                                  <pic:cNvPr descr="Files" id="0" name="image3.png"/>
                                                  <pic:cNvPicPr preferRelativeResize="0"/>
                                                </pic:nvPicPr>
                                                <pic:blipFill>
                                                  <a:blip r:embed="rId7"/>
                                                  <a:srcRect b="0" l="0" r="0" t="0"/>
                                                  <a:stretch>
                                                    <a:fillRect/>
                                                  </a:stretch>
                                                </pic:blipFill>
                                                <pic:spPr>
                                                  <a:xfrm>
                                                    <a:off x="0" y="0"/>
                                                    <a:ext cx="190500" cy="152400"/>
                                                  </a:xfrm>
                                                  <a:prstGeom prst="rect"/>
                                                  <a:ln/>
                                                </pic:spPr>
                                              </pic:pic>
                                            </a:graphicData>
                                          </a:graphic>
                                        </wp:inline>
                                      </w:drawing>
                                    </w:r>
                                  </w:del>
                                </w:sdtContent>
                              </w:sdt>
                            </w:ins>
                            <w:sdt>
                              <w:sdtPr>
                                <w:id w:val="1451768686"/>
                                <w:tag w:val="goog_rdk_38"/>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9" w:date="2026-09-22T05:57:54Z">
                              <w:del w:author="Hema Latha" w:id="16" w:date="2026-09-22T06:45:18Z"/>
                            </w:ins>
                          </w:sdtContent>
                        </w:sdt>
                        <w:sdt>
                          <w:sdtPr>
                            <w:id w:val="-1115281536"/>
                            <w:tag w:val="goog_rdk_39"/>
                          </w:sdtPr>
                          <w:sdtContent>
                            <w:ins w:author="Anonymous" w:id="17" w:date="2026-09-22T06:11:03Z">
                              <w:sdt>
                                <w:sdtPr>
                                  <w:id w:val="-1221985165"/>
                                  <w:tag w:val="goog_rdk_40"/>
                                </w:sdtPr>
                                <w:sdtContent>
                                  <w:del w:author="Hema Latha" w:id="16" w:date="2026-09-22T06:45:18Z"/>
                                </w:sdtContent>
                              </w:sdt>
                            </w:ins>
                            <w:sdt>
                              <w:sdtPr>
                                <w:id w:val="-2123026353"/>
                                <w:tag w:val="goog_rdk_41"/>
                              </w:sdtPr>
                              <w:sdtContent>
                                <w:ins w:author="Anonymous" w:id="17" w:date="2026-09-22T06:11:03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Anonymous" w:id="17" w:date="2026-09-22T06:11:03Z">
                              <w:del w:author="Hema Latha" w:id="16" w:date="2026-09-22T06:45:18Z"/>
                            </w:ins>
                          </w:sdtContent>
                        </w:sdt>
                        <w:sdt>
                          <w:sdtPr>
                            <w:id w:val="1399292812"/>
                            <w:tag w:val="goog_rdk_42"/>
                          </w:sdtPr>
                          <w:sdtContent>
                            <w:ins w:author="Anonymous" w:id="9" w:date="2026-09-22T05:57:54Z">
                              <w:sdt>
                                <w:sdtPr>
                                  <w:id w:val="-1580962506"/>
                                  <w:tag w:val="goog_rdk_43"/>
                                </w:sdtPr>
                                <w:sdtContent>
                                  <w:del w:author="Hema Latha" w:id="16" w:date="2026-09-22T06:45:18Z"/>
                                </w:sdtContent>
                              </w:sdt>
                            </w:ins>
                          </w:sdtContent>
                        </w:sdt>
                        <w:sdt>
                          <w:sdtPr>
                            <w:id w:val="-838470768"/>
                            <w:tag w:val="goog_rdk_44"/>
                          </w:sdtPr>
                          <w:sdtContent>
                            <w:ins w:author="Anonymous" w:id="18" w:date="2026-09-22T06:11:04Z">
                              <w:sdt>
                                <w:sdtPr>
                                  <w:id w:val="77272964"/>
                                  <w:tag w:val="goog_rdk_45"/>
                                </w:sdtPr>
                                <w:sdtContent>
                                  <w:del w:author="Hema Latha" w:id="16" w:date="2026-09-22T06:45:18Z"/>
                                </w:sdtContent>
                              </w:sdt>
                            </w:ins>
                            <w:sdt>
                              <w:sdtPr>
                                <w:id w:val="-1743707252"/>
                                <w:tag w:val="goog_rdk_46"/>
                              </w:sdtPr>
                              <w:sdtContent>
                                <w:ins w:author="Anonymous" w:id="18" w:date="2026-09-22T06:11:0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o</w:delText>
                                    </w:r>
                                  </w:del>
                                </w:ins>
                              </w:sdtContent>
                            </w:sdt>
                            <w:ins w:author="Anonymous" w:id="18" w:date="2026-09-22T06:11:04Z">
                              <w:del w:author="Hema Latha" w:id="16" w:date="2026-09-22T06:45:18Z"/>
                            </w:ins>
                          </w:sdtContent>
                        </w:sdt>
                        <w:sdt>
                          <w:sdtPr>
                            <w:id w:val="135177647"/>
                            <w:tag w:val="goog_rdk_47"/>
                          </w:sdtPr>
                          <w:sdtContent>
                            <w:ins w:author="Anonymous" w:id="9" w:date="2026-09-22T05:57:54Z">
                              <w:sdt>
                                <w:sdtPr>
                                  <w:id w:val="-1422299927"/>
                                  <w:tag w:val="goog_rdk_48"/>
                                </w:sdtPr>
                                <w:sdtContent>
                                  <w:del w:author="Hema Latha" w:id="16" w:date="2026-09-22T06:45:18Z"/>
                                </w:sdtContent>
                              </w:sdt>
                            </w:ins>
                          </w:sdtContent>
                        </w:sdt>
                        <w:sdt>
                          <w:sdtPr>
                            <w:id w:val="1645367624"/>
                            <w:tag w:val="goog_rdk_49"/>
                          </w:sdtPr>
                          <w:sdtContent>
                            <w:ins w:author="Anonymous" w:id="19" w:date="2026-09-22T06:11:06Z">
                              <w:sdt>
                                <w:sdtPr>
                                  <w:id w:val="-1075327100"/>
                                  <w:tag w:val="goog_rdk_50"/>
                                </w:sdtPr>
                                <w:sdtContent>
                                  <w:del w:author="Hema Latha" w:id="16" w:date="2026-09-22T06:45:18Z"/>
                                </w:sdtContent>
                              </w:sdt>
                            </w:ins>
                            <w:sdt>
                              <w:sdtPr>
                                <w:id w:val="-1246222798"/>
                                <w:tag w:val="goog_rdk_51"/>
                              </w:sdtPr>
                              <w:sdtContent>
                                <w:ins w:author="Anonymous" w:id="19" w:date="2026-09-22T06:11:06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mi</w:delText>
                                    </w:r>
                                  </w:del>
                                </w:ins>
                              </w:sdtContent>
                            </w:sdt>
                            <w:ins w:author="Anonymous" w:id="19" w:date="2026-09-22T06:11:06Z">
                              <w:del w:author="Hema Latha" w:id="16" w:date="2026-09-22T06:45:18Z"/>
                            </w:ins>
                          </w:sdtContent>
                        </w:sdt>
                        <w:sdt>
                          <w:sdtPr>
                            <w:id w:val="-1460938801"/>
                            <w:tag w:val="goog_rdk_52"/>
                          </w:sdtPr>
                          <w:sdtContent>
                            <w:ins w:author="Anonymous" w:id="9" w:date="2026-09-22T05:57:54Z">
                              <w:sdt>
                                <w:sdtPr>
                                  <w:id w:val="-303065917"/>
                                  <w:tag w:val="goog_rdk_53"/>
                                </w:sdtPr>
                                <w:sdtContent>
                                  <w:del w:author="Hema Latha" w:id="16" w:date="2026-09-22T06:45:18Z"/>
                                </w:sdtContent>
                              </w:sdt>
                            </w:ins>
                          </w:sdtContent>
                        </w:sdt>
                        <w:sdt>
                          <w:sdtPr>
                            <w:id w:val="-1359420341"/>
                            <w:tag w:val="goog_rdk_54"/>
                          </w:sdtPr>
                          <w:sdtContent>
                            <w:ins w:author="Anonymous" w:id="20" w:date="2026-09-22T06:11:07Z">
                              <w:sdt>
                                <w:sdtPr>
                                  <w:id w:val="1982453291"/>
                                  <w:tag w:val="goog_rdk_55"/>
                                </w:sdtPr>
                                <w:sdtContent>
                                  <w:del w:author="Hema Latha" w:id="16" w:date="2026-09-22T06:45:18Z"/>
                                </w:sdtContent>
                              </w:sdt>
                            </w:ins>
                            <w:sdt>
                              <w:sdtPr>
                                <w:id w:val="-2124500222"/>
                                <w:tag w:val="goog_rdk_56"/>
                              </w:sdtPr>
                              <w:sdtContent>
                                <w:ins w:author="Anonymous" w:id="20" w:date="2026-09-22T06:11:07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w:delText>
                                    </w:r>
                                  </w:del>
                                </w:ins>
                              </w:sdtContent>
                            </w:sdt>
                            <w:ins w:author="Anonymous" w:id="20" w:date="2026-09-22T06:11:07Z">
                              <w:del w:author="Hema Latha" w:id="16" w:date="2026-09-22T06:45:18Z"/>
                            </w:ins>
                          </w:sdtContent>
                        </w:sdt>
                        <w:sdt>
                          <w:sdtPr>
                            <w:id w:val="1359780809"/>
                            <w:tag w:val="goog_rdk_57"/>
                          </w:sdtPr>
                          <w:sdtContent>
                            <w:ins w:author="Anonymous" w:id="9" w:date="2026-09-22T05:57:54Z">
                              <w:sdt>
                                <w:sdtPr>
                                  <w:id w:val="-507291568"/>
                                  <w:tag w:val="goog_rdk_58"/>
                                </w:sdtPr>
                                <w:sdtContent>
                                  <w:del w:author="Hema Latha" w:id="16" w:date="2026-09-22T06:45:18Z"/>
                                </w:sdtContent>
                              </w:sdt>
                            </w:ins>
                          </w:sdtContent>
                        </w:sdt>
                        <w:sdt>
                          <w:sdtPr>
                            <w:id w:val="-924854874"/>
                            <w:tag w:val="goog_rdk_59"/>
                          </w:sdtPr>
                          <w:sdtContent>
                            <w:ins w:author="Anonymous" w:id="21" w:date="2026-09-22T06:11:11Z">
                              <w:sdt>
                                <w:sdtPr>
                                  <w:id w:val="1147339899"/>
                                  <w:tag w:val="goog_rdk_60"/>
                                </w:sdtPr>
                                <w:sdtContent>
                                  <w:del w:author="Hema Latha" w:id="16" w:date="2026-09-22T06:45:18Z"/>
                                </w:sdtContent>
                              </w:sdt>
                            </w:ins>
                            <w:sdt>
                              <w:sdtPr>
                                <w:id w:val="-51670947"/>
                                <w:tag w:val="goog_rdk_61"/>
                              </w:sdtPr>
                              <w:sdtContent>
                                <w:ins w:author="Anonymous" w:id="21" w:date="2026-09-22T06:11:11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craft</w:delText>
                                    </w:r>
                                  </w:del>
                                </w:ins>
                              </w:sdtContent>
                            </w:sdt>
                            <w:ins w:author="Anonymous" w:id="21" w:date="2026-09-22T06:11:11Z">
                              <w:del w:author="Hema Latha" w:id="16" w:date="2026-09-22T06:45:18Z"/>
                            </w:ins>
                          </w:sdtContent>
                        </w:sdt>
                        <w:sdt>
                          <w:sdtPr>
                            <w:id w:val="-2017707252"/>
                            <w:tag w:val="goog_rdk_62"/>
                          </w:sdtPr>
                          <w:sdtContent>
                            <w:ins w:author="Anonymous" w:id="9" w:date="2026-09-22T05:57:54Z">
                              <w:sdt>
                                <w:sdtPr>
                                  <w:id w:val="516370467"/>
                                  <w:tag w:val="goog_rdk_63"/>
                                </w:sdtPr>
                                <w:sdtContent>
                                  <w:del w:author="Hema Latha" w:id="16" w:date="2026-09-22T06:45:18Z"/>
                                </w:sdtContent>
                              </w:sdt>
                            </w:ins>
                          </w:sdtContent>
                        </w:sdt>
                        <w:sdt>
                          <w:sdtPr>
                            <w:id w:val="-606772830"/>
                            <w:tag w:val="goog_rdk_64"/>
                          </w:sdtPr>
                          <w:sdtContent>
                            <w:ins w:author="Anonymous" w:id="22" w:date="2026-09-22T06:11:17Z">
                              <w:sdt>
                                <w:sdtPr>
                                  <w:id w:val="-1964275280"/>
                                  <w:tag w:val="goog_rdk_65"/>
                                </w:sdtPr>
                                <w:sdtContent>
                                  <w:del w:author="Hema Latha" w:id="16" w:date="2026-09-22T06:45:18Z"/>
                                </w:sdtContent>
                              </w:sdt>
                            </w:ins>
                            <w:sdt>
                              <w:sdtPr>
                                <w:id w:val="1286784756"/>
                                <w:tag w:val="goog_rdk_66"/>
                              </w:sdtPr>
                              <w:sdtContent>
                                <w:ins w:author="Anonymous" w:id="22" w:date="2026-09-22T06:11:17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 </w:delText>
                                    </w:r>
                                  </w:del>
                                </w:ins>
                              </w:sdtContent>
                            </w:sdt>
                            <w:ins w:author="Anonymous" w:id="22" w:date="2026-09-22T06:11:17Z">
                              <w:del w:author="Hema Latha" w:id="16" w:date="2026-09-22T06:45:18Z"/>
                            </w:ins>
                          </w:sdtContent>
                        </w:sdt>
                        <w:sdt>
                          <w:sdtPr>
                            <w:id w:val="-1930583428"/>
                            <w:tag w:val="goog_rdk_67"/>
                          </w:sdtPr>
                          <w:sdtContent>
                            <w:ins w:author="Anonymous" w:id="9" w:date="2026-09-22T05:57:54Z">
                              <w:sdt>
                                <w:sdtPr>
                                  <w:id w:val="-480081601"/>
                                  <w:tag w:val="goog_rdk_68"/>
                                </w:sdtPr>
                                <w:sdtContent>
                                  <w:del w:author="Hema Latha" w:id="16" w:date="2026-09-22T06:45:18Z"/>
                                </w:sdtContent>
                              </w:sdt>
                            </w:ins>
                            <w:sdt>
                              <w:sdtPr>
                                <w:id w:val="434116316"/>
                                <w:tag w:val="goog_rdk_69"/>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w:delText>
                                    </w:r>
                                  </w:del>
                                </w:ins>
                              </w:sdtContent>
                            </w:sdt>
                            <w:ins w:author="Anonymous" w:id="9" w:date="2026-09-22T05:57:54Z">
                              <w:del w:author="Hema Latha" w:id="16" w:date="2026-09-22T06:45:18Z"/>
                            </w:ins>
                          </w:sdtContent>
                        </w:sdt>
                        <w:sdt>
                          <w:sdtPr>
                            <w:id w:val="1467350931"/>
                            <w:tag w:val="goog_rdk_70"/>
                          </w:sdtPr>
                          <w:sdtContent>
                            <w:ins w:author="Anonymous" w:id="23" w:date="2026-09-22T06:10:53Z">
                              <w:sdt>
                                <w:sdtPr>
                                  <w:id w:val="-424317328"/>
                                  <w:tag w:val="goog_rdk_71"/>
                                </w:sdtPr>
                                <w:sdtContent>
                                  <w:del w:author="Hema Latha" w:id="16" w:date="2026-09-22T06:45:18Z"/>
                                </w:sdtContent>
                              </w:sdt>
                            </w:ins>
                            <w:sdt>
                              <w:sdtPr>
                                <w:id w:val="504793418"/>
                                <w:tag w:val="goog_rdk_72"/>
                              </w:sdtPr>
                              <w:sdtContent>
                                <w:ins w:author="Anonymous" w:id="23" w:date="2026-09-22T06:10:53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co</w:delText>
                                    </w:r>
                                  </w:del>
                                </w:ins>
                              </w:sdtContent>
                            </w:sdt>
                            <w:ins w:author="Anonymous" w:id="23" w:date="2026-09-22T06:10:53Z">
                              <w:del w:author="Hema Latha" w:id="16" w:date="2026-09-22T06:45:18Z"/>
                            </w:ins>
                          </w:sdtContent>
                        </w:sdt>
                        <w:sdt>
                          <w:sdtPr>
                            <w:id w:val="1297997198"/>
                            <w:tag w:val="goog_rdk_73"/>
                          </w:sdtPr>
                          <w:sdtContent>
                            <w:ins w:author="Anonymous" w:id="9" w:date="2026-09-22T05:57:54Z">
                              <w:sdt>
                                <w:sdtPr>
                                  <w:id w:val="-1369578064"/>
                                  <w:tag w:val="goog_rdk_74"/>
                                </w:sdtPr>
                                <w:sdtContent>
                                  <w:del w:author="Hema Latha" w:id="16" w:date="2026-09-22T06:45:18Z"/>
                                </w:sdtContent>
                              </w:sdt>
                            </w:ins>
                            <w:sdt>
                              <w:sdtPr>
                                <w:id w:val="-2046869604"/>
                                <w:tag w:val="goog_rdk_75"/>
                              </w:sdtPr>
                              <w:sdtContent>
                                <w:ins w:author="Anonymous" w:id="9" w:date="2026-09-22T05:57:54Z">
                                  <w:del w:author="Hema Latha" w:id="16" w:date="2026-09-22T06:45:1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le</w:delText>
                                    </w:r>
                                  </w:del>
                                </w:ins>
                              </w:sdtContent>
                            </w:sdt>
                            <w:ins w:author="Anonymous" w:id="9" w:date="2026-09-22T05:57:54Z">
                              <w:del w:author="Hema Latha" w:id="16" w:date="2026-09-22T06:45:18Z"/>
                              <w:sdt>
                                <w:sdtPr>
                                  <w:id w:val="-495420561"/>
                                  <w:tag w:val="goog_rdk_76"/>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tcPrChange>
                  </w:tcPr>
                  <w:sdt>
                    <w:sdtPr>
                      <w:id w:val="-636758176"/>
                      <w:tag w:val="goog_rdk_83"/>
                    </w:sdtPr>
                    <w:sdtContent>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3757789"/>
                            <w:tag w:val="goog_rdk_78"/>
                          </w:sdtPr>
                          <w:sdtContent>
                            <w:ins w:author="Anonymous" w:id="9" w:date="2026-09-22T05:57:54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No type" id="20" name="image2.png"/>
                                    <a:graphic>
                                      <a:graphicData uri="http://schemas.openxmlformats.org/drawingml/2006/picture">
                                        <pic:pic>
                                          <pic:nvPicPr>
                                            <pic:cNvPr descr="No type"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ins>
                            <w:sdt>
                              <w:sdtPr>
                                <w:id w:val="1815398691"/>
                                <w:tag w:val="goog_rdk_79"/>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 Descriptio</w:t>
                                  </w:r>
                                </w:ins>
                              </w:sdtContent>
                            </w:sdt>
                            <w:ins w:author="Anonymous" w:id="9" w:date="2026-09-22T05:57:54Z">
                              <w:sdt>
                                <w:sdtPr>
                                  <w:id w:val="748434080"/>
                                  <w:tag w:val="goog_rdk_80"/>
                                </w:sdtPr>
                                <w:sdtContent>
                                  <w:del w:author="Anonymous" w:id="24" w:date="2026-09-23T03:54:14Z">
                                    <w:sdt>
                                      <w:sdtPr>
                                        <w:id w:val="-1385647719"/>
                                        <w:tag w:val="goog_rdk_81"/>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n</w:delText>
                                        </w:r>
                                      </w:sdtContent>
                                    </w:sdt>
                                  </w:del>
                                </w:sdtContent>
                              </w:sdt>
                              <w:sdt>
                                <w:sdtPr>
                                  <w:id w:val="161053830"/>
                                  <w:tag w:val="goog_rdk_82"/>
                                </w:sdtPr>
                                <w:sdtContent>
                                  <w:r w:rsidDel="00000000" w:rsidR="00000000" w:rsidRPr="00000000">
                                    <w:rPr>
                                      <w:rtl w:val="0"/>
                                    </w:rPr>
                                  </w:r>
                                </w:sdtContent>
                              </w:sdt>
                            </w:ins>
                          </w:sdtContent>
                        </w:sdt>
                      </w:p>
                    </w:sdtContent>
                  </w:sdt>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Change w:author="Mohammed Aatheem" w:id="15" w:date="2026-09-22T10:52:46Z">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tcPrChange>
                  </w:tcPr>
                  <w:sdt>
                    <w:sdtPr>
                      <w:id w:val="-963671121"/>
                      <w:tag w:val="goog_rdk_86"/>
                    </w:sdtPr>
                    <w:sdtContent>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5298570"/>
                            <w:tag w:val="goog_rdk_84"/>
                          </w:sdtPr>
                          <w:sdtContent>
                            <w:ins w:author="Anonymous" w:id="9" w:date="2026-09-22T05:57:54Z">
                              <w:r w:rsidDel="00000000" w:rsidR="00000000" w:rsidRPr="00000000">
                                <w:rPr>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rawing>
                                  <wp:inline distB="19050" distT="19050" distL="19050" distR="19050">
                                    <wp:extent cx="190500" cy="152400"/>
                                    <wp:effectExtent b="0" l="0" r="0" t="0"/>
                                    <wp:docPr descr="Drop-downs" id="19" name="image1.png"/>
                                    <a:graphic>
                                      <a:graphicData uri="http://schemas.openxmlformats.org/drawingml/2006/picture">
                                        <pic:pic>
                                          <pic:nvPicPr>
                                            <pic:cNvPr descr="Drop-downs" id="0" name="image1.png"/>
                                            <pic:cNvPicPr preferRelativeResize="0"/>
                                          </pic:nvPicPr>
                                          <pic:blipFill>
                                            <a:blip r:embed="rId7"/>
                                            <a:srcRect b="0" l="0" r="0" t="0"/>
                                            <a:stretch>
                                              <a:fillRect/>
                                            </a:stretch>
                                          </pic:blipFill>
                                          <pic:spPr>
                                            <a:xfrm>
                                              <a:off x="0" y="0"/>
                                              <a:ext cx="190500" cy="152400"/>
                                            </a:xfrm>
                                            <a:prstGeom prst="rect"/>
                                            <a:ln/>
                                          </pic:spPr>
                                        </pic:pic>
                                      </a:graphicData>
                                    </a:graphic>
                                  </wp:inline>
                                </w:drawing>
                              </w:r>
                            </w:ins>
                            <w:sdt>
                              <w:sdtPr>
                                <w:id w:val="179910968"/>
                                <w:tag w:val="goog_rdk_85"/>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 Status</w:t>
                                  </w:r>
                                </w:ins>
                              </w:sdtContent>
                            </w:sdt>
                            <w:ins w:author="Anonymous" w:id="9" w:date="2026-09-22T05:57:54Z"/>
                          </w:sdtContent>
                        </w:sdt>
                      </w:p>
                    </w:sdtContent>
                  </w:sdt>
                </w:tc>
              </w:tr>
            </w:sdtContent>
          </w:sdt>
          <w:sdt>
            <w:sdtPr>
              <w:id w:val="1267342978"/>
              <w:tag w:val="goog_rdk_87"/>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179183967"/>
                      <w:tag w:val="goog_rdk_107"/>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6517472"/>
                            <w:tag w:val="goog_rdk_89"/>
                          </w:sdtPr>
                          <w:sdtContent>
                            <w:ins w:author="Dhanusri" w:id="25" w:date="2026-09-22T13:07:35Z">
                              <w:r w:rsidDel="00000000" w:rsidR="00000000" w:rsidRPr="00000000">
                                <w:fldChar w:fldCharType="begin"/>
                              </w:r>
                              <w:r w:rsidDel="00000000" w:rsidR="00000000" w:rsidRPr="00000000">
                                <w:instrText xml:space="preserve">HYPERLINK "https://docs.google.com/document/d/1QZXpKwQ5utI4PThTvljsll5eTViecJHH/edit"</w:instrText>
                              </w:r>
                              <w:r w:rsidDel="00000000" w:rsidR="00000000" w:rsidRPr="00000000">
                                <w:fldChar w:fldCharType="separate"/>
                              </w:r>
                              <w:sdt>
                                <w:sdtPr>
                                  <w:id w:val="525214959"/>
                                  <w:tag w:val="goog_rdk_90"/>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ee"/>
                                          <w:sz w:val="22"/>
                                          <w:szCs w:val="22"/>
                                          <w:u w:val="single"/>
                                          <w:shd w:fill="auto" w:val="clear"/>
                                          <w:vertAlign w:val="baseline"/>
                                        </w:rPr>
                                      </w:rPrChange>
                                    </w:rPr>
                                    <w:t xml:space="preserve">ComicCraft - AI Comic Story Creator using Gemini Models.docx</w:t>
                                  </w:r>
                                </w:sdtContent>
                              </w:sdt>
                              <w:r w:rsidDel="00000000" w:rsidR="00000000" w:rsidRPr="00000000">
                                <w:fldChar w:fldCharType="end"/>
                              </w:r>
                            </w:ins>
                          </w:sdtContent>
                        </w:sdt>
                        <w:sdt>
                          <w:sdtPr>
                            <w:id w:val="-863854333"/>
                            <w:tag w:val="goog_rdk_91"/>
                          </w:sdtPr>
                          <w:sdtContent>
                            <w:ins w:author="Anonymous" w:id="9" w:date="2026-09-22T05:57:54Z"/>
                          </w:sdtContent>
                        </w:sdt>
                        <w:sdt>
                          <w:sdtPr>
                            <w:id w:val="913781512"/>
                            <w:tag w:val="goog_rdk_92"/>
                          </w:sdtPr>
                          <w:sdtContent>
                            <w:ins w:author="MRVISWESH07" w:id="26" w:date="2026-09-22T14:25:35Z"/>
                            <w:sdt>
                              <w:sdtPr>
                                <w:id w:val="-860101573"/>
                                <w:tag w:val="goog_rdk_93"/>
                              </w:sdtPr>
                              <w:sdtContent>
                                <w:ins w:author="MRVISWESH07" w:id="26" w:date="2026-09-22T14:25:3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MRVISWESH07" w:id="26" w:date="2026-09-22T14:25:35Z"/>
                          </w:sdtContent>
                        </w:sdt>
                        <w:sdt>
                          <w:sdtPr>
                            <w:id w:val="606380211"/>
                            <w:tag w:val="goog_rdk_94"/>
                          </w:sdtPr>
                          <w:sdtContent>
                            <w:ins w:author="Anonymous" w:id="9" w:date="2026-09-22T05:57:54Z">
                              <w:sdt>
                                <w:sdtPr>
                                  <w:id w:val="1518338327"/>
                                  <w:tag w:val="goog_rdk_95"/>
                                </w:sdtPr>
                                <w:sdtContent>
                                  <w:del w:author="Dhanusri" w:id="25" w:date="2026-09-22T13:07:35Z"/>
                                </w:sdtContent>
                              </w:sdt>
                            </w:ins>
                            <w:sdt>
                              <w:sdtPr>
                                <w:id w:val="1963617327"/>
                                <w:tag w:val="goog_rdk_96"/>
                              </w:sdtPr>
                              <w:sdtContent>
                                <w:ins w:author="Anonymous" w:id="9" w:date="2026-09-22T05:57:54Z">
                                  <w:del w:author="Dhanusri" w:id="25" w:date="2026-09-22T13:07:3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9" w:date="2026-09-22T05:57:54Z">
                              <w:del w:author="Dhanusri" w:id="25" w:date="2026-09-22T13:07:35Z"/>
                            </w:ins>
                          </w:sdtContent>
                        </w:sdt>
                        <w:sdt>
                          <w:sdtPr>
                            <w:id w:val="-1238720794"/>
                            <w:tag w:val="goog_rdk_97"/>
                          </w:sdtPr>
                          <w:sdtContent>
                            <w:ins w:author="Anonymous" w:id="27" w:date="2026-09-22T06:11:45Z"/>
                            <w:sdt>
                              <w:sdtPr>
                                <w:id w:val="-1987098310"/>
                                <w:tag w:val="goog_rdk_98"/>
                              </w:sdtPr>
                              <w:sdtContent>
                                <w:ins w:author="Anonymous" w:id="27" w:date="2026-09-22T06:11:4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i</w:t>
                                  </w:r>
                                </w:ins>
                              </w:sdtContent>
                            </w:sdt>
                            <w:ins w:author="Anonymous" w:id="27" w:date="2026-09-22T06:11:45Z"/>
                          </w:sdtContent>
                        </w:sdt>
                        <w:sdt>
                          <w:sdtPr>
                            <w:id w:val="-1823751202"/>
                            <w:tag w:val="goog_rdk_99"/>
                          </w:sdtPr>
                          <w:sdtContent>
                            <w:ins w:author="Anonymous" w:id="9" w:date="2026-09-22T05:57:54Z"/>
                          </w:sdtContent>
                        </w:sdt>
                        <w:sdt>
                          <w:sdtPr>
                            <w:id w:val="-1309347103"/>
                            <w:tag w:val="goog_rdk_100"/>
                          </w:sdtPr>
                          <w:sdtContent>
                            <w:ins w:author="Anonymous" w:id="28" w:date="2026-09-22T06:11:47Z"/>
                            <w:sdt>
                              <w:sdtPr>
                                <w:id w:val="-1645297851"/>
                                <w:tag w:val="goog_rdk_101"/>
                              </w:sdtPr>
                              <w:sdtContent>
                                <w:ins w:author="Anonymous" w:id="28" w:date="2026-09-22T06:11:47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ndex</w:t>
                                  </w:r>
                                </w:ins>
                              </w:sdtContent>
                            </w:sdt>
                            <w:ins w:author="Anonymous" w:id="28" w:date="2026-09-22T06:11:47Z"/>
                          </w:sdtContent>
                        </w:sdt>
                        <w:sdt>
                          <w:sdtPr>
                            <w:id w:val="1056459017"/>
                            <w:tag w:val="goog_rdk_102"/>
                          </w:sdtPr>
                          <w:sdtContent>
                            <w:ins w:author="Anonymous" w:id="9" w:date="2026-09-22T05:57:54Z"/>
                          </w:sdtContent>
                        </w:sdt>
                        <w:sdt>
                          <w:sdtPr>
                            <w:id w:val="-890665749"/>
                            <w:tag w:val="goog_rdk_103"/>
                          </w:sdtPr>
                          <w:sdtContent>
                            <w:ins w:author="Anonymous" w:id="29" w:date="2026-09-22T06:11:51Z"/>
                            <w:sdt>
                              <w:sdtPr>
                                <w:id w:val="-982279001"/>
                                <w:tag w:val="goog_rdk_104"/>
                              </w:sdtPr>
                              <w:sdtContent>
                                <w:ins w:author="Anonymous" w:id="29" w:date="2026-09-22T06:11:51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.html</w:t>
                                  </w:r>
                                </w:ins>
                              </w:sdtContent>
                            </w:sdt>
                            <w:ins w:author="Anonymous" w:id="29" w:date="2026-09-22T06:11:51Z"/>
                          </w:sdtContent>
                        </w:sdt>
                        <w:sdt>
                          <w:sdtPr>
                            <w:id w:val="31424292"/>
                            <w:tag w:val="goog_rdk_105"/>
                          </w:sdtPr>
                          <w:sdtContent>
                            <w:ins w:author="Anonymous" w:id="9" w:date="2026-09-22T05:57:54Z"/>
                            <w:sdt>
                              <w:sdtPr>
                                <w:id w:val="1196411669"/>
                                <w:tag w:val="goog_rdk_106"/>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461103050"/>
                      <w:tag w:val="goog_rdk_113"/>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3499869"/>
                            <w:tag w:val="goog_rdk_109"/>
                          </w:sdtPr>
                          <w:sdtContent>
                            <w:ins w:author="Hema Latha" w:id="30" w:date="2026-09-22T06:45:36Z"/>
                            <w:sdt>
                              <w:sdtPr>
                                <w:id w:val="-718716810"/>
                                <w:tag w:val="goog_rdk_110"/>
                              </w:sdtPr>
                              <w:sdtContent>
                                <w:ins w:author="Hema Latha" w:id="30" w:date="2026-09-22T06:45:36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User interface</w:t>
                                  </w:r>
                                </w:ins>
                              </w:sdtContent>
                            </w:sdt>
                            <w:ins w:author="Hema Latha" w:id="30" w:date="2026-09-22T06:45:36Z"/>
                          </w:sdtContent>
                        </w:sdt>
                        <w:sdt>
                          <w:sdtPr>
                            <w:id w:val="19608941"/>
                            <w:tag w:val="goog_rdk_111"/>
                          </w:sdtPr>
                          <w:sdtContent>
                            <w:ins w:author="Anonymous" w:id="9" w:date="2026-09-22T05:57:54Z"/>
                            <w:sdt>
                              <w:sdtPr>
                                <w:id w:val="514865783"/>
                                <w:tag w:val="goog_rdk_112"/>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47271319"/>
                      <w:tag w:val="goog_rdk_116"/>
                    </w:sdtPr>
                    <w:sdtContent>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0593800"/>
                            <w:tag w:val="goog_rdk_114"/>
                          </w:sdtPr>
                          <w:sdtContent>
                            <w:ins w:author="Anonymous" w:id="9" w:date="2026-09-22T05:57:54Z">
                              <w:sdt>
                                <w:sdtPr>
                                  <w:alias w:val="Review status"/>
                                  <w:id w:val="-489637280"/>
                                  <w:dropDownList w:lastValue="Not start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3d3d3d"/>
                                      <w:sz w:val="22"/>
                                      <w:szCs w:val="22"/>
                                      <w:u w:val="none"/>
                                      <w:shd w:fill="e6e6e6" w:val="clear"/>
                                      <w:vertAlign w:val="baseline"/>
                                    </w:rPr>
                                    <w:t xml:space="preserve">Not started</w:t>
                                  </w:r>
                                </w:sdtContent>
                              </w:sdt>
                            </w:ins>
                            <w:sdt>
                              <w:sdtPr>
                                <w:id w:val="260118318"/>
                                <w:tag w:val="goog_rdk_115"/>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1823080357"/>
              <w:tag w:val="goog_rdk_117"/>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843604625"/>
                      <w:tag w:val="goog_rdk_132"/>
                    </w:sdtPr>
                    <w:sdtContent>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3368163"/>
                            <w:tag w:val="goog_rdk_119"/>
                          </w:sdtPr>
                          <w:sdtContent>
                            <w:ins w:author="Anonymous" w:id="9" w:date="2026-09-22T05:57:54Z">
                              <w:sdt>
                                <w:sdtPr>
                                  <w:id w:val="1162593887"/>
                                  <w:tag w:val="goog_rdk_120"/>
                                </w:sdtPr>
                                <w:sdtContent>
                                  <w:del w:author="Rubini Keerthi" w:id="31" w:date="2026-09-23T04:13:12Z"/>
                                </w:sdtContent>
                              </w:sdt>
                            </w:ins>
                            <w:sdt>
                              <w:sdtPr>
                                <w:id w:val="1204179877"/>
                                <w:tag w:val="goog_rdk_121"/>
                              </w:sdtPr>
                              <w:sdtContent>
                                <w:ins w:author="Anonymous" w:id="9" w:date="2026-09-22T05:57:54Z">
                                  <w:del w:author="Rubini Keerthi" w:id="31" w:date="2026-09-23T04:13:12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File</w:delText>
                                    </w:r>
                                  </w:del>
                                </w:ins>
                              </w:sdtContent>
                            </w:sdt>
                            <w:ins w:author="Anonymous" w:id="9" w:date="2026-09-22T05:57:54Z">
                              <w:del w:author="Rubini Keerthi" w:id="31" w:date="2026-09-23T04:13:12Z"/>
                            </w:ins>
                          </w:sdtContent>
                        </w:sdt>
                        <w:sdt>
                          <w:sdtPr>
                            <w:id w:val="-170490703"/>
                            <w:tag w:val="goog_rdk_122"/>
                          </w:sdtPr>
                          <w:sdtContent>
                            <w:ins w:author="Anonymous" w:id="32" w:date="2026-09-22T06:11:58Z"/>
                            <w:sdt>
                              <w:sdtPr>
                                <w:id w:val="387124845"/>
                                <w:tag w:val="goog_rdk_123"/>
                              </w:sdtPr>
                              <w:sdtContent>
                                <w:ins w:author="Anonymous" w:id="32" w:date="2026-09-22T06:11:58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s</w:t>
                                  </w:r>
                                </w:ins>
                              </w:sdtContent>
                            </w:sdt>
                            <w:ins w:author="Anonymous" w:id="32" w:date="2026-09-22T06:11:58Z"/>
                          </w:sdtContent>
                        </w:sdt>
                        <w:sdt>
                          <w:sdtPr>
                            <w:id w:val="-2099166207"/>
                            <w:tag w:val="goog_rdk_124"/>
                          </w:sdtPr>
                          <w:sdtContent>
                            <w:ins w:author="Anonymous" w:id="9" w:date="2026-09-22T05:57:54Z"/>
                          </w:sdtContent>
                        </w:sdt>
                        <w:sdt>
                          <w:sdtPr>
                            <w:id w:val="790526567"/>
                            <w:tag w:val="goog_rdk_125"/>
                          </w:sdtPr>
                          <w:sdtContent>
                            <w:ins w:author="Anonymous" w:id="33" w:date="2026-09-22T06:11:59Z"/>
                            <w:sdt>
                              <w:sdtPr>
                                <w:id w:val="301463664"/>
                                <w:tag w:val="goog_rdk_126"/>
                              </w:sdtPr>
                              <w:sdtContent>
                                <w:ins w:author="Anonymous" w:id="33" w:date="2026-09-22T06:11:5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tyle</w:t>
                                  </w:r>
                                </w:ins>
                              </w:sdtContent>
                            </w:sdt>
                            <w:ins w:author="Anonymous" w:id="33" w:date="2026-09-22T06:11:59Z"/>
                          </w:sdtContent>
                        </w:sdt>
                        <w:sdt>
                          <w:sdtPr>
                            <w:id w:val="2109907639"/>
                            <w:tag w:val="goog_rdk_127"/>
                          </w:sdtPr>
                          <w:sdtContent>
                            <w:ins w:author="Anonymous" w:id="9" w:date="2026-09-22T05:57:54Z"/>
                          </w:sdtContent>
                        </w:sdt>
                        <w:sdt>
                          <w:sdtPr>
                            <w:id w:val="-2057380565"/>
                            <w:tag w:val="goog_rdk_128"/>
                          </w:sdtPr>
                          <w:sdtContent>
                            <w:ins w:author="Anonymous" w:id="34" w:date="2026-09-22T06:12:05Z"/>
                            <w:sdt>
                              <w:sdtPr>
                                <w:id w:val="-1399409589"/>
                                <w:tag w:val="goog_rdk_129"/>
                              </w:sdtPr>
                              <w:sdtContent>
                                <w:ins w:author="Anonymous" w:id="34" w:date="2026-09-22T06:12:0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.css</w:t>
                                  </w:r>
                                </w:ins>
                              </w:sdtContent>
                            </w:sdt>
                            <w:ins w:author="Anonymous" w:id="34" w:date="2026-09-22T06:12:05Z"/>
                          </w:sdtContent>
                        </w:sdt>
                        <w:sdt>
                          <w:sdtPr>
                            <w:id w:val="1079924473"/>
                            <w:tag w:val="goog_rdk_130"/>
                          </w:sdtPr>
                          <w:sdtContent>
                            <w:ins w:author="Anonymous" w:id="9" w:date="2026-09-22T05:57:54Z"/>
                            <w:sdt>
                              <w:sdtPr>
                                <w:id w:val="1482276579"/>
                                <w:tag w:val="goog_rdk_131"/>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804594149"/>
                      <w:tag w:val="goog_rdk_138"/>
                    </w:sdtPr>
                    <w:sdtContent>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7177009"/>
                            <w:tag w:val="goog_rdk_134"/>
                          </w:sdtPr>
                          <w:sdtContent>
                            <w:ins w:author="Hema Latha" w:id="35" w:date="2026-09-22T06:45:50Z"/>
                            <w:sdt>
                              <w:sdtPr>
                                <w:id w:val="-318012303"/>
                                <w:tag w:val="goog_rdk_135"/>
                              </w:sdtPr>
                              <w:sdtContent>
                                <w:ins w:author="Hema Latha" w:id="35" w:date="2026-09-22T06:45:50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Website design</w:t>
                                  </w:r>
                                </w:ins>
                              </w:sdtContent>
                            </w:sdt>
                            <w:ins w:author="Hema Latha" w:id="35" w:date="2026-09-22T06:45:50Z"/>
                          </w:sdtContent>
                        </w:sdt>
                        <w:sdt>
                          <w:sdtPr>
                            <w:id w:val="-1103768156"/>
                            <w:tag w:val="goog_rdk_136"/>
                          </w:sdtPr>
                          <w:sdtContent>
                            <w:ins w:author="Anonymous" w:id="9" w:date="2026-09-22T05:57:54Z"/>
                            <w:sdt>
                              <w:sdtPr>
                                <w:id w:val="-538685514"/>
                                <w:tag w:val="goog_rdk_137"/>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892152615"/>
                      <w:tag w:val="goog_rdk_141"/>
                    </w:sdtPr>
                    <w:sdtContent>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492181"/>
                            <w:tag w:val="goog_rdk_139"/>
                          </w:sdtPr>
                          <w:sdtContent>
                            <w:ins w:author="Anonymous" w:id="9" w:date="2026-09-22T05:57:54Z">
                              <w:sdt>
                                <w:sdtPr>
                                  <w:alias w:val="Review status"/>
                                  <w:id w:val="128377433"/>
                                  <w:dropDownList w:lastValue="In progress">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473821"/>
                                      <w:sz w:val="22"/>
                                      <w:szCs w:val="22"/>
                                      <w:u w:val="none"/>
                                      <w:shd w:fill="ffe5a0" w:val="clear"/>
                                      <w:vertAlign w:val="baseline"/>
                                    </w:rPr>
                                    <w:t xml:space="preserve">In progress</w:t>
                                  </w:r>
                                </w:sdtContent>
                              </w:sdt>
                            </w:ins>
                            <w:sdt>
                              <w:sdtPr>
                                <w:id w:val="-440600168"/>
                                <w:tag w:val="goog_rdk_140"/>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1642439665"/>
              <w:tag w:val="goog_rdk_142"/>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144820026"/>
                      <w:tag w:val="goog_rdk_161"/>
                    </w:sdtPr>
                    <w:sdtContent>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2899498"/>
                            <w:tag w:val="goog_rdk_143"/>
                          </w:sdtPr>
                          <w:sdtContent>
                            <w:ins w:author="Anonymous" w:id="9" w:date="2026-09-22T05:57:54Z"/>
                            <w:sdt>
                              <w:sdtPr>
                                <w:id w:val="1028905144"/>
                                <w:tag w:val="goog_rdk_144"/>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Anonymous" w:id="9" w:date="2026-09-22T05:57:54Z"/>
                          </w:sdtContent>
                        </w:sdt>
                        <w:sdt>
                          <w:sdtPr>
                            <w:id w:val="696991743"/>
                            <w:tag w:val="goog_rdk_145"/>
                          </w:sdtPr>
                          <w:sdtContent>
                            <w:ins w:author="Anonymous" w:id="36" w:date="2026-09-22T06:12:12Z"/>
                            <w:sdt>
                              <w:sdtPr>
                                <w:id w:val="1091825457"/>
                                <w:tag w:val="goog_rdk_146"/>
                              </w:sdtPr>
                              <w:sdtContent>
                                <w:ins w:author="Anonymous" w:id="36" w:date="2026-09-22T06:12:12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scr</w:t>
                                  </w:r>
                                </w:ins>
                              </w:sdtContent>
                            </w:sdt>
                            <w:ins w:author="Anonymous" w:id="36" w:date="2026-09-22T06:12:12Z"/>
                          </w:sdtContent>
                        </w:sdt>
                        <w:sdt>
                          <w:sdtPr>
                            <w:id w:val="-1105986831"/>
                            <w:tag w:val="goog_rdk_147"/>
                          </w:sdtPr>
                          <w:sdtContent>
                            <w:ins w:author="Anonymous" w:id="9" w:date="2026-09-22T05:57:54Z"/>
                          </w:sdtContent>
                        </w:sdt>
                        <w:sdt>
                          <w:sdtPr>
                            <w:id w:val="-963809460"/>
                            <w:tag w:val="goog_rdk_148"/>
                          </w:sdtPr>
                          <w:sdtContent>
                            <w:ins w:author="Anonymous" w:id="37" w:date="2026-09-22T06:12:14Z"/>
                            <w:sdt>
                              <w:sdtPr>
                                <w:id w:val="-515774687"/>
                                <w:tag w:val="goog_rdk_149"/>
                              </w:sdtPr>
                              <w:sdtContent>
                                <w:ins w:author="Anonymous" w:id="37" w:date="2026-09-22T06:12:1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ip</w:t>
                                  </w:r>
                                </w:ins>
                              </w:sdtContent>
                            </w:sdt>
                            <w:ins w:author="Anonymous" w:id="37" w:date="2026-09-22T06:12:14Z"/>
                          </w:sdtContent>
                        </w:sdt>
                        <w:sdt>
                          <w:sdtPr>
                            <w:id w:val="1139526444"/>
                            <w:tag w:val="goog_rdk_150"/>
                          </w:sdtPr>
                          <w:sdtContent>
                            <w:ins w:author="Anonymous" w:id="9" w:date="2026-09-22T05:57:54Z"/>
                          </w:sdtContent>
                        </w:sdt>
                        <w:sdt>
                          <w:sdtPr>
                            <w:id w:val="-1667728274"/>
                            <w:tag w:val="goog_rdk_151"/>
                          </w:sdtPr>
                          <w:sdtContent>
                            <w:ins w:author="Anonymous" w:id="38" w:date="2026-09-22T06:12:19Z"/>
                            <w:sdt>
                              <w:sdtPr>
                                <w:id w:val="-1174426363"/>
                                <w:tag w:val="goog_rdk_152"/>
                              </w:sdtPr>
                              <w:sdtContent>
                                <w:ins w:author="Anonymous" w:id="38" w:date="2026-09-22T06:12:1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t</w:t>
                                  </w:r>
                                </w:ins>
                              </w:sdtContent>
                            </w:sdt>
                            <w:ins w:author="Anonymous" w:id="38" w:date="2026-09-22T06:12:19Z"/>
                          </w:sdtContent>
                        </w:sdt>
                        <w:sdt>
                          <w:sdtPr>
                            <w:id w:val="300826569"/>
                            <w:tag w:val="goog_rdk_153"/>
                          </w:sdtPr>
                          <w:sdtContent>
                            <w:ins w:author="Anonymous" w:id="9" w:date="2026-09-22T05:57:54Z"/>
                          </w:sdtContent>
                        </w:sdt>
                        <w:sdt>
                          <w:sdtPr>
                            <w:id w:val="743320932"/>
                            <w:tag w:val="goog_rdk_154"/>
                          </w:sdtPr>
                          <w:sdtContent>
                            <w:ins w:author="Anonymous" w:id="39" w:date="2026-09-22T06:12:25Z"/>
                            <w:sdt>
                              <w:sdtPr>
                                <w:id w:val="1597490350"/>
                                <w:tag w:val="goog_rdk_155"/>
                              </w:sdtPr>
                              <w:sdtContent>
                                <w:ins w:author="Anonymous" w:id="39" w:date="2026-09-22T06:12:25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w:t>
                                  </w:r>
                                </w:ins>
                              </w:sdtContent>
                            </w:sdt>
                            <w:ins w:author="Anonymous" w:id="39" w:date="2026-09-22T06:12:25Z"/>
                          </w:sdtContent>
                        </w:sdt>
                        <w:sdt>
                          <w:sdtPr>
                            <w:id w:val="-2033439691"/>
                            <w:tag w:val="goog_rdk_156"/>
                          </w:sdtPr>
                          <w:sdtContent>
                            <w:ins w:author="Anonymous" w:id="9" w:date="2026-09-22T05:57:54Z"/>
                          </w:sdtContent>
                        </w:sdt>
                        <w:sdt>
                          <w:sdtPr>
                            <w:id w:val="-1888691705"/>
                            <w:tag w:val="goog_rdk_157"/>
                          </w:sdtPr>
                          <w:sdtContent>
                            <w:ins w:author="Anonymous" w:id="40" w:date="2026-09-22T06:12:27Z"/>
                            <w:sdt>
                              <w:sdtPr>
                                <w:id w:val="20576045"/>
                                <w:tag w:val="goog_rdk_158"/>
                              </w:sdtPr>
                              <w:sdtContent>
                                <w:ins w:author="Anonymous" w:id="40" w:date="2026-09-22T06:12:27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js</w:t>
                                  </w:r>
                                </w:ins>
                              </w:sdtContent>
                            </w:sdt>
                            <w:ins w:author="Anonymous" w:id="40" w:date="2026-09-22T06:12:27Z"/>
                          </w:sdtContent>
                        </w:sdt>
                        <w:sdt>
                          <w:sdtPr>
                            <w:id w:val="756199497"/>
                            <w:tag w:val="goog_rdk_159"/>
                          </w:sdtPr>
                          <w:sdtContent>
                            <w:ins w:author="Anonymous" w:id="9" w:date="2026-09-22T05:57:54Z"/>
                            <w:sdt>
                              <w:sdtPr>
                                <w:id w:val="-659448701"/>
                                <w:tag w:val="goog_rdk_160"/>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897284801"/>
                      <w:tag w:val="goog_rdk_167"/>
                    </w:sdtPr>
                    <w:sdtContent>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8164488"/>
                            <w:tag w:val="goog_rdk_163"/>
                          </w:sdtPr>
                          <w:sdtContent>
                            <w:ins w:author="Hema Latha" w:id="41" w:date="2026-09-22T06:46:09Z"/>
                            <w:sdt>
                              <w:sdtPr>
                                <w:id w:val="742634488"/>
                                <w:tag w:val="goog_rdk_164"/>
                              </w:sdtPr>
                              <w:sdtContent>
                                <w:ins w:author="Hema Latha" w:id="41" w:date="2026-09-22T06:46:09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Gemini AI integration</w:t>
                                  </w:r>
                                </w:ins>
                              </w:sdtContent>
                            </w:sdt>
                            <w:ins w:author="Hema Latha" w:id="41" w:date="2026-09-22T06:46:09Z"/>
                          </w:sdtContent>
                        </w:sdt>
                        <w:sdt>
                          <w:sdtPr>
                            <w:id w:val="1077263372"/>
                            <w:tag w:val="goog_rdk_165"/>
                          </w:sdtPr>
                          <w:sdtContent>
                            <w:ins w:author="Anonymous" w:id="9" w:date="2026-09-22T05:57:54Z"/>
                            <w:sdt>
                              <w:sdtPr>
                                <w:id w:val="-1145136997"/>
                                <w:tag w:val="goog_rdk_166"/>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526662275"/>
                      <w:tag w:val="goog_rdk_170"/>
                    </w:sdtPr>
                    <w:sdtContent>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5586573"/>
                            <w:tag w:val="goog_rdk_168"/>
                          </w:sdtPr>
                          <w:sdtContent>
                            <w:ins w:author="Anonymous" w:id="9" w:date="2026-09-22T05:57:54Z">
                              <w:sdt>
                                <w:sdtPr>
                                  <w:alias w:val="Review status"/>
                                  <w:id w:val="-1464857796"/>
                                  <w:dropDownList w:lastValue="Under review">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0a53a8"/>
                                      <w:sz w:val="22"/>
                                      <w:szCs w:val="22"/>
                                      <w:u w:val="none"/>
                                      <w:shd w:fill="bfe1f6" w:val="clear"/>
                                      <w:vertAlign w:val="baseline"/>
                                    </w:rPr>
                                    <w:t xml:space="preserve">Under review</w:t>
                                  </w:r>
                                </w:sdtContent>
                              </w:sdt>
                            </w:ins>
                            <w:sdt>
                              <w:sdtPr>
                                <w:id w:val="-1620204841"/>
                                <w:tag w:val="goog_rdk_169"/>
                              </w:sdtPr>
                              <w:sdtContent>
                                <w:ins w:author="Anonymous" w:id="9" w:date="2026-09-22T05:57:54Z">
                                  <w:r w:rsidDel="00000000" w:rsidR="00000000" w:rsidRPr="00000000">
                                    <w:rPr>
                                      <w:rtl w:val="0"/>
                                    </w:rPr>
                                  </w:r>
                                </w:ins>
                              </w:sdtContent>
                            </w:sdt>
                            <w:ins w:author="Anonymous" w:id="9" w:date="2026-09-22T05:57:54Z"/>
                          </w:sdtContent>
                        </w:sdt>
                      </w:p>
                    </w:sdtContent>
                  </w:sdt>
                </w:tc>
              </w:tr>
            </w:sdtContent>
          </w:sdt>
          <w:sdt>
            <w:sdtPr>
              <w:id w:val="-1687239864"/>
              <w:tag w:val="goog_rdk_171"/>
            </w:sdtPr>
            <w:sdtContent>
              <w:tr>
                <w:trPr>
                  <w:cantSplit w:val="0"/>
                  <w:tblHeader w:val="0"/>
                  <w:ins w:author="Anonymous" w:id="9" w:date="2026-09-22T05:57:54Z"/>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sdt>
                    <w:sdtPr>
                      <w:id w:val="-1566688009"/>
                      <w:tag w:val="goog_rdk_178"/>
                    </w:sdtPr>
                    <w:sdtContent>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4617532"/>
                            <w:tag w:val="goog_rdk_172"/>
                          </w:sdtPr>
                          <w:sdtContent>
                            <w:ins w:author="Anonymous" w:id="9" w:date="2026-09-22T05:57:54Z"/>
                            <w:sdt>
                              <w:sdtPr>
                                <w:id w:val="-1388059170"/>
                                <w:tag w:val="goog_rdk_173"/>
                              </w:sdtPr>
                              <w:sdtContent>
                                <w:ins w:author="Anonymous" w:id="9" w:date="2026-09-22T05:57:5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File</w:t>
                                  </w:r>
                                </w:ins>
                              </w:sdtContent>
                            </w:sdt>
                            <w:ins w:author="Anonymous" w:id="9" w:date="2026-09-22T05:57:54Z"/>
                          </w:sdtContent>
                        </w:sdt>
                        <w:sdt>
                          <w:sdtPr>
                            <w:id w:val="287649844"/>
                            <w:tag w:val="goog_rdk_174"/>
                          </w:sdtPr>
                          <w:sdtContent>
                            <w:ins w:author="Hema Latha" w:id="42" w:date="2026-09-22T06:47:44Z"/>
                            <w:sdt>
                              <w:sdtPr>
                                <w:id w:val="2138798090"/>
                                <w:tag w:val="goog_rdk_175"/>
                              </w:sdtPr>
                              <w:sdtContent>
                                <w:ins w:author="Hema Latha" w:id="42" w:date="2026-09-22T06:47:44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README.md</w:t>
                                  </w:r>
                                </w:ins>
                              </w:sdtContent>
                            </w:sdt>
                            <w:ins w:author="Hema Latha" w:id="42" w:date="2026-09-22T06:47:44Z"/>
                          </w:sdtContent>
                        </w:sdt>
                        <w:sdt>
                          <w:sdtPr>
                            <w:id w:val="-595279286"/>
                            <w:tag w:val="goog_rdk_176"/>
                          </w:sdtPr>
                          <w:sdtContent>
                            <w:ins w:author="Anonymous" w:id="9" w:date="2026-09-22T05:57:54Z"/>
                            <w:sdt>
                              <w:sdtPr>
                                <w:id w:val="381545503"/>
                                <w:tag w:val="goog_rdk_177"/>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sdt>
                    <w:sdtPr>
                      <w:id w:val="-41217047"/>
                      <w:tag w:val="goog_rdk_186"/>
                    </w:sdtPr>
                    <w:sdtContent>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8650175"/>
                            <w:tag w:val="goog_rdk_180"/>
                          </w:sdtPr>
                          <w:sdtContent>
                            <w:ins w:author="Hema Latha" w:id="43" w:date="2026-09-22T06:48:13Z"/>
                            <w:sdt>
                              <w:sdtPr>
                                <w:id w:val="-823506824"/>
                                <w:tag w:val="goog_rdk_181"/>
                              </w:sdtPr>
                              <w:sdtContent>
                                <w:ins w:author="Hema Latha" w:id="43" w:date="2026-09-22T06:48:13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t xml:space="preserve">Project docum</w:t>
                                  </w:r>
                                </w:ins>
                              </w:sdtContent>
                            </w:sdt>
                            <w:ins w:author="Hema Latha" w:id="43" w:date="2026-09-22T06:48:13Z">
                              <w:sdt>
                                <w:sdtPr>
                                  <w:id w:val="-844290952"/>
                                  <w:tag w:val="goog_rdk_182"/>
                                </w:sdtPr>
                                <w:sdtContent>
                                  <w:del w:author="Muthu sundar" w:id="44" w:date="2026-09-22T09:16:06Z">
                                    <w:sdt>
                                      <w:sdtPr>
                                        <w:id w:val="684917923"/>
                                        <w:tag w:val="goog_rdk_183"/>
                                      </w:sdtPr>
                                      <w:sdtContent>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entation</w:delText>
                                        </w:r>
                                      </w:sdtContent>
                                    </w:sdt>
                                  </w:del>
                                </w:sdtContent>
                              </w:sdt>
                            </w:ins>
                          </w:sdtContent>
                        </w:sdt>
                        <w:sdt>
                          <w:sdtPr>
                            <w:id w:val="-1150251104"/>
                            <w:tag w:val="goog_rdk_184"/>
                          </w:sdtPr>
                          <w:sdtContent>
                            <w:ins w:author="Anonymous" w:id="9" w:date="2026-09-22T05:57:54Z"/>
                            <w:sdt>
                              <w:sdtPr>
                                <w:id w:val="-805875215"/>
                                <w:tag w:val="goog_rdk_185"/>
                              </w:sdtPr>
                              <w:sdtContent>
                                <w:ins w:author="Anonymous" w:id="9" w:date="2026-09-22T05:57:54Z">
                                  <w:r w:rsidDel="00000000" w:rsidR="00000000" w:rsidRPr="00000000">
                                    <w:rPr>
                                      <w:rtl w:val="0"/>
                                    </w:rPr>
                                  </w:r>
                                </w:ins>
                              </w:sdtContent>
                            </w:sdt>
                            <w:ins w:author="Anonymous" w:id="9" w:date="2026-09-22T05:57:54Z"/>
                          </w:sdtContent>
                        </w:sdt>
                      </w:p>
                    </w:sdtContent>
                  </w:sdt>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sdt>
                    <w:sdtPr>
                      <w:id w:val="1916723085"/>
                      <w:tag w:val="goog_rdk_189"/>
                    </w:sdtPr>
                    <w:sdtContent>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nonymous" w:id="9" w:date="2026-09-22T05:57:54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25709859"/>
                            <w:tag w:val="goog_rdk_187"/>
                          </w:sdtPr>
                          <w:sdtContent>
                            <w:ins w:author="Anonymous" w:id="9" w:date="2026-09-22T05:57:54Z">
                              <w:sdt>
                                <w:sdtPr>
                                  <w:alias w:val="Review status"/>
                                  <w:id w:val="-258176230"/>
                                  <w:dropDownList w:lastValue="Approved">
                                    <w:listItem w:displayText="Not started" w:value="Not started"/>
                                    <w:listItem w:displayText="In progress" w:value="In progress"/>
                                    <w:listItem w:displayText="Under review" w:value="Under review"/>
                                    <w:listItem w:displayText="Approved" w:value="Approved"/>
                                  </w:dropDownList>
                                </w:sdtPr>
                                <w:sdtContent>
                                  <w:r w:rsidDel="00000000" w:rsidR="00000000" w:rsidRPr="00000000">
                                    <w:rPr>
                                      <w:rFonts w:ascii="Arial" w:cs="Arial" w:eastAsia="Arial" w:hAnsi="Arial"/>
                                      <w:b w:val="0"/>
                                      <w:bCs w:val="0"/>
                                      <w:i w:val="0"/>
                                      <w:iCs w:val="0"/>
                                      <w:smallCaps w:val="0"/>
                                      <w:strike w:val="0"/>
                                      <w:color w:val="11734b"/>
                                      <w:sz w:val="22"/>
                                      <w:szCs w:val="22"/>
                                      <w:u w:val="none"/>
                                      <w:shd w:fill="d4edbc" w:val="clear"/>
                                      <w:vertAlign w:val="baseline"/>
                                    </w:rPr>
                                    <w:t xml:space="preserve">Approved</w:t>
                                  </w:r>
                                </w:sdtContent>
                              </w:sdt>
                            </w:ins>
                            <w:sdt>
                              <w:sdtPr>
                                <w:id w:val="-1257545608"/>
                                <w:tag w:val="goog_rdk_188"/>
                              </w:sdtPr>
                              <w:sdtContent>
                                <w:ins w:author="Anonymous" w:id="9" w:date="2026-09-22T05:57:54Z">
                                  <w:r w:rsidDel="00000000" w:rsidR="00000000" w:rsidRPr="00000000">
                                    <w:rPr>
                                      <w:rtl w:val="0"/>
                                    </w:rPr>
                                  </w:r>
                                </w:ins>
                              </w:sdtContent>
                            </w:sdt>
                            <w:ins w:author="Anonymous" w:id="9" w:date="2026-09-22T05:57:54Z"/>
                          </w:sdtContent>
                        </w:sdt>
                      </w:p>
                    </w:sdtContent>
                  </w:sdt>
                </w:tc>
              </w:tr>
            </w:sdtContent>
          </w:sdt>
        </w:tbl>
      </w:sdtContent>
    </w:sdt>
    <w:sdt>
      <w:sdtPr>
        <w:id w:val="116349271"/>
        <w:tag w:val="goog_rdk_200"/>
      </w:sdtPr>
      <w:sdtContent>
        <w:p w:rsidR="00000000" w:rsidDel="00000000" w:rsidP="00000000" w:rsidRDefault="00000000" w:rsidRPr="00000000" w14:paraId="00000016">
          <w:pPr>
            <w:rPr>
              <w:ins w:author="Anonymous" w:id="47" w:date="2026-09-22T03:01:52Z"/>
              <w:del w:author="DWARAKESH M BSC CS 2025 - 2026" w:id="46" w:date="2026-09-22T13:29:41Z"/>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2T05:57:54Z">
              <w:pPr>
                <w:spacing w:line="276" w:lineRule="auto"/>
                <w:jc w:val="center"/>
              </w:pPr>
            </w:pPrChange>
          </w:pPr>
          <w:sdt>
            <w:sdtPr>
              <w:id w:val="1993868439"/>
              <w:tag w:val="goog_rdk_193"/>
            </w:sdtPr>
            <w:sdtContent>
              <w:ins w:author="Anonymous" w:id="45" w:date="2026-09-22T05:08:31Z">
                <w:sdt>
                  <w:sdtPr>
                    <w:id w:val="800643045"/>
                    <w:tag w:val="goog_rdk_194"/>
                  </w:sdtPr>
                  <w:sdtContent>
                    <w:del w:author="DWARAKESH M BSC CS 2025 - 2026" w:id="46" w:date="2026-09-22T13:29:41Z"/>
                  </w:sdtContent>
                </w:sdt>
              </w:ins>
              <w:sdt>
                <w:sdtPr>
                  <w:id w:val="-2043628749"/>
                  <w:tag w:val="goog_rdk_195"/>
                </w:sdtPr>
                <w:sdtContent>
                  <w:ins w:author="Anonymous" w:id="45" w:date="2026-09-22T05:08:31Z">
                    <w:del w:author="DWARAKESH M BSC CS 2025 - 2026" w:id="46" w:date="2026-09-22T13:29:41Z">
                      <w:r w:rsidDel="00000000" w:rsidR="00000000" w:rsidRPr="00000000">
                        <w:rPr>
                          <w:rtl w:val="0"/>
                          <w:rPrChange w:author="Anonymous" w:id="10" w:date="2026-09-22T05:57:54Z">
                            <w:rPr>
                              <w:rFonts w:ascii="Arial" w:cs="Arial" w:eastAsia="Arial" w:hAnsi="Arial"/>
                              <w:b w:val="0"/>
                              <w:bCs w:val="0"/>
                              <w:i w:val="0"/>
                              <w:iCs w:val="0"/>
                              <w:smallCaps w:val="0"/>
                              <w:strike w:val="0"/>
                              <w:color w:val="000000"/>
                              <w:sz w:val="22"/>
                              <w:szCs w:val="22"/>
                              <w:u w:val="none"/>
                              <w:shd w:fill="auto" w:val="clear"/>
                              <w:vertAlign w:val="baseline"/>
                            </w:rPr>
                          </w:rPrChange>
                        </w:rPr>
                        <w:delText xml:space="preserve">1</w:delText>
                      </w:r>
                    </w:del>
                  </w:ins>
                </w:sdtContent>
              </w:sdt>
              <w:ins w:author="Anonymous" w:id="45" w:date="2026-09-22T05:08:31Z">
                <w:del w:author="DWARAKESH M BSC CS 2025 - 2026" w:id="46" w:date="2026-09-22T13:29:41Z"/>
              </w:ins>
            </w:sdtContent>
          </w:sdt>
          <w:sdt>
            <w:sdtPr>
              <w:id w:val="-1202260722"/>
              <w:tag w:val="goog_rdk_196"/>
            </w:sdtPr>
            <w:sdtContent>
              <w:del w:author="DWARAKESH M BSC CS 2025 - 2026" w:id="46" w:date="2026-09-22T13:29:41Z"/>
            </w:sdtContent>
          </w:sdt>
          <w:sdt>
            <w:sdtPr>
              <w:id w:val="14978797"/>
              <w:tag w:val="goog_rdk_197"/>
            </w:sdtPr>
            <w:sdtContent>
              <w:ins w:author="Anonymous" w:id="47" w:date="2026-09-22T03:01:52Z">
                <w:sdt>
                  <w:sdtPr>
                    <w:id w:val="1729056633"/>
                    <w:tag w:val="goog_rdk_198"/>
                  </w:sdtPr>
                  <w:sdtContent>
                    <w:del w:author="DWARAKESH M BSC CS 2025 - 2026" w:id="46" w:date="2026-09-22T13:29:41Z"/>
                  </w:sdtContent>
                </w:sdt>
              </w:ins>
              <w:sdt>
                <w:sdtPr>
                  <w:id w:val="-1329651679"/>
                  <w:tag w:val="goog_rdk_199"/>
                </w:sdtPr>
                <w:sdtContent>
                  <w:ins w:author="Anonymous" w:id="47" w:date="2026-09-22T03:01:52Z">
                    <w:del w:author="DWARAKESH M BSC CS 2025 - 2026" w:id="46" w:date="2026-09-22T13:29:41Z">
                      <w:r w:rsidDel="00000000" w:rsidR="00000000" w:rsidRPr="00000000">
                        <w:rPr>
                          <w:rtl w:val="0"/>
                        </w:rPr>
                      </w:r>
                    </w:del>
                  </w:ins>
                </w:sdtContent>
              </w:sdt>
              <w:ins w:author="Anonymous" w:id="47" w:date="2026-09-22T03:01:52Z">
                <w:del w:author="DWARAKESH M BSC CS 2025 - 2026" w:id="46" w:date="2026-09-22T13:29:41Z"/>
              </w:ins>
            </w:sdtContent>
          </w:sdt>
        </w:p>
      </w:sdtContent>
    </w:sdt>
    <w:sdt>
      <w:sdtPr>
        <w:id w:val="-1893799443"/>
        <w:tag w:val="goog_rdk_206"/>
      </w:sdtPr>
      <w:sdtContent>
        <w:p w:rsidR="00000000" w:rsidDel="00000000" w:rsidP="00000000" w:rsidRDefault="00000000" w:rsidRPr="00000000" w14:paraId="00000017">
          <w:pPr>
            <w:spacing w:line="276" w:lineRule="auto"/>
            <w:jc w:val="left"/>
            <w:rPr>
              <w:ins w:author="Mohideen" w:id="48" w:date="2026-09-22T15:56:49Z"/>
              <w:del w:author="DWARAKESH M BSC CS 2025 - 2026" w:id="46" w:date="2026-09-22T13:29:41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35758468"/>
              <w:tag w:val="goog_rdk_203"/>
            </w:sdtPr>
            <w:sdtContent>
              <w:ins w:author="Mohideen" w:id="48" w:date="2026-09-22T15:56:49Z">
                <w:sdt>
                  <w:sdtPr>
                    <w:id w:val="-1551294556"/>
                    <w:tag w:val="goog_rdk_204"/>
                  </w:sdtPr>
                  <w:sdtContent>
                    <w:del w:author="DWARAKESH M BSC CS 2025 - 2026" w:id="46" w:date="2026-09-22T13:29:41Z"/>
                  </w:sdtContent>
                </w:sdt>
              </w:ins>
              <w:sdt>
                <w:sdtPr>
                  <w:id w:val="1418625718"/>
                  <w:tag w:val="goog_rdk_205"/>
                </w:sdtPr>
                <w:sdtContent>
                  <w:ins w:author="Mohideen" w:id="48" w:date="2026-09-22T15:56:49Z">
                    <w:del w:author="DWARAKESH M BSC CS 2025 - 2026" w:id="46" w:date="2026-09-22T13:29:41Z">
                      <w:r w:rsidDel="00000000" w:rsidR="00000000" w:rsidRPr="00000000">
                        <w:rPr>
                          <w:rtl w:val="0"/>
                        </w:rPr>
                      </w:r>
                    </w:del>
                  </w:ins>
                </w:sdtContent>
              </w:sdt>
              <w:ins w:author="Mohideen" w:id="48" w:date="2026-09-22T15:56:49Z">
                <w:del w:author="DWARAKESH M BSC CS 2025 - 2026" w:id="46" w:date="2026-09-22T13:29:41Z"/>
              </w:ins>
            </w:sdtContent>
          </w:sdt>
        </w:p>
      </w:sdtContent>
    </w:sdt>
    <w:sdt>
      <w:sdtPr>
        <w:id w:val="-1850345480"/>
        <w:tag w:val="goog_rdk_212"/>
      </w:sdtPr>
      <w:sdtContent>
        <w:p w:rsidR="00000000" w:rsidDel="00000000" w:rsidP="00000000" w:rsidRDefault="00000000" w:rsidRPr="00000000" w14:paraId="00000018">
          <w:pPr>
            <w:rPr>
              <w:ins w:author="Anonymous" w:id="47" w:date="2026-09-22T03:01:52Z"/>
              <w:del w:author="DWARAKESH M BSC CS 2025 - 2026" w:id="46" w:date="2026-09-22T13:29:41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Anonymous" w:id="0" w:date="2026-09-22T15:15:25Z">
              <w:pPr>
                <w:spacing w:line="276" w:lineRule="auto"/>
                <w:jc w:val="center"/>
              </w:pPr>
            </w:pPrChange>
          </w:pPr>
          <w:sdt>
            <w:sdtPr>
              <w:id w:val="-959876526"/>
              <w:tag w:val="goog_rdk_209"/>
            </w:sdtPr>
            <w:sdtContent>
              <w:ins w:author="Anonymous" w:id="47" w:date="2026-09-22T03:01:52Z">
                <w:sdt>
                  <w:sdtPr>
                    <w:id w:val="654626748"/>
                    <w:tag w:val="goog_rdk_210"/>
                  </w:sdtPr>
                  <w:sdtContent>
                    <w:del w:author="DWARAKESH M BSC CS 2025 - 2026" w:id="46" w:date="2026-09-22T13:29:41Z"/>
                  </w:sdtContent>
                </w:sdt>
              </w:ins>
              <w:sdt>
                <w:sdtPr>
                  <w:id w:val="-1081671358"/>
                  <w:tag w:val="goog_rdk_211"/>
                </w:sdtPr>
                <w:sdtContent>
                  <w:ins w:author="Anonymous" w:id="47" w:date="2026-09-22T03:01:52Z">
                    <w:del w:author="DWARAKESH M BSC CS 2025 - 2026" w:id="46" w:date="2026-09-22T13:29:41Z">
                      <w:r w:rsidDel="00000000" w:rsidR="00000000" w:rsidRPr="00000000">
                        <w:rPr>
                          <w:rtl w:val="0"/>
                        </w:rPr>
                      </w:r>
                    </w:del>
                  </w:ins>
                </w:sdtContent>
              </w:sdt>
              <w:ins w:author="Anonymous" w:id="47" w:date="2026-09-22T03:01:52Z">
                <w:del w:author="DWARAKESH M BSC CS 2025 - 2026" w:id="46" w:date="2026-09-22T13:29:41Z"/>
              </w:ins>
            </w:sdtContent>
          </w:sdt>
        </w:p>
      </w:sdtContent>
    </w:sdt>
    <w:sdt>
      <w:sdtPr>
        <w:id w:val="1671956509"/>
        <w:tag w:val="goog_rdk_217"/>
      </w:sdtPr>
      <w:sdtContent>
        <w:p w:rsidR="00000000" w:rsidDel="00000000" w:rsidP="00000000" w:rsidRDefault="00000000" w:rsidRPr="00000000" w14:paraId="00000019">
          <w:pPr>
            <w:spacing w:line="276" w:lineRule="auto"/>
            <w:jc w:val="left"/>
            <w:rPr>
              <w:ins w:author="Anonymous" w:id="47" w:date="2026-09-22T03:01:52Z"/>
              <w:del w:author="Antony Sanjay" w:id="51" w:date="2026-09-23T04:21:28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DWARAKESH M BSC CS 2025 - 2026" w:id="0" w:date="2026-09-22T13:29:41Z">
              <w:pPr>
                <w:spacing w:line="276" w:lineRule="auto"/>
                <w:jc w:val="center"/>
              </w:pPr>
            </w:pPrChange>
          </w:pPr>
          <w:sdt>
            <w:sdtPr>
              <w:id w:val="1734046763"/>
              <w:tag w:val="goog_rdk_214"/>
            </w:sdtPr>
            <w:sdtContent>
              <w:ins w:author="Anonymous" w:id="47" w:date="2026-09-22T03:01:52Z">
                <w:sdt>
                  <w:sdtPr>
                    <w:id w:val="805482996"/>
                    <w:tag w:val="goog_rdk_215"/>
                  </w:sdtPr>
                  <w:sdtContent>
                    <w:del w:author="Antony Sanjay" w:id="51" w:date="2026-09-23T04:21:28Z"/>
                  </w:sdtContent>
                </w:sdt>
              </w:ins>
              <w:sdt>
                <w:sdtPr>
                  <w:id w:val="1159817646"/>
                  <w:tag w:val="goog_rdk_216"/>
                </w:sdtPr>
                <w:sdtContent>
                  <w:ins w:author="Anonymous" w:id="47" w:date="2026-09-22T03:01:52Z">
                    <w:del w:author="Antony Sanjay" w:id="51" w:date="2026-09-23T04:21:28Z">
                      <w:r w:rsidDel="00000000" w:rsidR="00000000" w:rsidRPr="00000000">
                        <w:rPr>
                          <w:rtl w:val="0"/>
                        </w:rPr>
                      </w:r>
                    </w:del>
                  </w:ins>
                </w:sdtContent>
              </w:sdt>
              <w:ins w:author="Anonymous" w:id="47" w:date="2026-09-22T03:01:52Z">
                <w:del w:author="Antony Sanjay" w:id="51" w:date="2026-09-23T04:21:28Z"/>
              </w:ins>
            </w:sdtContent>
          </w:sdt>
        </w:p>
      </w:sdtContent>
    </w:sdt>
    <w:sdt>
      <w:sdtPr>
        <w:id w:val="1869674550"/>
        <w:tag w:val="goog_rdk_220"/>
      </w:sdtPr>
      <w:sdtContent>
        <w:p w:rsidR="00000000" w:rsidDel="00000000" w:rsidP="00000000" w:rsidRDefault="00000000" w:rsidRPr="00000000" w14:paraId="0000001A">
          <w:pP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Change w:author="Antony Sanjay" w:id="0" w:date="2026-09-23T04:21:28Z">
              <w:pPr>
                <w:spacing w:line="276" w:lineRule="auto"/>
                <w:jc w:val="center"/>
              </w:pPr>
            </w:pPrChange>
          </w:pPr>
          <w:sdt>
            <w:sdtPr>
              <w:id w:val="-1366266811"/>
              <w:tag w:val="goog_rdk_218"/>
            </w:sdtPr>
            <w:sdtContent>
              <w:ins w:author="Anonymous" w:id="47" w:date="2026-09-22T03:01:52Z"/>
              <w:sdt>
                <w:sdtPr>
                  <w:id w:val="214888585"/>
                  <w:tag w:val="goog_rdk_219"/>
                </w:sdtPr>
                <w:sdtContent>
                  <w:ins w:author="Anonymous" w:id="47" w:date="2026-09-22T03:01:52Z">
                    <w:r w:rsidDel="00000000" w:rsidR="00000000" w:rsidRPr="00000000">
                      <w:rPr>
                        <w:rtl w:val="0"/>
                      </w:rPr>
                    </w:r>
                  </w:ins>
                </w:sdtContent>
              </w:sdt>
              <w:ins w:author="Anonymous" w:id="47" w:date="2026-09-22T03:01:52Z"/>
            </w:sdtContent>
          </w:sdt>
        </w:p>
      </w:sdtContent>
    </w:sdt>
    <w:sdt>
      <w:sdtPr>
        <w:id w:val="-25159594"/>
        <w:tag w:val="goog_rdk_223"/>
      </w:sdtPr>
      <w:sdtContent>
        <w:p w:rsidR="00000000" w:rsidDel="00000000" w:rsidP="00000000" w:rsidRDefault="00000000" w:rsidRPr="00000000" w14:paraId="0000001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06973826"/>
              <w:tag w:val="goog_rdk_221"/>
            </w:sdtPr>
            <w:sdtContent>
              <w:ins w:author="Anonymous" w:id="47" w:date="2026-09-22T03:01:52Z"/>
              <w:sdt>
                <w:sdtPr>
                  <w:id w:val="1687539984"/>
                  <w:tag w:val="goog_rdk_222"/>
                </w:sdtPr>
                <w:sdtContent>
                  <w:ins w:author="Anonymous" w:id="47" w:date="2026-09-22T03:01:52Z">
                    <w:r w:rsidDel="00000000" w:rsidR="00000000" w:rsidRPr="00000000">
                      <w:rPr>
                        <w:rtl w:val="0"/>
                      </w:rPr>
                    </w:r>
                  </w:ins>
                </w:sdtContent>
              </w:sdt>
              <w:ins w:author="Anonymous" w:id="47" w:date="2026-09-22T03:01:52Z"/>
            </w:sdtContent>
          </w:sdt>
        </w:p>
      </w:sdtContent>
    </w:sdt>
    <w:sdt>
      <w:sdtPr>
        <w:id w:val="-1288846115"/>
        <w:tag w:val="goog_rdk_226"/>
      </w:sdtPr>
      <w:sdtContent>
        <w:p w:rsidR="00000000" w:rsidDel="00000000" w:rsidP="00000000" w:rsidRDefault="00000000" w:rsidRPr="00000000" w14:paraId="0000001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7644485"/>
              <w:tag w:val="goog_rdk_224"/>
            </w:sdtPr>
            <w:sdtContent>
              <w:ins w:author="Anonymous" w:id="47" w:date="2026-09-22T03:01:52Z"/>
              <w:sdt>
                <w:sdtPr>
                  <w:id w:val="-1377048814"/>
                  <w:tag w:val="goog_rdk_225"/>
                </w:sdtPr>
                <w:sdtContent>
                  <w:ins w:author="Anonymous" w:id="47" w:date="2026-09-22T03:01:52Z">
                    <w:r w:rsidDel="00000000" w:rsidR="00000000" w:rsidRPr="00000000">
                      <w:rPr>
                        <w:rtl w:val="0"/>
                      </w:rPr>
                    </w:r>
                  </w:ins>
                </w:sdtContent>
              </w:sdt>
              <w:ins w:author="Anonymous" w:id="47" w:date="2026-09-22T03:01:52Z"/>
            </w:sdtContent>
          </w:sdt>
        </w:p>
      </w:sdtContent>
    </w:sdt>
    <w:sdt>
      <w:sdtPr>
        <w:id w:val="-706565683"/>
        <w:tag w:val="goog_rdk_229"/>
      </w:sdtPr>
      <w:sdtContent>
        <w:p w:rsidR="00000000" w:rsidDel="00000000" w:rsidP="00000000" w:rsidRDefault="00000000" w:rsidRPr="00000000" w14:paraId="0000001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2602991"/>
              <w:tag w:val="goog_rdk_227"/>
            </w:sdtPr>
            <w:sdtContent>
              <w:ins w:author="Anonymous" w:id="47" w:date="2026-09-22T03:01:52Z"/>
              <w:sdt>
                <w:sdtPr>
                  <w:id w:val="670023578"/>
                  <w:tag w:val="goog_rdk_228"/>
                </w:sdtPr>
                <w:sdtContent>
                  <w:ins w:author="Anonymous" w:id="47" w:date="2026-09-22T03:01:52Z">
                    <w:r w:rsidDel="00000000" w:rsidR="00000000" w:rsidRPr="00000000">
                      <w:rPr>
                        <w:rtl w:val="0"/>
                      </w:rPr>
                    </w:r>
                  </w:ins>
                </w:sdtContent>
              </w:sdt>
              <w:ins w:author="Anonymous" w:id="47" w:date="2026-09-22T03:01:52Z"/>
            </w:sdtContent>
          </w:sdt>
        </w:p>
      </w:sdtContent>
    </w:sdt>
    <w:sdt>
      <w:sdtPr>
        <w:id w:val="1795645764"/>
        <w:tag w:val="goog_rdk_232"/>
      </w:sdtPr>
      <w:sdtContent>
        <w:p w:rsidR="00000000" w:rsidDel="00000000" w:rsidP="00000000" w:rsidRDefault="00000000" w:rsidRPr="00000000" w14:paraId="0000001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1929501"/>
              <w:tag w:val="goog_rdk_230"/>
            </w:sdtPr>
            <w:sdtContent>
              <w:ins w:author="Anonymous" w:id="47" w:date="2026-09-22T03:01:52Z"/>
              <w:sdt>
                <w:sdtPr>
                  <w:id w:val="-275397152"/>
                  <w:tag w:val="goog_rdk_231"/>
                </w:sdtPr>
                <w:sdtContent>
                  <w:ins w:author="Anonymous" w:id="47" w:date="2026-09-22T03:01:52Z">
                    <w:r w:rsidDel="00000000" w:rsidR="00000000" w:rsidRPr="00000000">
                      <w:rPr>
                        <w:rtl w:val="0"/>
                      </w:rPr>
                    </w:r>
                  </w:ins>
                </w:sdtContent>
              </w:sdt>
              <w:ins w:author="Anonymous" w:id="47" w:date="2026-09-22T03:01:52Z"/>
            </w:sdtContent>
          </w:sdt>
        </w:p>
      </w:sdtContent>
    </w:sdt>
    <w:sdt>
      <w:sdtPr>
        <w:id w:val="-140828923"/>
        <w:tag w:val="goog_rdk_235"/>
      </w:sdtPr>
      <w:sdtContent>
        <w:p w:rsidR="00000000" w:rsidDel="00000000" w:rsidP="00000000" w:rsidRDefault="00000000" w:rsidRPr="00000000" w14:paraId="0000001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0681830"/>
              <w:tag w:val="goog_rdk_233"/>
            </w:sdtPr>
            <w:sdtContent>
              <w:ins w:author="Anonymous" w:id="47" w:date="2026-09-22T03:01:52Z"/>
              <w:sdt>
                <w:sdtPr>
                  <w:id w:val="-979032703"/>
                  <w:tag w:val="goog_rdk_234"/>
                </w:sdtPr>
                <w:sdtContent>
                  <w:ins w:author="Anonymous" w:id="47" w:date="2026-09-22T03:01:52Z">
                    <w:r w:rsidDel="00000000" w:rsidR="00000000" w:rsidRPr="00000000">
                      <w:rPr>
                        <w:rtl w:val="0"/>
                      </w:rPr>
                    </w:r>
                  </w:ins>
                </w:sdtContent>
              </w:sdt>
              <w:ins w:author="Anonymous" w:id="47" w:date="2026-09-22T03:01:52Z"/>
            </w:sdtContent>
          </w:sdt>
        </w:p>
      </w:sdtContent>
    </w:sdt>
    <w:sdt>
      <w:sdtPr>
        <w:id w:val="-599560683"/>
        <w:tag w:val="goog_rdk_238"/>
      </w:sdtPr>
      <w:sdtContent>
        <w:p w:rsidR="00000000" w:rsidDel="00000000" w:rsidP="00000000" w:rsidRDefault="00000000" w:rsidRPr="00000000" w14:paraId="0000002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026194"/>
              <w:tag w:val="goog_rdk_236"/>
            </w:sdtPr>
            <w:sdtContent>
              <w:ins w:author="Anonymous" w:id="47" w:date="2026-09-22T03:01:52Z"/>
              <w:sdt>
                <w:sdtPr>
                  <w:id w:val="750567922"/>
                  <w:tag w:val="goog_rdk_237"/>
                </w:sdtPr>
                <w:sdtContent>
                  <w:ins w:author="Anonymous" w:id="47" w:date="2026-09-22T03:01:52Z">
                    <w:r w:rsidDel="00000000" w:rsidR="00000000" w:rsidRPr="00000000">
                      <w:rPr>
                        <w:rtl w:val="0"/>
                      </w:rPr>
                    </w:r>
                  </w:ins>
                </w:sdtContent>
              </w:sdt>
              <w:ins w:author="Anonymous" w:id="47" w:date="2026-09-22T03:01:52Z"/>
            </w:sdtContent>
          </w:sdt>
        </w:p>
      </w:sdtContent>
    </w:sdt>
    <w:sdt>
      <w:sdtPr>
        <w:id w:val="-1763247249"/>
        <w:tag w:val="goog_rdk_241"/>
      </w:sdtPr>
      <w:sdtContent>
        <w:p w:rsidR="00000000" w:rsidDel="00000000" w:rsidP="00000000" w:rsidRDefault="00000000" w:rsidRPr="00000000" w14:paraId="0000002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2284889"/>
              <w:tag w:val="goog_rdk_239"/>
            </w:sdtPr>
            <w:sdtContent>
              <w:ins w:author="Anonymous" w:id="47" w:date="2026-09-22T03:01:52Z"/>
              <w:sdt>
                <w:sdtPr>
                  <w:id w:val="844249141"/>
                  <w:tag w:val="goog_rdk_240"/>
                </w:sdtPr>
                <w:sdtContent>
                  <w:ins w:author="Anonymous" w:id="47" w:date="2026-09-22T03:01:52Z">
                    <w:r w:rsidDel="00000000" w:rsidR="00000000" w:rsidRPr="00000000">
                      <w:rPr>
                        <w:rtl w:val="0"/>
                      </w:rPr>
                    </w:r>
                  </w:ins>
                </w:sdtContent>
              </w:sdt>
              <w:ins w:author="Anonymous" w:id="47" w:date="2026-09-22T03:01:52Z"/>
            </w:sdtContent>
          </w:sdt>
        </w:p>
      </w:sdtContent>
    </w:sdt>
    <w:sdt>
      <w:sdtPr>
        <w:id w:val="1797616676"/>
        <w:tag w:val="goog_rdk_244"/>
      </w:sdtPr>
      <w:sdtContent>
        <w:p w:rsidR="00000000" w:rsidDel="00000000" w:rsidP="00000000" w:rsidRDefault="00000000" w:rsidRPr="00000000" w14:paraId="0000002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5089303"/>
              <w:tag w:val="goog_rdk_242"/>
            </w:sdtPr>
            <w:sdtContent>
              <w:ins w:author="Anonymous" w:id="47" w:date="2026-09-22T03:01:52Z"/>
              <w:sdt>
                <w:sdtPr>
                  <w:id w:val="-505612992"/>
                  <w:tag w:val="goog_rdk_243"/>
                </w:sdtPr>
                <w:sdtContent>
                  <w:ins w:author="Anonymous" w:id="47" w:date="2026-09-22T03:01:52Z">
                    <w:r w:rsidDel="00000000" w:rsidR="00000000" w:rsidRPr="00000000">
                      <w:rPr>
                        <w:rtl w:val="0"/>
                      </w:rPr>
                    </w:r>
                  </w:ins>
                </w:sdtContent>
              </w:sdt>
              <w:ins w:author="Anonymous" w:id="47" w:date="2026-09-22T03:01:52Z"/>
            </w:sdtContent>
          </w:sdt>
        </w:p>
      </w:sdtContent>
    </w:sdt>
    <w:sdt>
      <w:sdtPr>
        <w:id w:val="-365006401"/>
        <w:tag w:val="goog_rdk_247"/>
      </w:sdtPr>
      <w:sdtContent>
        <w:p w:rsidR="00000000" w:rsidDel="00000000" w:rsidP="00000000" w:rsidRDefault="00000000" w:rsidRPr="00000000" w14:paraId="0000002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4074397"/>
              <w:tag w:val="goog_rdk_245"/>
            </w:sdtPr>
            <w:sdtContent>
              <w:ins w:author="Anonymous" w:id="47" w:date="2026-09-22T03:01:52Z"/>
              <w:sdt>
                <w:sdtPr>
                  <w:id w:val="1436506393"/>
                  <w:tag w:val="goog_rdk_246"/>
                </w:sdtPr>
                <w:sdtContent>
                  <w:ins w:author="Anonymous" w:id="47" w:date="2026-09-22T03:01:52Z">
                    <w:r w:rsidDel="00000000" w:rsidR="00000000" w:rsidRPr="00000000">
                      <w:rPr>
                        <w:rtl w:val="0"/>
                      </w:rPr>
                    </w:r>
                  </w:ins>
                </w:sdtContent>
              </w:sdt>
              <w:ins w:author="Anonymous" w:id="47" w:date="2026-09-22T03:01:52Z"/>
            </w:sdtContent>
          </w:sdt>
        </w:p>
      </w:sdtContent>
    </w:sdt>
    <w:sdt>
      <w:sdtPr>
        <w:id w:val="-1824950996"/>
        <w:tag w:val="goog_rdk_250"/>
      </w:sdtPr>
      <w:sdtContent>
        <w:p w:rsidR="00000000" w:rsidDel="00000000" w:rsidP="00000000" w:rsidRDefault="00000000" w:rsidRPr="00000000" w14:paraId="0000002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7223987"/>
              <w:tag w:val="goog_rdk_248"/>
            </w:sdtPr>
            <w:sdtContent>
              <w:ins w:author="Anonymous" w:id="47" w:date="2026-09-22T03:01:52Z"/>
              <w:sdt>
                <w:sdtPr>
                  <w:id w:val="-1799361269"/>
                  <w:tag w:val="goog_rdk_249"/>
                </w:sdtPr>
                <w:sdtContent>
                  <w:ins w:author="Anonymous" w:id="47" w:date="2026-09-22T03:01:52Z">
                    <w:r w:rsidDel="00000000" w:rsidR="00000000" w:rsidRPr="00000000">
                      <w:rPr>
                        <w:rtl w:val="0"/>
                      </w:rPr>
                    </w:r>
                  </w:ins>
                </w:sdtContent>
              </w:sdt>
              <w:ins w:author="Anonymous" w:id="47" w:date="2026-09-22T03:01:52Z"/>
            </w:sdtContent>
          </w:sdt>
        </w:p>
      </w:sdtContent>
    </w:sdt>
    <w:sdt>
      <w:sdtPr>
        <w:id w:val="1281422711"/>
        <w:tag w:val="goog_rdk_253"/>
      </w:sdtPr>
      <w:sdtContent>
        <w:p w:rsidR="00000000" w:rsidDel="00000000" w:rsidP="00000000" w:rsidRDefault="00000000" w:rsidRPr="00000000" w14:paraId="0000002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2838570"/>
              <w:tag w:val="goog_rdk_251"/>
            </w:sdtPr>
            <w:sdtContent>
              <w:ins w:author="Anonymous" w:id="47" w:date="2026-09-22T03:01:52Z"/>
              <w:sdt>
                <w:sdtPr>
                  <w:id w:val="-224090556"/>
                  <w:tag w:val="goog_rdk_252"/>
                </w:sdtPr>
                <w:sdtContent>
                  <w:ins w:author="Anonymous" w:id="47" w:date="2026-09-22T03:01:52Z">
                    <w:r w:rsidDel="00000000" w:rsidR="00000000" w:rsidRPr="00000000">
                      <w:rPr>
                        <w:rtl w:val="0"/>
                      </w:rPr>
                    </w:r>
                  </w:ins>
                </w:sdtContent>
              </w:sdt>
              <w:ins w:author="Anonymous" w:id="47" w:date="2026-09-22T03:01:52Z"/>
            </w:sdtContent>
          </w:sdt>
        </w:p>
      </w:sdtContent>
    </w:sdt>
    <w:sdt>
      <w:sdtPr>
        <w:id w:val="-949847486"/>
        <w:tag w:val="goog_rdk_256"/>
      </w:sdtPr>
      <w:sdtContent>
        <w:p w:rsidR="00000000" w:rsidDel="00000000" w:rsidP="00000000" w:rsidRDefault="00000000" w:rsidRPr="00000000" w14:paraId="0000002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4913629"/>
              <w:tag w:val="goog_rdk_254"/>
            </w:sdtPr>
            <w:sdtContent>
              <w:ins w:author="Anonymous" w:id="47" w:date="2026-09-22T03:01:52Z"/>
              <w:sdt>
                <w:sdtPr>
                  <w:id w:val="1875000316"/>
                  <w:tag w:val="goog_rdk_255"/>
                </w:sdtPr>
                <w:sdtContent>
                  <w:ins w:author="Anonymous" w:id="47" w:date="2026-09-22T03:01:52Z">
                    <w:r w:rsidDel="00000000" w:rsidR="00000000" w:rsidRPr="00000000">
                      <w:rPr>
                        <w:rtl w:val="0"/>
                      </w:rPr>
                    </w:r>
                  </w:ins>
                </w:sdtContent>
              </w:sdt>
              <w:ins w:author="Anonymous" w:id="47" w:date="2026-09-22T03:01:52Z"/>
            </w:sdtContent>
          </w:sdt>
        </w:p>
      </w:sdtContent>
    </w:sdt>
    <w:sdt>
      <w:sdtPr>
        <w:id w:val="-106575273"/>
        <w:tag w:val="goog_rdk_259"/>
      </w:sdtPr>
      <w:sdtContent>
        <w:p w:rsidR="00000000" w:rsidDel="00000000" w:rsidP="00000000" w:rsidRDefault="00000000" w:rsidRPr="00000000" w14:paraId="0000002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755893"/>
              <w:tag w:val="goog_rdk_257"/>
            </w:sdtPr>
            <w:sdtContent>
              <w:ins w:author="Anonymous" w:id="47" w:date="2026-09-22T03:01:52Z"/>
              <w:sdt>
                <w:sdtPr>
                  <w:id w:val="-1336833509"/>
                  <w:tag w:val="goog_rdk_258"/>
                </w:sdtPr>
                <w:sdtContent>
                  <w:ins w:author="Anonymous" w:id="47" w:date="2026-09-22T03:01:52Z">
                    <w:r w:rsidDel="00000000" w:rsidR="00000000" w:rsidRPr="00000000">
                      <w:rPr>
                        <w:rtl w:val="0"/>
                      </w:rPr>
                    </w:r>
                  </w:ins>
                </w:sdtContent>
              </w:sdt>
              <w:ins w:author="Anonymous" w:id="47" w:date="2026-09-22T03:01:52Z"/>
            </w:sdtContent>
          </w:sdt>
        </w:p>
      </w:sdtContent>
    </w:sdt>
    <w:sdt>
      <w:sdtPr>
        <w:id w:val="-1297275443"/>
        <w:tag w:val="goog_rdk_262"/>
      </w:sdtPr>
      <w:sdtContent>
        <w:p w:rsidR="00000000" w:rsidDel="00000000" w:rsidP="00000000" w:rsidRDefault="00000000" w:rsidRPr="00000000" w14:paraId="0000002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6605208"/>
              <w:tag w:val="goog_rdk_260"/>
            </w:sdtPr>
            <w:sdtContent>
              <w:ins w:author="Anonymous" w:id="47" w:date="2026-09-22T03:01:52Z"/>
              <w:sdt>
                <w:sdtPr>
                  <w:id w:val="2040334280"/>
                  <w:tag w:val="goog_rdk_261"/>
                </w:sdtPr>
                <w:sdtContent>
                  <w:ins w:author="Anonymous" w:id="47" w:date="2026-09-22T03:01:52Z">
                    <w:r w:rsidDel="00000000" w:rsidR="00000000" w:rsidRPr="00000000">
                      <w:rPr>
                        <w:rtl w:val="0"/>
                      </w:rPr>
                    </w:r>
                  </w:ins>
                </w:sdtContent>
              </w:sdt>
              <w:ins w:author="Anonymous" w:id="47" w:date="2026-09-22T03:01:52Z"/>
            </w:sdtContent>
          </w:sdt>
        </w:p>
      </w:sdtContent>
    </w:sdt>
    <w:sdt>
      <w:sdtPr>
        <w:id w:val="43029620"/>
        <w:tag w:val="goog_rdk_265"/>
      </w:sdtPr>
      <w:sdtContent>
        <w:p w:rsidR="00000000" w:rsidDel="00000000" w:rsidP="00000000" w:rsidRDefault="00000000" w:rsidRPr="00000000" w14:paraId="0000002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2378613"/>
              <w:tag w:val="goog_rdk_263"/>
            </w:sdtPr>
            <w:sdtContent>
              <w:ins w:author="Anonymous" w:id="47" w:date="2026-09-22T03:01:52Z"/>
              <w:sdt>
                <w:sdtPr>
                  <w:id w:val="1255688878"/>
                  <w:tag w:val="goog_rdk_264"/>
                </w:sdtPr>
                <w:sdtContent>
                  <w:ins w:author="Anonymous" w:id="47" w:date="2026-09-22T03:01:52Z">
                    <w:r w:rsidDel="00000000" w:rsidR="00000000" w:rsidRPr="00000000">
                      <w:rPr>
                        <w:rtl w:val="0"/>
                      </w:rPr>
                    </w:r>
                  </w:ins>
                </w:sdtContent>
              </w:sdt>
              <w:ins w:author="Anonymous" w:id="47" w:date="2026-09-22T03:01:52Z"/>
            </w:sdtContent>
          </w:sdt>
        </w:p>
      </w:sdtContent>
    </w:sdt>
    <w:sdt>
      <w:sdtPr>
        <w:id w:val="-1830403681"/>
        <w:tag w:val="goog_rdk_268"/>
      </w:sdtPr>
      <w:sdtContent>
        <w:p w:rsidR="00000000" w:rsidDel="00000000" w:rsidP="00000000" w:rsidRDefault="00000000" w:rsidRPr="00000000" w14:paraId="0000002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96029666"/>
              <w:tag w:val="goog_rdk_266"/>
            </w:sdtPr>
            <w:sdtContent>
              <w:ins w:author="Anonymous" w:id="47" w:date="2026-09-22T03:01:52Z"/>
              <w:sdt>
                <w:sdtPr>
                  <w:id w:val="-1833723070"/>
                  <w:tag w:val="goog_rdk_267"/>
                </w:sdtPr>
                <w:sdtContent>
                  <w:ins w:author="Anonymous" w:id="47" w:date="2026-09-22T03:01:52Z">
                    <w:r w:rsidDel="00000000" w:rsidR="00000000" w:rsidRPr="00000000">
                      <w:rPr>
                        <w:rtl w:val="0"/>
                      </w:rPr>
                    </w:r>
                  </w:ins>
                </w:sdtContent>
              </w:sdt>
              <w:ins w:author="Anonymous" w:id="47" w:date="2026-09-22T03:01:52Z"/>
            </w:sdtContent>
          </w:sdt>
        </w:p>
      </w:sdtContent>
    </w:sdt>
    <w:sdt>
      <w:sdtPr>
        <w:id w:val="1286203442"/>
        <w:tag w:val="goog_rdk_271"/>
      </w:sdtPr>
      <w:sdtContent>
        <w:p w:rsidR="00000000" w:rsidDel="00000000" w:rsidP="00000000" w:rsidRDefault="00000000" w:rsidRPr="00000000" w14:paraId="0000002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7161546"/>
              <w:tag w:val="goog_rdk_269"/>
            </w:sdtPr>
            <w:sdtContent>
              <w:ins w:author="Anonymous" w:id="47" w:date="2026-09-22T03:01:52Z"/>
              <w:sdt>
                <w:sdtPr>
                  <w:id w:val="924687007"/>
                  <w:tag w:val="goog_rdk_270"/>
                </w:sdtPr>
                <w:sdtContent>
                  <w:ins w:author="Anonymous" w:id="47" w:date="2026-09-22T03:01:52Z">
                    <w:r w:rsidDel="00000000" w:rsidR="00000000" w:rsidRPr="00000000">
                      <w:rPr>
                        <w:rtl w:val="0"/>
                      </w:rPr>
                    </w:r>
                  </w:ins>
                </w:sdtContent>
              </w:sdt>
              <w:ins w:author="Anonymous" w:id="47" w:date="2026-09-22T03:01:52Z"/>
            </w:sdtContent>
          </w:sdt>
        </w:p>
      </w:sdtContent>
    </w:sdt>
    <w:sdt>
      <w:sdtPr>
        <w:id w:val="-1510649883"/>
        <w:tag w:val="goog_rdk_274"/>
      </w:sdtPr>
      <w:sdtContent>
        <w:p w:rsidR="00000000" w:rsidDel="00000000" w:rsidP="00000000" w:rsidRDefault="00000000" w:rsidRPr="00000000" w14:paraId="0000002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15822244"/>
              <w:tag w:val="goog_rdk_272"/>
            </w:sdtPr>
            <w:sdtContent>
              <w:ins w:author="Anonymous" w:id="47" w:date="2026-09-22T03:01:52Z"/>
              <w:sdt>
                <w:sdtPr>
                  <w:id w:val="-1595607745"/>
                  <w:tag w:val="goog_rdk_273"/>
                </w:sdtPr>
                <w:sdtContent>
                  <w:ins w:author="Anonymous" w:id="47" w:date="2026-09-22T03:01:52Z">
                    <w:r w:rsidDel="00000000" w:rsidR="00000000" w:rsidRPr="00000000">
                      <w:rPr>
                        <w:rtl w:val="0"/>
                      </w:rPr>
                    </w:r>
                  </w:ins>
                </w:sdtContent>
              </w:sdt>
              <w:ins w:author="Anonymous" w:id="47" w:date="2026-09-22T03:01:52Z"/>
            </w:sdtContent>
          </w:sdt>
        </w:p>
      </w:sdtContent>
    </w:sdt>
    <w:sdt>
      <w:sdtPr>
        <w:id w:val="-1164191271"/>
        <w:tag w:val="goog_rdk_277"/>
      </w:sdtPr>
      <w:sdtContent>
        <w:p w:rsidR="00000000" w:rsidDel="00000000" w:rsidP="00000000" w:rsidRDefault="00000000" w:rsidRPr="00000000" w14:paraId="0000002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1241920"/>
              <w:tag w:val="goog_rdk_275"/>
            </w:sdtPr>
            <w:sdtContent>
              <w:ins w:author="Anonymous" w:id="47" w:date="2026-09-22T03:01:52Z"/>
              <w:sdt>
                <w:sdtPr>
                  <w:id w:val="1093413087"/>
                  <w:tag w:val="goog_rdk_276"/>
                </w:sdtPr>
                <w:sdtContent>
                  <w:ins w:author="Anonymous" w:id="47" w:date="2026-09-22T03:01:52Z">
                    <w:r w:rsidDel="00000000" w:rsidR="00000000" w:rsidRPr="00000000">
                      <w:rPr>
                        <w:rtl w:val="0"/>
                      </w:rPr>
                    </w:r>
                  </w:ins>
                </w:sdtContent>
              </w:sdt>
              <w:ins w:author="Anonymous" w:id="47" w:date="2026-09-22T03:01:52Z"/>
            </w:sdtContent>
          </w:sdt>
        </w:p>
      </w:sdtContent>
    </w:sdt>
    <w:sdt>
      <w:sdtPr>
        <w:id w:val="-486859866"/>
        <w:tag w:val="goog_rdk_280"/>
      </w:sdtPr>
      <w:sdtContent>
        <w:p w:rsidR="00000000" w:rsidDel="00000000" w:rsidP="00000000" w:rsidRDefault="00000000" w:rsidRPr="00000000" w14:paraId="0000002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8212540"/>
              <w:tag w:val="goog_rdk_278"/>
            </w:sdtPr>
            <w:sdtContent>
              <w:ins w:author="Anonymous" w:id="47" w:date="2026-09-22T03:01:52Z"/>
              <w:sdt>
                <w:sdtPr>
                  <w:id w:val="-1830725464"/>
                  <w:tag w:val="goog_rdk_279"/>
                </w:sdtPr>
                <w:sdtContent>
                  <w:ins w:author="Anonymous" w:id="47" w:date="2026-09-22T03:01:52Z">
                    <w:r w:rsidDel="00000000" w:rsidR="00000000" w:rsidRPr="00000000">
                      <w:rPr>
                        <w:rtl w:val="0"/>
                      </w:rPr>
                    </w:r>
                  </w:ins>
                </w:sdtContent>
              </w:sdt>
              <w:ins w:author="Anonymous" w:id="47" w:date="2026-09-22T03:01:52Z"/>
            </w:sdtContent>
          </w:sdt>
        </w:p>
      </w:sdtContent>
    </w:sdt>
    <w:sdt>
      <w:sdtPr>
        <w:id w:val="-728592864"/>
        <w:tag w:val="goog_rdk_283"/>
      </w:sdtPr>
      <w:sdtContent>
        <w:p w:rsidR="00000000" w:rsidDel="00000000" w:rsidP="00000000" w:rsidRDefault="00000000" w:rsidRPr="00000000" w14:paraId="0000002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9304472"/>
              <w:tag w:val="goog_rdk_281"/>
            </w:sdtPr>
            <w:sdtContent>
              <w:ins w:author="Anonymous" w:id="47" w:date="2026-09-22T03:01:52Z"/>
              <w:sdt>
                <w:sdtPr>
                  <w:id w:val="-290705159"/>
                  <w:tag w:val="goog_rdk_282"/>
                </w:sdtPr>
                <w:sdtContent>
                  <w:ins w:author="Anonymous" w:id="47" w:date="2026-09-22T03:01:52Z">
                    <w:r w:rsidDel="00000000" w:rsidR="00000000" w:rsidRPr="00000000">
                      <w:rPr>
                        <w:rtl w:val="0"/>
                      </w:rPr>
                    </w:r>
                  </w:ins>
                </w:sdtContent>
              </w:sdt>
              <w:ins w:author="Anonymous" w:id="47" w:date="2026-09-22T03:01:52Z"/>
            </w:sdtContent>
          </w:sdt>
        </w:p>
      </w:sdtContent>
    </w:sdt>
    <w:sdt>
      <w:sdtPr>
        <w:id w:val="2016692033"/>
        <w:tag w:val="goog_rdk_286"/>
      </w:sdtPr>
      <w:sdtContent>
        <w:p w:rsidR="00000000" w:rsidDel="00000000" w:rsidP="00000000" w:rsidRDefault="00000000" w:rsidRPr="00000000" w14:paraId="0000003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56566458"/>
              <w:tag w:val="goog_rdk_284"/>
            </w:sdtPr>
            <w:sdtContent>
              <w:ins w:author="Anonymous" w:id="47" w:date="2026-09-22T03:01:52Z"/>
              <w:sdt>
                <w:sdtPr>
                  <w:id w:val="604232915"/>
                  <w:tag w:val="goog_rdk_285"/>
                </w:sdtPr>
                <w:sdtContent>
                  <w:ins w:author="Anonymous" w:id="47" w:date="2026-09-22T03:01:52Z">
                    <w:r w:rsidDel="00000000" w:rsidR="00000000" w:rsidRPr="00000000">
                      <w:rPr>
                        <w:rtl w:val="0"/>
                      </w:rPr>
                    </w:r>
                  </w:ins>
                </w:sdtContent>
              </w:sdt>
              <w:ins w:author="Anonymous" w:id="47" w:date="2026-09-22T03:01:52Z"/>
            </w:sdtContent>
          </w:sdt>
        </w:p>
      </w:sdtContent>
    </w:sdt>
    <w:sdt>
      <w:sdtPr>
        <w:id w:val="-1981756932"/>
        <w:tag w:val="goog_rdk_289"/>
      </w:sdtPr>
      <w:sdtContent>
        <w:p w:rsidR="00000000" w:rsidDel="00000000" w:rsidP="00000000" w:rsidRDefault="00000000" w:rsidRPr="00000000" w14:paraId="0000003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4105537"/>
              <w:tag w:val="goog_rdk_287"/>
            </w:sdtPr>
            <w:sdtContent>
              <w:ins w:author="Anonymous" w:id="47" w:date="2026-09-22T03:01:52Z"/>
              <w:sdt>
                <w:sdtPr>
                  <w:id w:val="-1369503286"/>
                  <w:tag w:val="goog_rdk_288"/>
                </w:sdtPr>
                <w:sdtContent>
                  <w:ins w:author="Anonymous" w:id="47" w:date="2026-09-22T03:01:52Z">
                    <w:r w:rsidDel="00000000" w:rsidR="00000000" w:rsidRPr="00000000">
                      <w:rPr>
                        <w:rtl w:val="0"/>
                      </w:rPr>
                    </w:r>
                  </w:ins>
                </w:sdtContent>
              </w:sdt>
              <w:ins w:author="Anonymous" w:id="47" w:date="2026-09-22T03:01:52Z"/>
            </w:sdtContent>
          </w:sdt>
        </w:p>
      </w:sdtContent>
    </w:sdt>
    <w:sdt>
      <w:sdtPr>
        <w:id w:val="-962601392"/>
        <w:tag w:val="goog_rdk_292"/>
      </w:sdtPr>
      <w:sdtContent>
        <w:p w:rsidR="00000000" w:rsidDel="00000000" w:rsidP="00000000" w:rsidRDefault="00000000" w:rsidRPr="00000000" w14:paraId="0000003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2912061"/>
              <w:tag w:val="goog_rdk_290"/>
            </w:sdtPr>
            <w:sdtContent>
              <w:ins w:author="Anonymous" w:id="47" w:date="2026-09-22T03:01:52Z"/>
              <w:sdt>
                <w:sdtPr>
                  <w:id w:val="-1984955080"/>
                  <w:tag w:val="goog_rdk_291"/>
                </w:sdtPr>
                <w:sdtContent>
                  <w:ins w:author="Anonymous" w:id="47" w:date="2026-09-22T03:01:52Z">
                    <w:r w:rsidDel="00000000" w:rsidR="00000000" w:rsidRPr="00000000">
                      <w:rPr>
                        <w:rtl w:val="0"/>
                      </w:rPr>
                    </w:r>
                  </w:ins>
                </w:sdtContent>
              </w:sdt>
              <w:ins w:author="Anonymous" w:id="47" w:date="2026-09-22T03:01:52Z"/>
            </w:sdtContent>
          </w:sdt>
        </w:p>
      </w:sdtContent>
    </w:sdt>
    <w:sdt>
      <w:sdtPr>
        <w:id w:val="-454524249"/>
        <w:tag w:val="goog_rdk_295"/>
      </w:sdtPr>
      <w:sdtContent>
        <w:p w:rsidR="00000000" w:rsidDel="00000000" w:rsidP="00000000" w:rsidRDefault="00000000" w:rsidRPr="00000000" w14:paraId="0000003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8302496"/>
              <w:tag w:val="goog_rdk_293"/>
            </w:sdtPr>
            <w:sdtContent>
              <w:ins w:author="Anonymous" w:id="47" w:date="2026-09-22T03:01:52Z"/>
              <w:sdt>
                <w:sdtPr>
                  <w:id w:val="496940869"/>
                  <w:tag w:val="goog_rdk_294"/>
                </w:sdtPr>
                <w:sdtContent>
                  <w:ins w:author="Anonymous" w:id="47" w:date="2026-09-22T03:01:52Z">
                    <w:r w:rsidDel="00000000" w:rsidR="00000000" w:rsidRPr="00000000">
                      <w:rPr>
                        <w:rtl w:val="0"/>
                      </w:rPr>
                    </w:r>
                  </w:ins>
                </w:sdtContent>
              </w:sdt>
              <w:ins w:author="Anonymous" w:id="47" w:date="2026-09-22T03:01:52Z"/>
            </w:sdtContent>
          </w:sdt>
        </w:p>
      </w:sdtContent>
    </w:sdt>
    <w:sdt>
      <w:sdtPr>
        <w:id w:val="-731257814"/>
        <w:tag w:val="goog_rdk_298"/>
      </w:sdtPr>
      <w:sdtContent>
        <w:p w:rsidR="00000000" w:rsidDel="00000000" w:rsidP="00000000" w:rsidRDefault="00000000" w:rsidRPr="00000000" w14:paraId="0000003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7307"/>
              <w:tag w:val="goog_rdk_296"/>
            </w:sdtPr>
            <w:sdtContent>
              <w:ins w:author="Anonymous" w:id="47" w:date="2026-09-22T03:01:52Z"/>
              <w:sdt>
                <w:sdtPr>
                  <w:id w:val="1932732853"/>
                  <w:tag w:val="goog_rdk_297"/>
                </w:sdtPr>
                <w:sdtContent>
                  <w:ins w:author="Anonymous" w:id="47" w:date="2026-09-22T03:01:52Z">
                    <w:r w:rsidDel="00000000" w:rsidR="00000000" w:rsidRPr="00000000">
                      <w:rPr>
                        <w:rtl w:val="0"/>
                      </w:rPr>
                    </w:r>
                  </w:ins>
                </w:sdtContent>
              </w:sdt>
              <w:ins w:author="Anonymous" w:id="47" w:date="2026-09-22T03:01:52Z"/>
            </w:sdtContent>
          </w:sdt>
        </w:p>
      </w:sdtContent>
    </w:sdt>
    <w:sdt>
      <w:sdtPr>
        <w:id w:val="-901288526"/>
        <w:tag w:val="goog_rdk_301"/>
      </w:sdtPr>
      <w:sdtContent>
        <w:p w:rsidR="00000000" w:rsidDel="00000000" w:rsidP="00000000" w:rsidRDefault="00000000" w:rsidRPr="00000000" w14:paraId="0000003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3310137"/>
              <w:tag w:val="goog_rdk_299"/>
            </w:sdtPr>
            <w:sdtContent>
              <w:ins w:author="Anonymous" w:id="47" w:date="2026-09-22T03:01:52Z"/>
              <w:sdt>
                <w:sdtPr>
                  <w:id w:val="-320767613"/>
                  <w:tag w:val="goog_rdk_300"/>
                </w:sdtPr>
                <w:sdtContent>
                  <w:ins w:author="Anonymous" w:id="47" w:date="2026-09-22T03:01:52Z">
                    <w:r w:rsidDel="00000000" w:rsidR="00000000" w:rsidRPr="00000000">
                      <w:rPr>
                        <w:rtl w:val="0"/>
                      </w:rPr>
                    </w:r>
                  </w:ins>
                </w:sdtContent>
              </w:sdt>
              <w:ins w:author="Anonymous" w:id="47" w:date="2026-09-22T03:01:52Z"/>
            </w:sdtContent>
          </w:sdt>
        </w:p>
      </w:sdtContent>
    </w:sdt>
    <w:sdt>
      <w:sdtPr>
        <w:id w:val="1863967673"/>
        <w:tag w:val="goog_rdk_304"/>
      </w:sdtPr>
      <w:sdtContent>
        <w:p w:rsidR="00000000" w:rsidDel="00000000" w:rsidP="00000000" w:rsidRDefault="00000000" w:rsidRPr="00000000" w14:paraId="0000003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891758"/>
              <w:tag w:val="goog_rdk_302"/>
            </w:sdtPr>
            <w:sdtContent>
              <w:ins w:author="Anonymous" w:id="47" w:date="2026-09-22T03:01:52Z"/>
              <w:sdt>
                <w:sdtPr>
                  <w:id w:val="86660648"/>
                  <w:tag w:val="goog_rdk_303"/>
                </w:sdtPr>
                <w:sdtContent>
                  <w:ins w:author="Anonymous" w:id="47" w:date="2026-09-22T03:01:52Z">
                    <w:r w:rsidDel="00000000" w:rsidR="00000000" w:rsidRPr="00000000">
                      <w:rPr>
                        <w:rtl w:val="0"/>
                      </w:rPr>
                    </w:r>
                  </w:ins>
                </w:sdtContent>
              </w:sdt>
              <w:ins w:author="Anonymous" w:id="47" w:date="2026-09-22T03:01:52Z"/>
            </w:sdtContent>
          </w:sdt>
        </w:p>
      </w:sdtContent>
    </w:sdt>
    <w:sdt>
      <w:sdtPr>
        <w:id w:val="474452158"/>
        <w:tag w:val="goog_rdk_307"/>
      </w:sdtPr>
      <w:sdtContent>
        <w:p w:rsidR="00000000" w:rsidDel="00000000" w:rsidP="00000000" w:rsidRDefault="00000000" w:rsidRPr="00000000" w14:paraId="0000003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24347625"/>
              <w:tag w:val="goog_rdk_305"/>
            </w:sdtPr>
            <w:sdtContent>
              <w:ins w:author="Anonymous" w:id="47" w:date="2026-09-22T03:01:52Z"/>
              <w:sdt>
                <w:sdtPr>
                  <w:id w:val="742480963"/>
                  <w:tag w:val="goog_rdk_306"/>
                </w:sdtPr>
                <w:sdtContent>
                  <w:ins w:author="Anonymous" w:id="47" w:date="2026-09-22T03:01:52Z">
                    <w:r w:rsidDel="00000000" w:rsidR="00000000" w:rsidRPr="00000000">
                      <w:rPr>
                        <w:rtl w:val="0"/>
                      </w:rPr>
                    </w:r>
                  </w:ins>
                </w:sdtContent>
              </w:sdt>
              <w:ins w:author="Anonymous" w:id="47" w:date="2026-09-22T03:01:52Z"/>
            </w:sdtContent>
          </w:sdt>
        </w:p>
      </w:sdtContent>
    </w:sdt>
    <w:sdt>
      <w:sdtPr>
        <w:id w:val="1988460895"/>
        <w:tag w:val="goog_rdk_310"/>
      </w:sdtPr>
      <w:sdtContent>
        <w:p w:rsidR="00000000" w:rsidDel="00000000" w:rsidP="00000000" w:rsidRDefault="00000000" w:rsidRPr="00000000" w14:paraId="0000003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5846007"/>
              <w:tag w:val="goog_rdk_308"/>
            </w:sdtPr>
            <w:sdtContent>
              <w:ins w:author="Anonymous" w:id="47" w:date="2026-09-22T03:01:52Z"/>
              <w:sdt>
                <w:sdtPr>
                  <w:id w:val="-1184134378"/>
                  <w:tag w:val="goog_rdk_309"/>
                </w:sdtPr>
                <w:sdtContent>
                  <w:ins w:author="Anonymous" w:id="47" w:date="2026-09-22T03:01:52Z">
                    <w:r w:rsidDel="00000000" w:rsidR="00000000" w:rsidRPr="00000000">
                      <w:rPr>
                        <w:rtl w:val="0"/>
                      </w:rPr>
                    </w:r>
                  </w:ins>
                </w:sdtContent>
              </w:sdt>
              <w:ins w:author="Anonymous" w:id="47" w:date="2026-09-22T03:01:52Z"/>
            </w:sdtContent>
          </w:sdt>
        </w:p>
      </w:sdtContent>
    </w:sdt>
    <w:sdt>
      <w:sdtPr>
        <w:id w:val="-611069566"/>
        <w:tag w:val="goog_rdk_313"/>
      </w:sdtPr>
      <w:sdtContent>
        <w:p w:rsidR="00000000" w:rsidDel="00000000" w:rsidP="00000000" w:rsidRDefault="00000000" w:rsidRPr="00000000" w14:paraId="0000003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6341579"/>
              <w:tag w:val="goog_rdk_311"/>
            </w:sdtPr>
            <w:sdtContent>
              <w:ins w:author="Anonymous" w:id="47" w:date="2026-09-22T03:01:52Z"/>
              <w:sdt>
                <w:sdtPr>
                  <w:id w:val="151505001"/>
                  <w:tag w:val="goog_rdk_312"/>
                </w:sdtPr>
                <w:sdtContent>
                  <w:ins w:author="Anonymous" w:id="47" w:date="2026-09-22T03:01:52Z">
                    <w:r w:rsidDel="00000000" w:rsidR="00000000" w:rsidRPr="00000000">
                      <w:rPr>
                        <w:rtl w:val="0"/>
                      </w:rPr>
                    </w:r>
                  </w:ins>
                </w:sdtContent>
              </w:sdt>
              <w:ins w:author="Anonymous" w:id="47" w:date="2026-09-22T03:01:52Z"/>
            </w:sdtContent>
          </w:sdt>
        </w:p>
      </w:sdtContent>
    </w:sdt>
    <w:sdt>
      <w:sdtPr>
        <w:id w:val="159844641"/>
        <w:tag w:val="goog_rdk_316"/>
      </w:sdtPr>
      <w:sdtContent>
        <w:p w:rsidR="00000000" w:rsidDel="00000000" w:rsidP="00000000" w:rsidRDefault="00000000" w:rsidRPr="00000000" w14:paraId="0000003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7374411"/>
              <w:tag w:val="goog_rdk_314"/>
            </w:sdtPr>
            <w:sdtContent>
              <w:ins w:author="Anonymous" w:id="47" w:date="2026-09-22T03:01:52Z"/>
              <w:sdt>
                <w:sdtPr>
                  <w:id w:val="1282635012"/>
                  <w:tag w:val="goog_rdk_315"/>
                </w:sdtPr>
                <w:sdtContent>
                  <w:ins w:author="Anonymous" w:id="47" w:date="2026-09-22T03:01:52Z">
                    <w:r w:rsidDel="00000000" w:rsidR="00000000" w:rsidRPr="00000000">
                      <w:rPr>
                        <w:rtl w:val="0"/>
                      </w:rPr>
                    </w:r>
                  </w:ins>
                </w:sdtContent>
              </w:sdt>
              <w:ins w:author="Anonymous" w:id="47" w:date="2026-09-22T03:01:52Z"/>
            </w:sdtContent>
          </w:sdt>
        </w:p>
      </w:sdtContent>
    </w:sdt>
    <w:sdt>
      <w:sdtPr>
        <w:id w:val="506496771"/>
        <w:tag w:val="goog_rdk_319"/>
      </w:sdtPr>
      <w:sdtContent>
        <w:p w:rsidR="00000000" w:rsidDel="00000000" w:rsidP="00000000" w:rsidRDefault="00000000" w:rsidRPr="00000000" w14:paraId="0000003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7527751"/>
              <w:tag w:val="goog_rdk_317"/>
            </w:sdtPr>
            <w:sdtContent>
              <w:ins w:author="Anonymous" w:id="47" w:date="2026-09-22T03:01:52Z"/>
              <w:sdt>
                <w:sdtPr>
                  <w:id w:val="1161630241"/>
                  <w:tag w:val="goog_rdk_318"/>
                </w:sdtPr>
                <w:sdtContent>
                  <w:ins w:author="Anonymous" w:id="47" w:date="2026-09-22T03:01:52Z">
                    <w:r w:rsidDel="00000000" w:rsidR="00000000" w:rsidRPr="00000000">
                      <w:rPr>
                        <w:rtl w:val="0"/>
                      </w:rPr>
                    </w:r>
                  </w:ins>
                </w:sdtContent>
              </w:sdt>
              <w:ins w:author="Anonymous" w:id="47" w:date="2026-09-22T03:01:52Z"/>
            </w:sdtContent>
          </w:sdt>
        </w:p>
      </w:sdtContent>
    </w:sdt>
    <w:sdt>
      <w:sdtPr>
        <w:id w:val="-1921515663"/>
        <w:tag w:val="goog_rdk_322"/>
      </w:sdtPr>
      <w:sdtContent>
        <w:p w:rsidR="00000000" w:rsidDel="00000000" w:rsidP="00000000" w:rsidRDefault="00000000" w:rsidRPr="00000000" w14:paraId="0000003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477757"/>
              <w:tag w:val="goog_rdk_320"/>
            </w:sdtPr>
            <w:sdtContent>
              <w:ins w:author="Anonymous" w:id="47" w:date="2026-09-22T03:01:52Z"/>
              <w:sdt>
                <w:sdtPr>
                  <w:id w:val="559346838"/>
                  <w:tag w:val="goog_rdk_321"/>
                </w:sdtPr>
                <w:sdtContent>
                  <w:ins w:author="Anonymous" w:id="47" w:date="2026-09-22T03:01:52Z">
                    <w:r w:rsidDel="00000000" w:rsidR="00000000" w:rsidRPr="00000000">
                      <w:rPr>
                        <w:rtl w:val="0"/>
                      </w:rPr>
                    </w:r>
                  </w:ins>
                </w:sdtContent>
              </w:sdt>
              <w:ins w:author="Anonymous" w:id="47" w:date="2026-09-22T03:01:52Z"/>
            </w:sdtContent>
          </w:sdt>
        </w:p>
      </w:sdtContent>
    </w:sdt>
    <w:sdt>
      <w:sdtPr>
        <w:id w:val="-172488901"/>
        <w:tag w:val="goog_rdk_325"/>
      </w:sdtPr>
      <w:sdtContent>
        <w:p w:rsidR="00000000" w:rsidDel="00000000" w:rsidP="00000000" w:rsidRDefault="00000000" w:rsidRPr="00000000" w14:paraId="0000003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68545611"/>
              <w:tag w:val="goog_rdk_323"/>
            </w:sdtPr>
            <w:sdtContent>
              <w:ins w:author="Anonymous" w:id="47" w:date="2026-09-22T03:01:52Z"/>
              <w:sdt>
                <w:sdtPr>
                  <w:id w:val="-230946155"/>
                  <w:tag w:val="goog_rdk_324"/>
                </w:sdtPr>
                <w:sdtContent>
                  <w:ins w:author="Anonymous" w:id="47" w:date="2026-09-22T03:01:52Z">
                    <w:r w:rsidDel="00000000" w:rsidR="00000000" w:rsidRPr="00000000">
                      <w:rPr>
                        <w:rtl w:val="0"/>
                      </w:rPr>
                    </w:r>
                  </w:ins>
                </w:sdtContent>
              </w:sdt>
              <w:ins w:author="Anonymous" w:id="47" w:date="2026-09-22T03:01:52Z"/>
            </w:sdtContent>
          </w:sdt>
        </w:p>
      </w:sdtContent>
    </w:sdt>
    <w:sdt>
      <w:sdtPr>
        <w:id w:val="-915427190"/>
        <w:tag w:val="goog_rdk_328"/>
      </w:sdtPr>
      <w:sdtContent>
        <w:p w:rsidR="00000000" w:rsidDel="00000000" w:rsidP="00000000" w:rsidRDefault="00000000" w:rsidRPr="00000000" w14:paraId="0000003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67878492"/>
              <w:tag w:val="goog_rdk_326"/>
            </w:sdtPr>
            <w:sdtContent>
              <w:ins w:author="Anonymous" w:id="47" w:date="2026-09-22T03:01:52Z"/>
              <w:sdt>
                <w:sdtPr>
                  <w:id w:val="-986140972"/>
                  <w:tag w:val="goog_rdk_327"/>
                </w:sdtPr>
                <w:sdtContent>
                  <w:ins w:author="Anonymous" w:id="47" w:date="2026-09-22T03:01:52Z">
                    <w:r w:rsidDel="00000000" w:rsidR="00000000" w:rsidRPr="00000000">
                      <w:rPr>
                        <w:rtl w:val="0"/>
                      </w:rPr>
                    </w:r>
                  </w:ins>
                </w:sdtContent>
              </w:sdt>
              <w:ins w:author="Anonymous" w:id="47" w:date="2026-09-22T03:01:52Z"/>
            </w:sdtContent>
          </w:sdt>
        </w:p>
      </w:sdtContent>
    </w:sdt>
    <w:sdt>
      <w:sdtPr>
        <w:id w:val="-1646577533"/>
        <w:tag w:val="goog_rdk_331"/>
      </w:sdtPr>
      <w:sdtContent>
        <w:p w:rsidR="00000000" w:rsidDel="00000000" w:rsidP="00000000" w:rsidRDefault="00000000" w:rsidRPr="00000000" w14:paraId="0000003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6612317"/>
              <w:tag w:val="goog_rdk_329"/>
            </w:sdtPr>
            <w:sdtContent>
              <w:ins w:author="Anonymous" w:id="47" w:date="2026-09-22T03:01:52Z"/>
              <w:sdt>
                <w:sdtPr>
                  <w:id w:val="927567555"/>
                  <w:tag w:val="goog_rdk_330"/>
                </w:sdtPr>
                <w:sdtContent>
                  <w:ins w:author="Anonymous" w:id="47" w:date="2026-09-22T03:01:52Z">
                    <w:r w:rsidDel="00000000" w:rsidR="00000000" w:rsidRPr="00000000">
                      <w:rPr>
                        <w:rtl w:val="0"/>
                      </w:rPr>
                    </w:r>
                  </w:ins>
                </w:sdtContent>
              </w:sdt>
              <w:ins w:author="Anonymous" w:id="47" w:date="2026-09-22T03:01:52Z"/>
            </w:sdtContent>
          </w:sdt>
        </w:p>
      </w:sdtContent>
    </w:sdt>
    <w:sdt>
      <w:sdtPr>
        <w:id w:val="-1908031003"/>
        <w:tag w:val="goog_rdk_334"/>
      </w:sdtPr>
      <w:sdtContent>
        <w:p w:rsidR="00000000" w:rsidDel="00000000" w:rsidP="00000000" w:rsidRDefault="00000000" w:rsidRPr="00000000" w14:paraId="0000004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9791882"/>
              <w:tag w:val="goog_rdk_332"/>
            </w:sdtPr>
            <w:sdtContent>
              <w:ins w:author="Anonymous" w:id="47" w:date="2026-09-22T03:01:52Z"/>
              <w:sdt>
                <w:sdtPr>
                  <w:id w:val="2067963221"/>
                  <w:tag w:val="goog_rdk_333"/>
                </w:sdtPr>
                <w:sdtContent>
                  <w:ins w:author="Anonymous" w:id="47" w:date="2026-09-22T03:01:52Z">
                    <w:r w:rsidDel="00000000" w:rsidR="00000000" w:rsidRPr="00000000">
                      <w:rPr>
                        <w:rtl w:val="0"/>
                      </w:rPr>
                    </w:r>
                  </w:ins>
                </w:sdtContent>
              </w:sdt>
              <w:ins w:author="Anonymous" w:id="47" w:date="2026-09-22T03:01:52Z"/>
            </w:sdtContent>
          </w:sdt>
        </w:p>
      </w:sdtContent>
    </w:sdt>
    <w:sdt>
      <w:sdtPr>
        <w:id w:val="-1943657876"/>
        <w:tag w:val="goog_rdk_337"/>
      </w:sdtPr>
      <w:sdtContent>
        <w:p w:rsidR="00000000" w:rsidDel="00000000" w:rsidP="00000000" w:rsidRDefault="00000000" w:rsidRPr="00000000" w14:paraId="0000004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9489309"/>
              <w:tag w:val="goog_rdk_335"/>
            </w:sdtPr>
            <w:sdtContent>
              <w:ins w:author="Anonymous" w:id="47" w:date="2026-09-22T03:01:52Z"/>
              <w:sdt>
                <w:sdtPr>
                  <w:id w:val="758126667"/>
                  <w:tag w:val="goog_rdk_336"/>
                </w:sdtPr>
                <w:sdtContent>
                  <w:ins w:author="Anonymous" w:id="47" w:date="2026-09-22T03:01:52Z">
                    <w:r w:rsidDel="00000000" w:rsidR="00000000" w:rsidRPr="00000000">
                      <w:rPr>
                        <w:rtl w:val="0"/>
                      </w:rPr>
                    </w:r>
                  </w:ins>
                </w:sdtContent>
              </w:sdt>
              <w:ins w:author="Anonymous" w:id="47" w:date="2026-09-22T03:01:52Z"/>
            </w:sdtContent>
          </w:sdt>
        </w:p>
      </w:sdtContent>
    </w:sdt>
    <w:sdt>
      <w:sdtPr>
        <w:id w:val="-1537687552"/>
        <w:tag w:val="goog_rdk_340"/>
      </w:sdtPr>
      <w:sdtContent>
        <w:p w:rsidR="00000000" w:rsidDel="00000000" w:rsidP="00000000" w:rsidRDefault="00000000" w:rsidRPr="00000000" w14:paraId="0000004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6516176"/>
              <w:tag w:val="goog_rdk_338"/>
            </w:sdtPr>
            <w:sdtContent>
              <w:ins w:author="Anonymous" w:id="47" w:date="2026-09-22T03:01:52Z"/>
              <w:sdt>
                <w:sdtPr>
                  <w:id w:val="-98329316"/>
                  <w:tag w:val="goog_rdk_339"/>
                </w:sdtPr>
                <w:sdtContent>
                  <w:ins w:author="Anonymous" w:id="47" w:date="2026-09-22T03:01:52Z">
                    <w:r w:rsidDel="00000000" w:rsidR="00000000" w:rsidRPr="00000000">
                      <w:rPr>
                        <w:rtl w:val="0"/>
                      </w:rPr>
                    </w:r>
                  </w:ins>
                </w:sdtContent>
              </w:sdt>
              <w:ins w:author="Anonymous" w:id="47" w:date="2026-09-22T03:01:52Z"/>
            </w:sdtContent>
          </w:sdt>
        </w:p>
      </w:sdtContent>
    </w:sdt>
    <w:sdt>
      <w:sdtPr>
        <w:id w:val="973634508"/>
        <w:tag w:val="goog_rdk_343"/>
      </w:sdtPr>
      <w:sdtContent>
        <w:p w:rsidR="00000000" w:rsidDel="00000000" w:rsidP="00000000" w:rsidRDefault="00000000" w:rsidRPr="00000000" w14:paraId="0000004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8697561"/>
              <w:tag w:val="goog_rdk_341"/>
            </w:sdtPr>
            <w:sdtContent>
              <w:ins w:author="Anonymous" w:id="47" w:date="2026-09-22T03:01:52Z"/>
              <w:sdt>
                <w:sdtPr>
                  <w:id w:val="400510156"/>
                  <w:tag w:val="goog_rdk_342"/>
                </w:sdtPr>
                <w:sdtContent>
                  <w:ins w:author="Anonymous" w:id="47" w:date="2026-09-22T03:01:52Z">
                    <w:r w:rsidDel="00000000" w:rsidR="00000000" w:rsidRPr="00000000">
                      <w:rPr>
                        <w:rtl w:val="0"/>
                      </w:rPr>
                    </w:r>
                  </w:ins>
                </w:sdtContent>
              </w:sdt>
              <w:ins w:author="Anonymous" w:id="47" w:date="2026-09-22T03:01:52Z"/>
            </w:sdtContent>
          </w:sdt>
        </w:p>
      </w:sdtContent>
    </w:sdt>
    <w:sdt>
      <w:sdtPr>
        <w:id w:val="-132599689"/>
        <w:tag w:val="goog_rdk_346"/>
      </w:sdtPr>
      <w:sdtContent>
        <w:p w:rsidR="00000000" w:rsidDel="00000000" w:rsidP="00000000" w:rsidRDefault="00000000" w:rsidRPr="00000000" w14:paraId="0000004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8635227"/>
              <w:tag w:val="goog_rdk_344"/>
            </w:sdtPr>
            <w:sdtContent>
              <w:ins w:author="Anonymous" w:id="47" w:date="2026-09-22T03:01:52Z"/>
              <w:sdt>
                <w:sdtPr>
                  <w:id w:val="-1005518746"/>
                  <w:tag w:val="goog_rdk_345"/>
                </w:sdtPr>
                <w:sdtContent>
                  <w:ins w:author="Anonymous" w:id="47" w:date="2026-09-22T03:01:52Z">
                    <w:r w:rsidDel="00000000" w:rsidR="00000000" w:rsidRPr="00000000">
                      <w:rPr>
                        <w:rtl w:val="0"/>
                      </w:rPr>
                    </w:r>
                  </w:ins>
                </w:sdtContent>
              </w:sdt>
              <w:ins w:author="Anonymous" w:id="47" w:date="2026-09-22T03:01:52Z"/>
            </w:sdtContent>
          </w:sdt>
        </w:p>
      </w:sdtContent>
    </w:sdt>
    <w:sdt>
      <w:sdtPr>
        <w:id w:val="-1037943693"/>
        <w:tag w:val="goog_rdk_349"/>
      </w:sdtPr>
      <w:sdtContent>
        <w:p w:rsidR="00000000" w:rsidDel="00000000" w:rsidP="00000000" w:rsidRDefault="00000000" w:rsidRPr="00000000" w14:paraId="0000004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7407603"/>
              <w:tag w:val="goog_rdk_347"/>
            </w:sdtPr>
            <w:sdtContent>
              <w:ins w:author="Anonymous" w:id="47" w:date="2026-09-22T03:01:52Z"/>
              <w:sdt>
                <w:sdtPr>
                  <w:id w:val="-2029023726"/>
                  <w:tag w:val="goog_rdk_348"/>
                </w:sdtPr>
                <w:sdtContent>
                  <w:ins w:author="Anonymous" w:id="47" w:date="2026-09-22T03:01:52Z">
                    <w:r w:rsidDel="00000000" w:rsidR="00000000" w:rsidRPr="00000000">
                      <w:rPr>
                        <w:rtl w:val="0"/>
                      </w:rPr>
                    </w:r>
                  </w:ins>
                </w:sdtContent>
              </w:sdt>
              <w:ins w:author="Anonymous" w:id="47" w:date="2026-09-22T03:01:52Z"/>
            </w:sdtContent>
          </w:sdt>
        </w:p>
      </w:sdtContent>
    </w:sdt>
    <w:sdt>
      <w:sdtPr>
        <w:id w:val="1045799058"/>
        <w:tag w:val="goog_rdk_352"/>
      </w:sdtPr>
      <w:sdtContent>
        <w:p w:rsidR="00000000" w:rsidDel="00000000" w:rsidP="00000000" w:rsidRDefault="00000000" w:rsidRPr="00000000" w14:paraId="0000004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6532159"/>
              <w:tag w:val="goog_rdk_350"/>
            </w:sdtPr>
            <w:sdtContent>
              <w:ins w:author="Anonymous" w:id="47" w:date="2026-09-22T03:01:52Z"/>
              <w:sdt>
                <w:sdtPr>
                  <w:id w:val="-1035199171"/>
                  <w:tag w:val="goog_rdk_351"/>
                </w:sdtPr>
                <w:sdtContent>
                  <w:ins w:author="Anonymous" w:id="47" w:date="2026-09-22T03:01:52Z">
                    <w:r w:rsidDel="00000000" w:rsidR="00000000" w:rsidRPr="00000000">
                      <w:rPr>
                        <w:rtl w:val="0"/>
                      </w:rPr>
                    </w:r>
                  </w:ins>
                </w:sdtContent>
              </w:sdt>
              <w:ins w:author="Anonymous" w:id="47" w:date="2026-09-22T03:01:52Z"/>
            </w:sdtContent>
          </w:sdt>
        </w:p>
      </w:sdtContent>
    </w:sdt>
    <w:sdt>
      <w:sdtPr>
        <w:id w:val="-1445712916"/>
        <w:tag w:val="goog_rdk_355"/>
      </w:sdtPr>
      <w:sdtContent>
        <w:p w:rsidR="00000000" w:rsidDel="00000000" w:rsidP="00000000" w:rsidRDefault="00000000" w:rsidRPr="00000000" w14:paraId="0000004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34058066"/>
              <w:tag w:val="goog_rdk_353"/>
            </w:sdtPr>
            <w:sdtContent>
              <w:ins w:author="Anonymous" w:id="47" w:date="2026-09-22T03:01:52Z"/>
              <w:sdt>
                <w:sdtPr>
                  <w:id w:val="652839511"/>
                  <w:tag w:val="goog_rdk_354"/>
                </w:sdtPr>
                <w:sdtContent>
                  <w:ins w:author="Anonymous" w:id="47" w:date="2026-09-22T03:01:52Z">
                    <w:r w:rsidDel="00000000" w:rsidR="00000000" w:rsidRPr="00000000">
                      <w:rPr>
                        <w:rtl w:val="0"/>
                      </w:rPr>
                    </w:r>
                  </w:ins>
                </w:sdtContent>
              </w:sdt>
              <w:ins w:author="Anonymous" w:id="47" w:date="2026-09-22T03:01:52Z"/>
            </w:sdtContent>
          </w:sdt>
        </w:p>
      </w:sdtContent>
    </w:sdt>
    <w:sdt>
      <w:sdtPr>
        <w:id w:val="-1991100734"/>
        <w:tag w:val="goog_rdk_358"/>
      </w:sdtPr>
      <w:sdtContent>
        <w:p w:rsidR="00000000" w:rsidDel="00000000" w:rsidP="00000000" w:rsidRDefault="00000000" w:rsidRPr="00000000" w14:paraId="0000004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16460432"/>
              <w:tag w:val="goog_rdk_356"/>
            </w:sdtPr>
            <w:sdtContent>
              <w:ins w:author="Anonymous" w:id="47" w:date="2026-09-22T03:01:52Z"/>
              <w:sdt>
                <w:sdtPr>
                  <w:id w:val="220978511"/>
                  <w:tag w:val="goog_rdk_357"/>
                </w:sdtPr>
                <w:sdtContent>
                  <w:ins w:author="Anonymous" w:id="47" w:date="2026-09-22T03:01:52Z">
                    <w:r w:rsidDel="00000000" w:rsidR="00000000" w:rsidRPr="00000000">
                      <w:rPr>
                        <w:rtl w:val="0"/>
                      </w:rPr>
                    </w:r>
                  </w:ins>
                </w:sdtContent>
              </w:sdt>
              <w:ins w:author="Anonymous" w:id="47" w:date="2026-09-22T03:01:52Z"/>
            </w:sdtContent>
          </w:sdt>
        </w:p>
      </w:sdtContent>
    </w:sdt>
    <w:sdt>
      <w:sdtPr>
        <w:id w:val="1880388088"/>
        <w:tag w:val="goog_rdk_361"/>
      </w:sdtPr>
      <w:sdtContent>
        <w:p w:rsidR="00000000" w:rsidDel="00000000" w:rsidP="00000000" w:rsidRDefault="00000000" w:rsidRPr="00000000" w14:paraId="0000004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7184004"/>
              <w:tag w:val="goog_rdk_359"/>
            </w:sdtPr>
            <w:sdtContent>
              <w:ins w:author="Anonymous" w:id="47" w:date="2026-09-22T03:01:52Z"/>
              <w:sdt>
                <w:sdtPr>
                  <w:id w:val="1236388910"/>
                  <w:tag w:val="goog_rdk_360"/>
                </w:sdtPr>
                <w:sdtContent>
                  <w:ins w:author="Anonymous" w:id="47" w:date="2026-09-22T03:01:52Z">
                    <w:r w:rsidDel="00000000" w:rsidR="00000000" w:rsidRPr="00000000">
                      <w:rPr>
                        <w:rtl w:val="0"/>
                      </w:rPr>
                    </w:r>
                  </w:ins>
                </w:sdtContent>
              </w:sdt>
              <w:ins w:author="Anonymous" w:id="47" w:date="2026-09-22T03:01:52Z"/>
            </w:sdtContent>
          </w:sdt>
        </w:p>
      </w:sdtContent>
    </w:sdt>
    <w:sdt>
      <w:sdtPr>
        <w:id w:val="-2019933975"/>
        <w:tag w:val="goog_rdk_364"/>
      </w:sdtPr>
      <w:sdtContent>
        <w:p w:rsidR="00000000" w:rsidDel="00000000" w:rsidP="00000000" w:rsidRDefault="00000000" w:rsidRPr="00000000" w14:paraId="0000004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966929"/>
              <w:tag w:val="goog_rdk_362"/>
            </w:sdtPr>
            <w:sdtContent>
              <w:ins w:author="Anonymous" w:id="47" w:date="2026-09-22T03:01:52Z"/>
              <w:sdt>
                <w:sdtPr>
                  <w:id w:val="162156501"/>
                  <w:tag w:val="goog_rdk_363"/>
                </w:sdtPr>
                <w:sdtContent>
                  <w:ins w:author="Anonymous" w:id="47" w:date="2026-09-22T03:01:52Z">
                    <w:r w:rsidDel="00000000" w:rsidR="00000000" w:rsidRPr="00000000">
                      <w:rPr>
                        <w:rtl w:val="0"/>
                      </w:rPr>
                    </w:r>
                  </w:ins>
                </w:sdtContent>
              </w:sdt>
              <w:ins w:author="Anonymous" w:id="47" w:date="2026-09-22T03:01:52Z"/>
            </w:sdtContent>
          </w:sdt>
        </w:p>
      </w:sdtContent>
    </w:sdt>
    <w:sdt>
      <w:sdtPr>
        <w:id w:val="-1165547766"/>
        <w:tag w:val="goog_rdk_367"/>
      </w:sdtPr>
      <w:sdtContent>
        <w:p w:rsidR="00000000" w:rsidDel="00000000" w:rsidP="00000000" w:rsidRDefault="00000000" w:rsidRPr="00000000" w14:paraId="0000004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1809369"/>
              <w:tag w:val="goog_rdk_365"/>
            </w:sdtPr>
            <w:sdtContent>
              <w:ins w:author="Anonymous" w:id="47" w:date="2026-09-22T03:01:52Z"/>
              <w:sdt>
                <w:sdtPr>
                  <w:id w:val="1937263096"/>
                  <w:tag w:val="goog_rdk_366"/>
                </w:sdtPr>
                <w:sdtContent>
                  <w:ins w:author="Anonymous" w:id="47" w:date="2026-09-22T03:01:52Z">
                    <w:r w:rsidDel="00000000" w:rsidR="00000000" w:rsidRPr="00000000">
                      <w:rPr>
                        <w:rtl w:val="0"/>
                      </w:rPr>
                    </w:r>
                  </w:ins>
                </w:sdtContent>
              </w:sdt>
              <w:ins w:author="Anonymous" w:id="47" w:date="2026-09-22T03:01:52Z"/>
            </w:sdtContent>
          </w:sdt>
        </w:p>
      </w:sdtContent>
    </w:sdt>
    <w:sdt>
      <w:sdtPr>
        <w:id w:val="1704805649"/>
        <w:tag w:val="goog_rdk_370"/>
      </w:sdtPr>
      <w:sdtContent>
        <w:p w:rsidR="00000000" w:rsidDel="00000000" w:rsidP="00000000" w:rsidRDefault="00000000" w:rsidRPr="00000000" w14:paraId="0000004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20317207"/>
              <w:tag w:val="goog_rdk_368"/>
            </w:sdtPr>
            <w:sdtContent>
              <w:ins w:author="Anonymous" w:id="47" w:date="2026-09-22T03:01:52Z"/>
              <w:sdt>
                <w:sdtPr>
                  <w:id w:val="1165375324"/>
                  <w:tag w:val="goog_rdk_369"/>
                </w:sdtPr>
                <w:sdtContent>
                  <w:ins w:author="Anonymous" w:id="47" w:date="2026-09-22T03:01:52Z">
                    <w:r w:rsidDel="00000000" w:rsidR="00000000" w:rsidRPr="00000000">
                      <w:rPr>
                        <w:rtl w:val="0"/>
                      </w:rPr>
                    </w:r>
                  </w:ins>
                </w:sdtContent>
              </w:sdt>
              <w:ins w:author="Anonymous" w:id="47" w:date="2026-09-22T03:01:52Z"/>
            </w:sdtContent>
          </w:sdt>
        </w:p>
      </w:sdtContent>
    </w:sdt>
    <w:sdt>
      <w:sdtPr>
        <w:id w:val="970646464"/>
        <w:tag w:val="goog_rdk_373"/>
      </w:sdtPr>
      <w:sdtContent>
        <w:p w:rsidR="00000000" w:rsidDel="00000000" w:rsidP="00000000" w:rsidRDefault="00000000" w:rsidRPr="00000000" w14:paraId="0000004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5623749"/>
              <w:tag w:val="goog_rdk_371"/>
            </w:sdtPr>
            <w:sdtContent>
              <w:ins w:author="Anonymous" w:id="47" w:date="2026-09-22T03:01:52Z"/>
              <w:sdt>
                <w:sdtPr>
                  <w:id w:val="1892415062"/>
                  <w:tag w:val="goog_rdk_372"/>
                </w:sdtPr>
                <w:sdtContent>
                  <w:ins w:author="Anonymous" w:id="47" w:date="2026-09-22T03:01:52Z">
                    <w:r w:rsidDel="00000000" w:rsidR="00000000" w:rsidRPr="00000000">
                      <w:rPr>
                        <w:rtl w:val="0"/>
                      </w:rPr>
                    </w:r>
                  </w:ins>
                </w:sdtContent>
              </w:sdt>
              <w:ins w:author="Anonymous" w:id="47" w:date="2026-09-22T03:01:52Z"/>
            </w:sdtContent>
          </w:sdt>
        </w:p>
      </w:sdtContent>
    </w:sdt>
    <w:sdt>
      <w:sdtPr>
        <w:id w:val="-1962077694"/>
        <w:tag w:val="goog_rdk_376"/>
      </w:sdtPr>
      <w:sdtContent>
        <w:p w:rsidR="00000000" w:rsidDel="00000000" w:rsidP="00000000" w:rsidRDefault="00000000" w:rsidRPr="00000000" w14:paraId="0000004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9690427"/>
              <w:tag w:val="goog_rdk_374"/>
            </w:sdtPr>
            <w:sdtContent>
              <w:ins w:author="Anonymous" w:id="47" w:date="2026-09-22T03:01:52Z"/>
              <w:sdt>
                <w:sdtPr>
                  <w:id w:val="-1165452605"/>
                  <w:tag w:val="goog_rdk_375"/>
                </w:sdtPr>
                <w:sdtContent>
                  <w:ins w:author="Anonymous" w:id="47" w:date="2026-09-22T03:01:52Z">
                    <w:r w:rsidDel="00000000" w:rsidR="00000000" w:rsidRPr="00000000">
                      <w:rPr>
                        <w:rtl w:val="0"/>
                      </w:rPr>
                    </w:r>
                  </w:ins>
                </w:sdtContent>
              </w:sdt>
              <w:ins w:author="Anonymous" w:id="47" w:date="2026-09-22T03:01:52Z"/>
            </w:sdtContent>
          </w:sdt>
        </w:p>
      </w:sdtContent>
    </w:sdt>
    <w:sdt>
      <w:sdtPr>
        <w:id w:val="-1637265272"/>
        <w:tag w:val="goog_rdk_379"/>
      </w:sdtPr>
      <w:sdtContent>
        <w:p w:rsidR="00000000" w:rsidDel="00000000" w:rsidP="00000000" w:rsidRDefault="00000000" w:rsidRPr="00000000" w14:paraId="0000004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3319300"/>
              <w:tag w:val="goog_rdk_377"/>
            </w:sdtPr>
            <w:sdtContent>
              <w:ins w:author="Anonymous" w:id="47" w:date="2026-09-22T03:01:52Z"/>
              <w:sdt>
                <w:sdtPr>
                  <w:id w:val="-1049472655"/>
                  <w:tag w:val="goog_rdk_378"/>
                </w:sdtPr>
                <w:sdtContent>
                  <w:ins w:author="Anonymous" w:id="47" w:date="2026-09-22T03:01:52Z">
                    <w:r w:rsidDel="00000000" w:rsidR="00000000" w:rsidRPr="00000000">
                      <w:rPr>
                        <w:rtl w:val="0"/>
                      </w:rPr>
                    </w:r>
                  </w:ins>
                </w:sdtContent>
              </w:sdt>
              <w:ins w:author="Anonymous" w:id="47" w:date="2026-09-22T03:01:52Z"/>
            </w:sdtContent>
          </w:sdt>
        </w:p>
      </w:sdtContent>
    </w:sdt>
    <w:sdt>
      <w:sdtPr>
        <w:id w:val="-1392488750"/>
        <w:tag w:val="goog_rdk_382"/>
      </w:sdtPr>
      <w:sdtContent>
        <w:p w:rsidR="00000000" w:rsidDel="00000000" w:rsidP="00000000" w:rsidRDefault="00000000" w:rsidRPr="00000000" w14:paraId="0000005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9252765"/>
              <w:tag w:val="goog_rdk_380"/>
            </w:sdtPr>
            <w:sdtContent>
              <w:ins w:author="Anonymous" w:id="47" w:date="2026-09-22T03:01:52Z"/>
              <w:sdt>
                <w:sdtPr>
                  <w:id w:val="1665029539"/>
                  <w:tag w:val="goog_rdk_381"/>
                </w:sdtPr>
                <w:sdtContent>
                  <w:ins w:author="Anonymous" w:id="47" w:date="2026-09-22T03:01:52Z">
                    <w:r w:rsidDel="00000000" w:rsidR="00000000" w:rsidRPr="00000000">
                      <w:rPr>
                        <w:rtl w:val="0"/>
                      </w:rPr>
                    </w:r>
                  </w:ins>
                </w:sdtContent>
              </w:sdt>
              <w:ins w:author="Anonymous" w:id="47" w:date="2026-09-22T03:01:52Z"/>
            </w:sdtContent>
          </w:sdt>
        </w:p>
      </w:sdtContent>
    </w:sdt>
    <w:sdt>
      <w:sdtPr>
        <w:id w:val="907785944"/>
        <w:tag w:val="goog_rdk_385"/>
      </w:sdtPr>
      <w:sdtContent>
        <w:p w:rsidR="00000000" w:rsidDel="00000000" w:rsidP="00000000" w:rsidRDefault="00000000" w:rsidRPr="00000000" w14:paraId="0000005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0419875"/>
              <w:tag w:val="goog_rdk_383"/>
            </w:sdtPr>
            <w:sdtContent>
              <w:ins w:author="Anonymous" w:id="47" w:date="2026-09-22T03:01:52Z"/>
              <w:sdt>
                <w:sdtPr>
                  <w:id w:val="1612903815"/>
                  <w:tag w:val="goog_rdk_384"/>
                </w:sdtPr>
                <w:sdtContent>
                  <w:ins w:author="Anonymous" w:id="47" w:date="2026-09-22T03:01:52Z">
                    <w:r w:rsidDel="00000000" w:rsidR="00000000" w:rsidRPr="00000000">
                      <w:rPr>
                        <w:rtl w:val="0"/>
                      </w:rPr>
                    </w:r>
                  </w:ins>
                </w:sdtContent>
              </w:sdt>
              <w:ins w:author="Anonymous" w:id="47" w:date="2026-09-22T03:01:52Z"/>
            </w:sdtContent>
          </w:sdt>
        </w:p>
      </w:sdtContent>
    </w:sdt>
    <w:sdt>
      <w:sdtPr>
        <w:id w:val="-304543143"/>
        <w:tag w:val="goog_rdk_388"/>
      </w:sdtPr>
      <w:sdtContent>
        <w:p w:rsidR="00000000" w:rsidDel="00000000" w:rsidP="00000000" w:rsidRDefault="00000000" w:rsidRPr="00000000" w14:paraId="0000005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84710124"/>
              <w:tag w:val="goog_rdk_386"/>
            </w:sdtPr>
            <w:sdtContent>
              <w:ins w:author="Anonymous" w:id="47" w:date="2026-09-22T03:01:52Z"/>
              <w:sdt>
                <w:sdtPr>
                  <w:id w:val="1207281450"/>
                  <w:tag w:val="goog_rdk_387"/>
                </w:sdtPr>
                <w:sdtContent>
                  <w:ins w:author="Anonymous" w:id="47" w:date="2026-09-22T03:01:52Z">
                    <w:r w:rsidDel="00000000" w:rsidR="00000000" w:rsidRPr="00000000">
                      <w:rPr>
                        <w:rtl w:val="0"/>
                      </w:rPr>
                    </w:r>
                  </w:ins>
                </w:sdtContent>
              </w:sdt>
              <w:ins w:author="Anonymous" w:id="47" w:date="2026-09-22T03:01:52Z"/>
            </w:sdtContent>
          </w:sdt>
        </w:p>
      </w:sdtContent>
    </w:sdt>
    <w:sdt>
      <w:sdtPr>
        <w:id w:val="210997060"/>
        <w:tag w:val="goog_rdk_391"/>
      </w:sdtPr>
      <w:sdtContent>
        <w:p w:rsidR="00000000" w:rsidDel="00000000" w:rsidP="00000000" w:rsidRDefault="00000000" w:rsidRPr="00000000" w14:paraId="0000005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53052018"/>
              <w:tag w:val="goog_rdk_389"/>
            </w:sdtPr>
            <w:sdtContent>
              <w:ins w:author="Anonymous" w:id="47" w:date="2026-09-22T03:01:52Z"/>
              <w:sdt>
                <w:sdtPr>
                  <w:id w:val="809970526"/>
                  <w:tag w:val="goog_rdk_390"/>
                </w:sdtPr>
                <w:sdtContent>
                  <w:ins w:author="Anonymous" w:id="47" w:date="2026-09-22T03:01:52Z">
                    <w:r w:rsidDel="00000000" w:rsidR="00000000" w:rsidRPr="00000000">
                      <w:rPr>
                        <w:rtl w:val="0"/>
                      </w:rPr>
                    </w:r>
                  </w:ins>
                </w:sdtContent>
              </w:sdt>
              <w:ins w:author="Anonymous" w:id="47" w:date="2026-09-22T03:01:52Z"/>
            </w:sdtContent>
          </w:sdt>
        </w:p>
      </w:sdtContent>
    </w:sdt>
    <w:sdt>
      <w:sdtPr>
        <w:id w:val="66014146"/>
        <w:tag w:val="goog_rdk_394"/>
      </w:sdtPr>
      <w:sdtContent>
        <w:p w:rsidR="00000000" w:rsidDel="00000000" w:rsidP="00000000" w:rsidRDefault="00000000" w:rsidRPr="00000000" w14:paraId="0000005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7522698"/>
              <w:tag w:val="goog_rdk_392"/>
            </w:sdtPr>
            <w:sdtContent>
              <w:ins w:author="Anonymous" w:id="47" w:date="2026-09-22T03:01:52Z"/>
              <w:sdt>
                <w:sdtPr>
                  <w:id w:val="1865401167"/>
                  <w:tag w:val="goog_rdk_393"/>
                </w:sdtPr>
                <w:sdtContent>
                  <w:ins w:author="Anonymous" w:id="47" w:date="2026-09-22T03:01:52Z">
                    <w:r w:rsidDel="00000000" w:rsidR="00000000" w:rsidRPr="00000000">
                      <w:rPr>
                        <w:rtl w:val="0"/>
                      </w:rPr>
                    </w:r>
                  </w:ins>
                </w:sdtContent>
              </w:sdt>
              <w:ins w:author="Anonymous" w:id="47" w:date="2026-09-22T03:01:52Z"/>
            </w:sdtContent>
          </w:sdt>
        </w:p>
      </w:sdtContent>
    </w:sdt>
    <w:sdt>
      <w:sdtPr>
        <w:id w:val="-1500048466"/>
        <w:tag w:val="goog_rdk_397"/>
      </w:sdtPr>
      <w:sdtContent>
        <w:p w:rsidR="00000000" w:rsidDel="00000000" w:rsidP="00000000" w:rsidRDefault="00000000" w:rsidRPr="00000000" w14:paraId="0000005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3251406"/>
              <w:tag w:val="goog_rdk_395"/>
            </w:sdtPr>
            <w:sdtContent>
              <w:ins w:author="Anonymous" w:id="47" w:date="2026-09-22T03:01:52Z"/>
              <w:sdt>
                <w:sdtPr>
                  <w:id w:val="-1698859579"/>
                  <w:tag w:val="goog_rdk_396"/>
                </w:sdtPr>
                <w:sdtContent>
                  <w:ins w:author="Anonymous" w:id="47" w:date="2026-09-22T03:01:52Z">
                    <w:r w:rsidDel="00000000" w:rsidR="00000000" w:rsidRPr="00000000">
                      <w:rPr>
                        <w:rtl w:val="0"/>
                      </w:rPr>
                    </w:r>
                  </w:ins>
                </w:sdtContent>
              </w:sdt>
              <w:ins w:author="Anonymous" w:id="47" w:date="2026-09-22T03:01:52Z"/>
            </w:sdtContent>
          </w:sdt>
        </w:p>
      </w:sdtContent>
    </w:sdt>
    <w:sdt>
      <w:sdtPr>
        <w:id w:val="-1610636482"/>
        <w:tag w:val="goog_rdk_400"/>
      </w:sdtPr>
      <w:sdtContent>
        <w:p w:rsidR="00000000" w:rsidDel="00000000" w:rsidP="00000000" w:rsidRDefault="00000000" w:rsidRPr="00000000" w14:paraId="0000005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46694640"/>
              <w:tag w:val="goog_rdk_398"/>
            </w:sdtPr>
            <w:sdtContent>
              <w:ins w:author="Anonymous" w:id="47" w:date="2026-09-22T03:01:52Z"/>
              <w:sdt>
                <w:sdtPr>
                  <w:id w:val="1496736357"/>
                  <w:tag w:val="goog_rdk_399"/>
                </w:sdtPr>
                <w:sdtContent>
                  <w:ins w:author="Anonymous" w:id="47" w:date="2026-09-22T03:01:52Z">
                    <w:r w:rsidDel="00000000" w:rsidR="00000000" w:rsidRPr="00000000">
                      <w:rPr>
                        <w:rtl w:val="0"/>
                      </w:rPr>
                    </w:r>
                  </w:ins>
                </w:sdtContent>
              </w:sdt>
              <w:ins w:author="Anonymous" w:id="47" w:date="2026-09-22T03:01:52Z"/>
            </w:sdtContent>
          </w:sdt>
        </w:p>
      </w:sdtContent>
    </w:sdt>
    <w:sdt>
      <w:sdtPr>
        <w:id w:val="-1312698987"/>
        <w:tag w:val="goog_rdk_403"/>
      </w:sdtPr>
      <w:sdtContent>
        <w:p w:rsidR="00000000" w:rsidDel="00000000" w:rsidP="00000000" w:rsidRDefault="00000000" w:rsidRPr="00000000" w14:paraId="0000005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57753631"/>
              <w:tag w:val="goog_rdk_401"/>
            </w:sdtPr>
            <w:sdtContent>
              <w:ins w:author="Anonymous" w:id="47" w:date="2026-09-22T03:01:52Z"/>
              <w:sdt>
                <w:sdtPr>
                  <w:id w:val="580986346"/>
                  <w:tag w:val="goog_rdk_402"/>
                </w:sdtPr>
                <w:sdtContent>
                  <w:ins w:author="Anonymous" w:id="47" w:date="2026-09-22T03:01:52Z">
                    <w:r w:rsidDel="00000000" w:rsidR="00000000" w:rsidRPr="00000000">
                      <w:rPr>
                        <w:rtl w:val="0"/>
                      </w:rPr>
                    </w:r>
                  </w:ins>
                </w:sdtContent>
              </w:sdt>
              <w:ins w:author="Anonymous" w:id="47" w:date="2026-09-22T03:01:52Z"/>
            </w:sdtContent>
          </w:sdt>
        </w:p>
      </w:sdtContent>
    </w:sdt>
    <w:sdt>
      <w:sdtPr>
        <w:id w:val="-1940015080"/>
        <w:tag w:val="goog_rdk_406"/>
      </w:sdtPr>
      <w:sdtContent>
        <w:p w:rsidR="00000000" w:rsidDel="00000000" w:rsidP="00000000" w:rsidRDefault="00000000" w:rsidRPr="00000000" w14:paraId="0000005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1428522"/>
              <w:tag w:val="goog_rdk_404"/>
            </w:sdtPr>
            <w:sdtContent>
              <w:ins w:author="Anonymous" w:id="47" w:date="2026-09-22T03:01:52Z"/>
              <w:sdt>
                <w:sdtPr>
                  <w:id w:val="-263892876"/>
                  <w:tag w:val="goog_rdk_405"/>
                </w:sdtPr>
                <w:sdtContent>
                  <w:ins w:author="Anonymous" w:id="47" w:date="2026-09-22T03:01:52Z">
                    <w:r w:rsidDel="00000000" w:rsidR="00000000" w:rsidRPr="00000000">
                      <w:rPr>
                        <w:rtl w:val="0"/>
                      </w:rPr>
                    </w:r>
                  </w:ins>
                </w:sdtContent>
              </w:sdt>
              <w:ins w:author="Anonymous" w:id="47" w:date="2026-09-22T03:01:52Z"/>
            </w:sdtContent>
          </w:sdt>
        </w:p>
      </w:sdtContent>
    </w:sdt>
    <w:sdt>
      <w:sdtPr>
        <w:id w:val="1098458938"/>
        <w:tag w:val="goog_rdk_409"/>
      </w:sdtPr>
      <w:sdtContent>
        <w:p w:rsidR="00000000" w:rsidDel="00000000" w:rsidP="00000000" w:rsidRDefault="00000000" w:rsidRPr="00000000" w14:paraId="0000005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58539656"/>
              <w:tag w:val="goog_rdk_407"/>
            </w:sdtPr>
            <w:sdtContent>
              <w:ins w:author="Anonymous" w:id="47" w:date="2026-09-22T03:01:52Z"/>
              <w:sdt>
                <w:sdtPr>
                  <w:id w:val="-82450551"/>
                  <w:tag w:val="goog_rdk_408"/>
                </w:sdtPr>
                <w:sdtContent>
                  <w:ins w:author="Anonymous" w:id="47" w:date="2026-09-22T03:01:52Z">
                    <w:r w:rsidDel="00000000" w:rsidR="00000000" w:rsidRPr="00000000">
                      <w:rPr>
                        <w:rtl w:val="0"/>
                      </w:rPr>
                    </w:r>
                  </w:ins>
                </w:sdtContent>
              </w:sdt>
              <w:ins w:author="Anonymous" w:id="47" w:date="2026-09-22T03:01:52Z"/>
            </w:sdtContent>
          </w:sdt>
        </w:p>
      </w:sdtContent>
    </w:sdt>
    <w:sdt>
      <w:sdtPr>
        <w:id w:val="1038801597"/>
        <w:tag w:val="goog_rdk_412"/>
      </w:sdtPr>
      <w:sdtContent>
        <w:p w:rsidR="00000000" w:rsidDel="00000000" w:rsidP="00000000" w:rsidRDefault="00000000" w:rsidRPr="00000000" w14:paraId="0000005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54317937"/>
              <w:tag w:val="goog_rdk_410"/>
            </w:sdtPr>
            <w:sdtContent>
              <w:ins w:author="Anonymous" w:id="47" w:date="2026-09-22T03:01:52Z"/>
              <w:sdt>
                <w:sdtPr>
                  <w:id w:val="372768176"/>
                  <w:tag w:val="goog_rdk_411"/>
                </w:sdtPr>
                <w:sdtContent>
                  <w:ins w:author="Anonymous" w:id="47" w:date="2026-09-22T03:01:52Z">
                    <w:r w:rsidDel="00000000" w:rsidR="00000000" w:rsidRPr="00000000">
                      <w:rPr>
                        <w:rtl w:val="0"/>
                      </w:rPr>
                    </w:r>
                  </w:ins>
                </w:sdtContent>
              </w:sdt>
              <w:ins w:author="Anonymous" w:id="47" w:date="2026-09-22T03:01:52Z"/>
            </w:sdtContent>
          </w:sdt>
        </w:p>
      </w:sdtContent>
    </w:sdt>
    <w:sdt>
      <w:sdtPr>
        <w:id w:val="1915026015"/>
        <w:tag w:val="goog_rdk_415"/>
      </w:sdtPr>
      <w:sdtContent>
        <w:p w:rsidR="00000000" w:rsidDel="00000000" w:rsidP="00000000" w:rsidRDefault="00000000" w:rsidRPr="00000000" w14:paraId="0000005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4677955"/>
              <w:tag w:val="goog_rdk_413"/>
            </w:sdtPr>
            <w:sdtContent>
              <w:ins w:author="Anonymous" w:id="47" w:date="2026-09-22T03:01:52Z"/>
              <w:sdt>
                <w:sdtPr>
                  <w:id w:val="-417901643"/>
                  <w:tag w:val="goog_rdk_414"/>
                </w:sdtPr>
                <w:sdtContent>
                  <w:ins w:author="Anonymous" w:id="47" w:date="2026-09-22T03:01:52Z">
                    <w:r w:rsidDel="00000000" w:rsidR="00000000" w:rsidRPr="00000000">
                      <w:rPr>
                        <w:rtl w:val="0"/>
                      </w:rPr>
                    </w:r>
                  </w:ins>
                </w:sdtContent>
              </w:sdt>
              <w:ins w:author="Anonymous" w:id="47" w:date="2026-09-22T03:01:52Z"/>
            </w:sdtContent>
          </w:sdt>
        </w:p>
      </w:sdtContent>
    </w:sdt>
    <w:sdt>
      <w:sdtPr>
        <w:id w:val="-808414430"/>
        <w:tag w:val="goog_rdk_418"/>
      </w:sdtPr>
      <w:sdtContent>
        <w:p w:rsidR="00000000" w:rsidDel="00000000" w:rsidP="00000000" w:rsidRDefault="00000000" w:rsidRPr="00000000" w14:paraId="0000005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40284239"/>
              <w:tag w:val="goog_rdk_416"/>
            </w:sdtPr>
            <w:sdtContent>
              <w:ins w:author="Anonymous" w:id="47" w:date="2026-09-22T03:01:52Z"/>
              <w:sdt>
                <w:sdtPr>
                  <w:id w:val="951783197"/>
                  <w:tag w:val="goog_rdk_417"/>
                </w:sdtPr>
                <w:sdtContent>
                  <w:ins w:author="Anonymous" w:id="47" w:date="2026-09-22T03:01:52Z">
                    <w:r w:rsidDel="00000000" w:rsidR="00000000" w:rsidRPr="00000000">
                      <w:rPr>
                        <w:rtl w:val="0"/>
                      </w:rPr>
                    </w:r>
                  </w:ins>
                </w:sdtContent>
              </w:sdt>
              <w:ins w:author="Anonymous" w:id="47" w:date="2026-09-22T03:01:52Z"/>
            </w:sdtContent>
          </w:sdt>
        </w:p>
      </w:sdtContent>
    </w:sdt>
    <w:sdt>
      <w:sdtPr>
        <w:id w:val="-1951653347"/>
        <w:tag w:val="goog_rdk_421"/>
      </w:sdtPr>
      <w:sdtContent>
        <w:p w:rsidR="00000000" w:rsidDel="00000000" w:rsidP="00000000" w:rsidRDefault="00000000" w:rsidRPr="00000000" w14:paraId="0000005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93084873"/>
              <w:tag w:val="goog_rdk_419"/>
            </w:sdtPr>
            <w:sdtContent>
              <w:ins w:author="Anonymous" w:id="47" w:date="2026-09-22T03:01:52Z"/>
              <w:sdt>
                <w:sdtPr>
                  <w:id w:val="-330531100"/>
                  <w:tag w:val="goog_rdk_420"/>
                </w:sdtPr>
                <w:sdtContent>
                  <w:ins w:author="Anonymous" w:id="47" w:date="2026-09-22T03:01:52Z">
                    <w:r w:rsidDel="00000000" w:rsidR="00000000" w:rsidRPr="00000000">
                      <w:rPr>
                        <w:rtl w:val="0"/>
                      </w:rPr>
                    </w:r>
                  </w:ins>
                </w:sdtContent>
              </w:sdt>
              <w:ins w:author="Anonymous" w:id="47" w:date="2026-09-22T03:01:52Z"/>
            </w:sdtContent>
          </w:sdt>
        </w:p>
      </w:sdtContent>
    </w:sdt>
    <w:sdt>
      <w:sdtPr>
        <w:id w:val="-1560333812"/>
        <w:tag w:val="goog_rdk_424"/>
      </w:sdtPr>
      <w:sdtContent>
        <w:p w:rsidR="00000000" w:rsidDel="00000000" w:rsidP="00000000" w:rsidRDefault="00000000" w:rsidRPr="00000000" w14:paraId="0000005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2498286"/>
              <w:tag w:val="goog_rdk_422"/>
            </w:sdtPr>
            <w:sdtContent>
              <w:ins w:author="Anonymous" w:id="47" w:date="2026-09-22T03:01:52Z"/>
              <w:sdt>
                <w:sdtPr>
                  <w:id w:val="-1795035595"/>
                  <w:tag w:val="goog_rdk_423"/>
                </w:sdtPr>
                <w:sdtContent>
                  <w:ins w:author="Anonymous" w:id="47" w:date="2026-09-22T03:01:52Z">
                    <w:r w:rsidDel="00000000" w:rsidR="00000000" w:rsidRPr="00000000">
                      <w:rPr>
                        <w:rtl w:val="0"/>
                      </w:rPr>
                    </w:r>
                  </w:ins>
                </w:sdtContent>
              </w:sdt>
              <w:ins w:author="Anonymous" w:id="47" w:date="2026-09-22T03:01:52Z"/>
            </w:sdtContent>
          </w:sdt>
        </w:p>
      </w:sdtContent>
    </w:sdt>
    <w:sdt>
      <w:sdtPr>
        <w:id w:val="-63633219"/>
        <w:tag w:val="goog_rdk_427"/>
      </w:sdtPr>
      <w:sdtContent>
        <w:p w:rsidR="00000000" w:rsidDel="00000000" w:rsidP="00000000" w:rsidRDefault="00000000" w:rsidRPr="00000000" w14:paraId="0000005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75054318"/>
              <w:tag w:val="goog_rdk_425"/>
            </w:sdtPr>
            <w:sdtContent>
              <w:ins w:author="Anonymous" w:id="47" w:date="2026-09-22T03:01:52Z"/>
              <w:sdt>
                <w:sdtPr>
                  <w:id w:val="-1579185556"/>
                  <w:tag w:val="goog_rdk_426"/>
                </w:sdtPr>
                <w:sdtContent>
                  <w:ins w:author="Anonymous" w:id="47" w:date="2026-09-22T03:01:52Z">
                    <w:r w:rsidDel="00000000" w:rsidR="00000000" w:rsidRPr="00000000">
                      <w:rPr>
                        <w:rtl w:val="0"/>
                      </w:rPr>
                    </w:r>
                  </w:ins>
                </w:sdtContent>
              </w:sdt>
              <w:ins w:author="Anonymous" w:id="47" w:date="2026-09-22T03:01:52Z"/>
            </w:sdtContent>
          </w:sdt>
        </w:p>
      </w:sdtContent>
    </w:sdt>
    <w:sdt>
      <w:sdtPr>
        <w:id w:val="443572367"/>
        <w:tag w:val="goog_rdk_430"/>
      </w:sdtPr>
      <w:sdtContent>
        <w:p w:rsidR="00000000" w:rsidDel="00000000" w:rsidP="00000000" w:rsidRDefault="00000000" w:rsidRPr="00000000" w14:paraId="0000006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3491471"/>
              <w:tag w:val="goog_rdk_428"/>
            </w:sdtPr>
            <w:sdtContent>
              <w:ins w:author="Anonymous" w:id="47" w:date="2026-09-22T03:01:52Z"/>
              <w:sdt>
                <w:sdtPr>
                  <w:id w:val="335566769"/>
                  <w:tag w:val="goog_rdk_429"/>
                </w:sdtPr>
                <w:sdtContent>
                  <w:ins w:author="Anonymous" w:id="47" w:date="2026-09-22T03:01:52Z">
                    <w:r w:rsidDel="00000000" w:rsidR="00000000" w:rsidRPr="00000000">
                      <w:rPr>
                        <w:rtl w:val="0"/>
                      </w:rPr>
                    </w:r>
                  </w:ins>
                </w:sdtContent>
              </w:sdt>
              <w:ins w:author="Anonymous" w:id="47" w:date="2026-09-22T03:01:52Z"/>
            </w:sdtContent>
          </w:sdt>
        </w:p>
      </w:sdtContent>
    </w:sdt>
    <w:sdt>
      <w:sdtPr>
        <w:id w:val="-1003865792"/>
        <w:tag w:val="goog_rdk_433"/>
      </w:sdtPr>
      <w:sdtContent>
        <w:p w:rsidR="00000000" w:rsidDel="00000000" w:rsidP="00000000" w:rsidRDefault="00000000" w:rsidRPr="00000000" w14:paraId="0000006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2014384"/>
              <w:tag w:val="goog_rdk_431"/>
            </w:sdtPr>
            <w:sdtContent>
              <w:ins w:author="Anonymous" w:id="47" w:date="2026-09-22T03:01:52Z"/>
              <w:sdt>
                <w:sdtPr>
                  <w:id w:val="609825783"/>
                  <w:tag w:val="goog_rdk_432"/>
                </w:sdtPr>
                <w:sdtContent>
                  <w:ins w:author="Anonymous" w:id="47" w:date="2026-09-22T03:01:52Z">
                    <w:r w:rsidDel="00000000" w:rsidR="00000000" w:rsidRPr="00000000">
                      <w:rPr>
                        <w:rtl w:val="0"/>
                      </w:rPr>
                    </w:r>
                  </w:ins>
                </w:sdtContent>
              </w:sdt>
              <w:ins w:author="Anonymous" w:id="47" w:date="2026-09-22T03:01:52Z"/>
            </w:sdtContent>
          </w:sdt>
        </w:p>
      </w:sdtContent>
    </w:sdt>
    <w:sdt>
      <w:sdtPr>
        <w:id w:val="757968891"/>
        <w:tag w:val="goog_rdk_436"/>
      </w:sdtPr>
      <w:sdtContent>
        <w:p w:rsidR="00000000" w:rsidDel="00000000" w:rsidP="00000000" w:rsidRDefault="00000000" w:rsidRPr="00000000" w14:paraId="0000006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41735747"/>
              <w:tag w:val="goog_rdk_434"/>
            </w:sdtPr>
            <w:sdtContent>
              <w:ins w:author="Anonymous" w:id="47" w:date="2026-09-22T03:01:52Z"/>
              <w:sdt>
                <w:sdtPr>
                  <w:id w:val="-400036567"/>
                  <w:tag w:val="goog_rdk_435"/>
                </w:sdtPr>
                <w:sdtContent>
                  <w:ins w:author="Anonymous" w:id="47" w:date="2026-09-22T03:01:52Z">
                    <w:r w:rsidDel="00000000" w:rsidR="00000000" w:rsidRPr="00000000">
                      <w:rPr>
                        <w:rtl w:val="0"/>
                      </w:rPr>
                    </w:r>
                  </w:ins>
                </w:sdtContent>
              </w:sdt>
              <w:ins w:author="Anonymous" w:id="47" w:date="2026-09-22T03:01:52Z"/>
            </w:sdtContent>
          </w:sdt>
        </w:p>
      </w:sdtContent>
    </w:sdt>
    <w:sdt>
      <w:sdtPr>
        <w:id w:val="746778351"/>
        <w:tag w:val="goog_rdk_439"/>
      </w:sdtPr>
      <w:sdtContent>
        <w:p w:rsidR="00000000" w:rsidDel="00000000" w:rsidP="00000000" w:rsidRDefault="00000000" w:rsidRPr="00000000" w14:paraId="0000006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36197396"/>
              <w:tag w:val="goog_rdk_437"/>
            </w:sdtPr>
            <w:sdtContent>
              <w:ins w:author="Anonymous" w:id="47" w:date="2026-09-22T03:01:52Z"/>
              <w:sdt>
                <w:sdtPr>
                  <w:id w:val="-142580485"/>
                  <w:tag w:val="goog_rdk_438"/>
                </w:sdtPr>
                <w:sdtContent>
                  <w:ins w:author="Anonymous" w:id="47" w:date="2026-09-22T03:01:52Z">
                    <w:r w:rsidDel="00000000" w:rsidR="00000000" w:rsidRPr="00000000">
                      <w:rPr>
                        <w:rtl w:val="0"/>
                      </w:rPr>
                    </w:r>
                  </w:ins>
                </w:sdtContent>
              </w:sdt>
              <w:ins w:author="Anonymous" w:id="47" w:date="2026-09-22T03:01:52Z"/>
            </w:sdtContent>
          </w:sdt>
        </w:p>
      </w:sdtContent>
    </w:sdt>
    <w:sdt>
      <w:sdtPr>
        <w:id w:val="-954521386"/>
        <w:tag w:val="goog_rdk_442"/>
      </w:sdtPr>
      <w:sdtContent>
        <w:p w:rsidR="00000000" w:rsidDel="00000000" w:rsidP="00000000" w:rsidRDefault="00000000" w:rsidRPr="00000000" w14:paraId="0000006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25658531"/>
              <w:tag w:val="goog_rdk_440"/>
            </w:sdtPr>
            <w:sdtContent>
              <w:ins w:author="Anonymous" w:id="47" w:date="2026-09-22T03:01:52Z"/>
              <w:sdt>
                <w:sdtPr>
                  <w:id w:val="1437189369"/>
                  <w:tag w:val="goog_rdk_441"/>
                </w:sdtPr>
                <w:sdtContent>
                  <w:ins w:author="Anonymous" w:id="47" w:date="2026-09-22T03:01:52Z">
                    <w:r w:rsidDel="00000000" w:rsidR="00000000" w:rsidRPr="00000000">
                      <w:rPr>
                        <w:rtl w:val="0"/>
                      </w:rPr>
                    </w:r>
                  </w:ins>
                </w:sdtContent>
              </w:sdt>
              <w:ins w:author="Anonymous" w:id="47" w:date="2026-09-22T03:01:52Z"/>
            </w:sdtContent>
          </w:sdt>
        </w:p>
      </w:sdtContent>
    </w:sdt>
    <w:sdt>
      <w:sdtPr>
        <w:id w:val="-531651222"/>
        <w:tag w:val="goog_rdk_445"/>
      </w:sdtPr>
      <w:sdtContent>
        <w:p w:rsidR="00000000" w:rsidDel="00000000" w:rsidP="00000000" w:rsidRDefault="00000000" w:rsidRPr="00000000" w14:paraId="0000006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0117766"/>
              <w:tag w:val="goog_rdk_443"/>
            </w:sdtPr>
            <w:sdtContent>
              <w:ins w:author="Anonymous" w:id="47" w:date="2026-09-22T03:01:52Z"/>
              <w:sdt>
                <w:sdtPr>
                  <w:id w:val="1597883246"/>
                  <w:tag w:val="goog_rdk_444"/>
                </w:sdtPr>
                <w:sdtContent>
                  <w:ins w:author="Anonymous" w:id="47" w:date="2026-09-22T03:01:52Z">
                    <w:r w:rsidDel="00000000" w:rsidR="00000000" w:rsidRPr="00000000">
                      <w:rPr>
                        <w:rtl w:val="0"/>
                      </w:rPr>
                    </w:r>
                  </w:ins>
                </w:sdtContent>
              </w:sdt>
              <w:ins w:author="Anonymous" w:id="47" w:date="2026-09-22T03:01:52Z"/>
            </w:sdtContent>
          </w:sdt>
        </w:p>
      </w:sdtContent>
    </w:sdt>
    <w:sdt>
      <w:sdtPr>
        <w:id w:val="830856564"/>
        <w:tag w:val="goog_rdk_448"/>
      </w:sdtPr>
      <w:sdtContent>
        <w:p w:rsidR="00000000" w:rsidDel="00000000" w:rsidP="00000000" w:rsidRDefault="00000000" w:rsidRPr="00000000" w14:paraId="0000006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366485"/>
              <w:tag w:val="goog_rdk_446"/>
            </w:sdtPr>
            <w:sdtContent>
              <w:ins w:author="Anonymous" w:id="47" w:date="2026-09-22T03:01:52Z"/>
              <w:sdt>
                <w:sdtPr>
                  <w:id w:val="1312553019"/>
                  <w:tag w:val="goog_rdk_447"/>
                </w:sdtPr>
                <w:sdtContent>
                  <w:ins w:author="Anonymous" w:id="47" w:date="2026-09-22T03:01:52Z">
                    <w:r w:rsidDel="00000000" w:rsidR="00000000" w:rsidRPr="00000000">
                      <w:rPr>
                        <w:rtl w:val="0"/>
                      </w:rPr>
                    </w:r>
                  </w:ins>
                </w:sdtContent>
              </w:sdt>
              <w:ins w:author="Anonymous" w:id="47" w:date="2026-09-22T03:01:52Z"/>
            </w:sdtContent>
          </w:sdt>
        </w:p>
      </w:sdtContent>
    </w:sdt>
    <w:sdt>
      <w:sdtPr>
        <w:id w:val="-1031100387"/>
        <w:tag w:val="goog_rdk_451"/>
      </w:sdtPr>
      <w:sdtContent>
        <w:p w:rsidR="00000000" w:rsidDel="00000000" w:rsidP="00000000" w:rsidRDefault="00000000" w:rsidRPr="00000000" w14:paraId="0000006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48030203"/>
              <w:tag w:val="goog_rdk_449"/>
            </w:sdtPr>
            <w:sdtContent>
              <w:ins w:author="Anonymous" w:id="47" w:date="2026-09-22T03:01:52Z"/>
              <w:sdt>
                <w:sdtPr>
                  <w:id w:val="-125615851"/>
                  <w:tag w:val="goog_rdk_450"/>
                </w:sdtPr>
                <w:sdtContent>
                  <w:ins w:author="Anonymous" w:id="47" w:date="2026-09-22T03:01:52Z">
                    <w:r w:rsidDel="00000000" w:rsidR="00000000" w:rsidRPr="00000000">
                      <w:rPr>
                        <w:rtl w:val="0"/>
                      </w:rPr>
                    </w:r>
                  </w:ins>
                </w:sdtContent>
              </w:sdt>
              <w:ins w:author="Anonymous" w:id="47" w:date="2026-09-22T03:01:52Z"/>
            </w:sdtContent>
          </w:sdt>
        </w:p>
      </w:sdtContent>
    </w:sdt>
    <w:sdt>
      <w:sdtPr>
        <w:id w:val="-59345134"/>
        <w:tag w:val="goog_rdk_454"/>
      </w:sdtPr>
      <w:sdtContent>
        <w:p w:rsidR="00000000" w:rsidDel="00000000" w:rsidP="00000000" w:rsidRDefault="00000000" w:rsidRPr="00000000" w14:paraId="0000006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0584644"/>
              <w:tag w:val="goog_rdk_452"/>
            </w:sdtPr>
            <w:sdtContent>
              <w:ins w:author="Anonymous" w:id="47" w:date="2026-09-22T03:01:52Z"/>
              <w:sdt>
                <w:sdtPr>
                  <w:id w:val="-916245037"/>
                  <w:tag w:val="goog_rdk_453"/>
                </w:sdtPr>
                <w:sdtContent>
                  <w:ins w:author="Anonymous" w:id="47" w:date="2026-09-22T03:01:52Z">
                    <w:r w:rsidDel="00000000" w:rsidR="00000000" w:rsidRPr="00000000">
                      <w:rPr>
                        <w:rtl w:val="0"/>
                      </w:rPr>
                    </w:r>
                  </w:ins>
                </w:sdtContent>
              </w:sdt>
              <w:ins w:author="Anonymous" w:id="47" w:date="2026-09-22T03:01:52Z"/>
            </w:sdtContent>
          </w:sdt>
        </w:p>
      </w:sdtContent>
    </w:sdt>
    <w:sdt>
      <w:sdtPr>
        <w:id w:val="422355762"/>
        <w:tag w:val="goog_rdk_457"/>
      </w:sdtPr>
      <w:sdtContent>
        <w:p w:rsidR="00000000" w:rsidDel="00000000" w:rsidP="00000000" w:rsidRDefault="00000000" w:rsidRPr="00000000" w14:paraId="0000006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68801423"/>
              <w:tag w:val="goog_rdk_455"/>
            </w:sdtPr>
            <w:sdtContent>
              <w:ins w:author="Anonymous" w:id="47" w:date="2026-09-22T03:01:52Z"/>
              <w:sdt>
                <w:sdtPr>
                  <w:id w:val="-1690850026"/>
                  <w:tag w:val="goog_rdk_456"/>
                </w:sdtPr>
                <w:sdtContent>
                  <w:ins w:author="Anonymous" w:id="47" w:date="2026-09-22T03:01:52Z">
                    <w:r w:rsidDel="00000000" w:rsidR="00000000" w:rsidRPr="00000000">
                      <w:rPr>
                        <w:rtl w:val="0"/>
                      </w:rPr>
                    </w:r>
                  </w:ins>
                </w:sdtContent>
              </w:sdt>
              <w:ins w:author="Anonymous" w:id="47" w:date="2026-09-22T03:01:52Z"/>
            </w:sdtContent>
          </w:sdt>
        </w:p>
      </w:sdtContent>
    </w:sdt>
    <w:sdt>
      <w:sdtPr>
        <w:id w:val="566741056"/>
        <w:tag w:val="goog_rdk_460"/>
      </w:sdtPr>
      <w:sdtContent>
        <w:p w:rsidR="00000000" w:rsidDel="00000000" w:rsidP="00000000" w:rsidRDefault="00000000" w:rsidRPr="00000000" w14:paraId="0000006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622159"/>
              <w:tag w:val="goog_rdk_458"/>
            </w:sdtPr>
            <w:sdtContent>
              <w:ins w:author="Anonymous" w:id="47" w:date="2026-09-22T03:01:52Z"/>
              <w:sdt>
                <w:sdtPr>
                  <w:id w:val="37769312"/>
                  <w:tag w:val="goog_rdk_459"/>
                </w:sdtPr>
                <w:sdtContent>
                  <w:ins w:author="Anonymous" w:id="47" w:date="2026-09-22T03:01:52Z">
                    <w:r w:rsidDel="00000000" w:rsidR="00000000" w:rsidRPr="00000000">
                      <w:rPr>
                        <w:rtl w:val="0"/>
                      </w:rPr>
                    </w:r>
                  </w:ins>
                </w:sdtContent>
              </w:sdt>
              <w:ins w:author="Anonymous" w:id="47" w:date="2026-09-22T03:01:52Z"/>
            </w:sdtContent>
          </w:sdt>
        </w:p>
      </w:sdtContent>
    </w:sdt>
    <w:sdt>
      <w:sdtPr>
        <w:id w:val="-427478293"/>
        <w:tag w:val="goog_rdk_463"/>
      </w:sdtPr>
      <w:sdtContent>
        <w:p w:rsidR="00000000" w:rsidDel="00000000" w:rsidP="00000000" w:rsidRDefault="00000000" w:rsidRPr="00000000" w14:paraId="0000006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2343474"/>
              <w:tag w:val="goog_rdk_461"/>
            </w:sdtPr>
            <w:sdtContent>
              <w:ins w:author="Anonymous" w:id="47" w:date="2026-09-22T03:01:52Z"/>
              <w:sdt>
                <w:sdtPr>
                  <w:id w:val="-836353641"/>
                  <w:tag w:val="goog_rdk_462"/>
                </w:sdtPr>
                <w:sdtContent>
                  <w:ins w:author="Anonymous" w:id="47" w:date="2026-09-22T03:01:52Z">
                    <w:r w:rsidDel="00000000" w:rsidR="00000000" w:rsidRPr="00000000">
                      <w:rPr>
                        <w:rtl w:val="0"/>
                      </w:rPr>
                    </w:r>
                  </w:ins>
                </w:sdtContent>
              </w:sdt>
              <w:ins w:author="Anonymous" w:id="47" w:date="2026-09-22T03:01:52Z"/>
            </w:sdtContent>
          </w:sdt>
        </w:p>
      </w:sdtContent>
    </w:sdt>
    <w:sdt>
      <w:sdtPr>
        <w:id w:val="1526815585"/>
        <w:tag w:val="goog_rdk_466"/>
      </w:sdtPr>
      <w:sdtContent>
        <w:p w:rsidR="00000000" w:rsidDel="00000000" w:rsidP="00000000" w:rsidRDefault="00000000" w:rsidRPr="00000000" w14:paraId="0000006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6523036"/>
              <w:tag w:val="goog_rdk_464"/>
            </w:sdtPr>
            <w:sdtContent>
              <w:ins w:author="Anonymous" w:id="47" w:date="2026-09-22T03:01:52Z"/>
              <w:sdt>
                <w:sdtPr>
                  <w:id w:val="65130107"/>
                  <w:tag w:val="goog_rdk_465"/>
                </w:sdtPr>
                <w:sdtContent>
                  <w:ins w:author="Anonymous" w:id="47" w:date="2026-09-22T03:01:52Z">
                    <w:r w:rsidDel="00000000" w:rsidR="00000000" w:rsidRPr="00000000">
                      <w:rPr>
                        <w:rtl w:val="0"/>
                      </w:rPr>
                    </w:r>
                  </w:ins>
                </w:sdtContent>
              </w:sdt>
              <w:ins w:author="Anonymous" w:id="47" w:date="2026-09-22T03:01:52Z"/>
            </w:sdtContent>
          </w:sdt>
        </w:p>
      </w:sdtContent>
    </w:sdt>
    <w:sdt>
      <w:sdtPr>
        <w:id w:val="-1982368889"/>
        <w:tag w:val="goog_rdk_469"/>
      </w:sdtPr>
      <w:sdtContent>
        <w:p w:rsidR="00000000" w:rsidDel="00000000" w:rsidP="00000000" w:rsidRDefault="00000000" w:rsidRPr="00000000" w14:paraId="0000006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0666793"/>
              <w:tag w:val="goog_rdk_467"/>
            </w:sdtPr>
            <w:sdtContent>
              <w:ins w:author="Anonymous" w:id="47" w:date="2026-09-22T03:01:52Z"/>
              <w:sdt>
                <w:sdtPr>
                  <w:id w:val="1441936794"/>
                  <w:tag w:val="goog_rdk_468"/>
                </w:sdtPr>
                <w:sdtContent>
                  <w:ins w:author="Anonymous" w:id="47" w:date="2026-09-22T03:01:52Z">
                    <w:r w:rsidDel="00000000" w:rsidR="00000000" w:rsidRPr="00000000">
                      <w:rPr>
                        <w:rtl w:val="0"/>
                      </w:rPr>
                    </w:r>
                  </w:ins>
                </w:sdtContent>
              </w:sdt>
              <w:ins w:author="Anonymous" w:id="47" w:date="2026-09-22T03:01:52Z"/>
            </w:sdtContent>
          </w:sdt>
        </w:p>
      </w:sdtContent>
    </w:sdt>
    <w:sdt>
      <w:sdtPr>
        <w:id w:val="-487193912"/>
        <w:tag w:val="goog_rdk_472"/>
      </w:sdtPr>
      <w:sdtContent>
        <w:p w:rsidR="00000000" w:rsidDel="00000000" w:rsidP="00000000" w:rsidRDefault="00000000" w:rsidRPr="00000000" w14:paraId="0000006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5315746"/>
              <w:tag w:val="goog_rdk_470"/>
            </w:sdtPr>
            <w:sdtContent>
              <w:ins w:author="Anonymous" w:id="47" w:date="2026-09-22T03:01:52Z"/>
              <w:sdt>
                <w:sdtPr>
                  <w:id w:val="756644567"/>
                  <w:tag w:val="goog_rdk_471"/>
                </w:sdtPr>
                <w:sdtContent>
                  <w:ins w:author="Anonymous" w:id="47" w:date="2026-09-22T03:01:52Z">
                    <w:r w:rsidDel="00000000" w:rsidR="00000000" w:rsidRPr="00000000">
                      <w:rPr>
                        <w:rtl w:val="0"/>
                      </w:rPr>
                    </w:r>
                  </w:ins>
                </w:sdtContent>
              </w:sdt>
              <w:ins w:author="Anonymous" w:id="47" w:date="2026-09-22T03:01:52Z"/>
            </w:sdtContent>
          </w:sdt>
        </w:p>
      </w:sdtContent>
    </w:sdt>
    <w:sdt>
      <w:sdtPr>
        <w:id w:val="3838484"/>
        <w:tag w:val="goog_rdk_475"/>
      </w:sdtPr>
      <w:sdtContent>
        <w:p w:rsidR="00000000" w:rsidDel="00000000" w:rsidP="00000000" w:rsidRDefault="00000000" w:rsidRPr="00000000" w14:paraId="0000006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667304"/>
              <w:tag w:val="goog_rdk_473"/>
            </w:sdtPr>
            <w:sdtContent>
              <w:ins w:author="Anonymous" w:id="47" w:date="2026-09-22T03:01:52Z"/>
              <w:sdt>
                <w:sdtPr>
                  <w:id w:val="-1475457975"/>
                  <w:tag w:val="goog_rdk_474"/>
                </w:sdtPr>
                <w:sdtContent>
                  <w:ins w:author="Anonymous" w:id="47" w:date="2026-09-22T03:01:52Z">
                    <w:r w:rsidDel="00000000" w:rsidR="00000000" w:rsidRPr="00000000">
                      <w:rPr>
                        <w:rtl w:val="0"/>
                      </w:rPr>
                    </w:r>
                  </w:ins>
                </w:sdtContent>
              </w:sdt>
              <w:ins w:author="Anonymous" w:id="47" w:date="2026-09-22T03:01:52Z"/>
            </w:sdtContent>
          </w:sdt>
        </w:p>
      </w:sdtContent>
    </w:sdt>
    <w:sdt>
      <w:sdtPr>
        <w:id w:val="472279359"/>
        <w:tag w:val="goog_rdk_478"/>
      </w:sdtPr>
      <w:sdtContent>
        <w:p w:rsidR="00000000" w:rsidDel="00000000" w:rsidP="00000000" w:rsidRDefault="00000000" w:rsidRPr="00000000" w14:paraId="0000007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3375505"/>
              <w:tag w:val="goog_rdk_476"/>
            </w:sdtPr>
            <w:sdtContent>
              <w:ins w:author="Anonymous" w:id="47" w:date="2026-09-22T03:01:52Z"/>
              <w:sdt>
                <w:sdtPr>
                  <w:id w:val="-1797917366"/>
                  <w:tag w:val="goog_rdk_477"/>
                </w:sdtPr>
                <w:sdtContent>
                  <w:ins w:author="Anonymous" w:id="47" w:date="2026-09-22T03:01:52Z">
                    <w:r w:rsidDel="00000000" w:rsidR="00000000" w:rsidRPr="00000000">
                      <w:rPr>
                        <w:rtl w:val="0"/>
                      </w:rPr>
                    </w:r>
                  </w:ins>
                </w:sdtContent>
              </w:sdt>
              <w:ins w:author="Anonymous" w:id="47" w:date="2026-09-22T03:01:52Z"/>
            </w:sdtContent>
          </w:sdt>
        </w:p>
      </w:sdtContent>
    </w:sdt>
    <w:sdt>
      <w:sdtPr>
        <w:id w:val="1589533528"/>
        <w:tag w:val="goog_rdk_481"/>
      </w:sdtPr>
      <w:sdtContent>
        <w:p w:rsidR="00000000" w:rsidDel="00000000" w:rsidP="00000000" w:rsidRDefault="00000000" w:rsidRPr="00000000" w14:paraId="0000007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0443411"/>
              <w:tag w:val="goog_rdk_479"/>
            </w:sdtPr>
            <w:sdtContent>
              <w:ins w:author="Anonymous" w:id="47" w:date="2026-09-22T03:01:52Z"/>
              <w:sdt>
                <w:sdtPr>
                  <w:id w:val="1253598478"/>
                  <w:tag w:val="goog_rdk_480"/>
                </w:sdtPr>
                <w:sdtContent>
                  <w:ins w:author="Anonymous" w:id="47" w:date="2026-09-22T03:01:52Z">
                    <w:r w:rsidDel="00000000" w:rsidR="00000000" w:rsidRPr="00000000">
                      <w:rPr>
                        <w:rtl w:val="0"/>
                      </w:rPr>
                    </w:r>
                  </w:ins>
                </w:sdtContent>
              </w:sdt>
              <w:ins w:author="Anonymous" w:id="47" w:date="2026-09-22T03:01:52Z"/>
            </w:sdtContent>
          </w:sdt>
        </w:p>
      </w:sdtContent>
    </w:sdt>
    <w:sdt>
      <w:sdtPr>
        <w:id w:val="-723017105"/>
        <w:tag w:val="goog_rdk_484"/>
      </w:sdtPr>
      <w:sdtContent>
        <w:p w:rsidR="00000000" w:rsidDel="00000000" w:rsidP="00000000" w:rsidRDefault="00000000" w:rsidRPr="00000000" w14:paraId="0000007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80668921"/>
              <w:tag w:val="goog_rdk_482"/>
            </w:sdtPr>
            <w:sdtContent>
              <w:ins w:author="Anonymous" w:id="47" w:date="2026-09-22T03:01:52Z"/>
              <w:sdt>
                <w:sdtPr>
                  <w:id w:val="2013282661"/>
                  <w:tag w:val="goog_rdk_483"/>
                </w:sdtPr>
                <w:sdtContent>
                  <w:ins w:author="Anonymous" w:id="47" w:date="2026-09-22T03:01:52Z">
                    <w:r w:rsidDel="00000000" w:rsidR="00000000" w:rsidRPr="00000000">
                      <w:rPr>
                        <w:rtl w:val="0"/>
                      </w:rPr>
                    </w:r>
                  </w:ins>
                </w:sdtContent>
              </w:sdt>
              <w:ins w:author="Anonymous" w:id="47" w:date="2026-09-22T03:01:52Z"/>
            </w:sdtContent>
          </w:sdt>
        </w:p>
      </w:sdtContent>
    </w:sdt>
    <w:sdt>
      <w:sdtPr>
        <w:id w:val="1590938793"/>
        <w:tag w:val="goog_rdk_487"/>
      </w:sdtPr>
      <w:sdtContent>
        <w:p w:rsidR="00000000" w:rsidDel="00000000" w:rsidP="00000000" w:rsidRDefault="00000000" w:rsidRPr="00000000" w14:paraId="0000007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4452199"/>
              <w:tag w:val="goog_rdk_485"/>
            </w:sdtPr>
            <w:sdtContent>
              <w:ins w:author="Anonymous" w:id="47" w:date="2026-09-22T03:01:52Z"/>
              <w:sdt>
                <w:sdtPr>
                  <w:id w:val="1794706360"/>
                  <w:tag w:val="goog_rdk_486"/>
                </w:sdtPr>
                <w:sdtContent>
                  <w:ins w:author="Anonymous" w:id="47" w:date="2026-09-22T03:01:52Z">
                    <w:r w:rsidDel="00000000" w:rsidR="00000000" w:rsidRPr="00000000">
                      <w:rPr>
                        <w:rtl w:val="0"/>
                      </w:rPr>
                    </w:r>
                  </w:ins>
                </w:sdtContent>
              </w:sdt>
              <w:ins w:author="Anonymous" w:id="47" w:date="2026-09-22T03:01:52Z"/>
            </w:sdtContent>
          </w:sdt>
        </w:p>
      </w:sdtContent>
    </w:sdt>
    <w:sdt>
      <w:sdtPr>
        <w:id w:val="575519035"/>
        <w:tag w:val="goog_rdk_490"/>
      </w:sdtPr>
      <w:sdtContent>
        <w:p w:rsidR="00000000" w:rsidDel="00000000" w:rsidP="00000000" w:rsidRDefault="00000000" w:rsidRPr="00000000" w14:paraId="0000007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48781676"/>
              <w:tag w:val="goog_rdk_488"/>
            </w:sdtPr>
            <w:sdtContent>
              <w:ins w:author="Anonymous" w:id="47" w:date="2026-09-22T03:01:52Z"/>
              <w:sdt>
                <w:sdtPr>
                  <w:id w:val="433935939"/>
                  <w:tag w:val="goog_rdk_489"/>
                </w:sdtPr>
                <w:sdtContent>
                  <w:ins w:author="Anonymous" w:id="47" w:date="2026-09-22T03:01:52Z">
                    <w:r w:rsidDel="00000000" w:rsidR="00000000" w:rsidRPr="00000000">
                      <w:rPr>
                        <w:rtl w:val="0"/>
                      </w:rPr>
                    </w:r>
                  </w:ins>
                </w:sdtContent>
              </w:sdt>
              <w:ins w:author="Anonymous" w:id="47" w:date="2026-09-22T03:01:52Z"/>
            </w:sdtContent>
          </w:sdt>
        </w:p>
      </w:sdtContent>
    </w:sdt>
    <w:sdt>
      <w:sdtPr>
        <w:id w:val="368681838"/>
        <w:tag w:val="goog_rdk_493"/>
      </w:sdtPr>
      <w:sdtContent>
        <w:p w:rsidR="00000000" w:rsidDel="00000000" w:rsidP="00000000" w:rsidRDefault="00000000" w:rsidRPr="00000000" w14:paraId="0000007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28317823"/>
              <w:tag w:val="goog_rdk_491"/>
            </w:sdtPr>
            <w:sdtContent>
              <w:ins w:author="Anonymous" w:id="47" w:date="2026-09-22T03:01:52Z"/>
              <w:sdt>
                <w:sdtPr>
                  <w:id w:val="833030131"/>
                  <w:tag w:val="goog_rdk_492"/>
                </w:sdtPr>
                <w:sdtContent>
                  <w:ins w:author="Anonymous" w:id="47" w:date="2026-09-22T03:01:52Z">
                    <w:r w:rsidDel="00000000" w:rsidR="00000000" w:rsidRPr="00000000">
                      <w:rPr>
                        <w:rtl w:val="0"/>
                      </w:rPr>
                    </w:r>
                  </w:ins>
                </w:sdtContent>
              </w:sdt>
              <w:ins w:author="Anonymous" w:id="47" w:date="2026-09-22T03:01:52Z"/>
            </w:sdtContent>
          </w:sdt>
        </w:p>
      </w:sdtContent>
    </w:sdt>
    <w:sdt>
      <w:sdtPr>
        <w:id w:val="182075619"/>
        <w:tag w:val="goog_rdk_496"/>
      </w:sdtPr>
      <w:sdtContent>
        <w:p w:rsidR="00000000" w:rsidDel="00000000" w:rsidP="00000000" w:rsidRDefault="00000000" w:rsidRPr="00000000" w14:paraId="0000007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00720836"/>
              <w:tag w:val="goog_rdk_494"/>
            </w:sdtPr>
            <w:sdtContent>
              <w:ins w:author="Anonymous" w:id="47" w:date="2026-09-22T03:01:52Z"/>
              <w:sdt>
                <w:sdtPr>
                  <w:id w:val="-1074548601"/>
                  <w:tag w:val="goog_rdk_495"/>
                </w:sdtPr>
                <w:sdtContent>
                  <w:ins w:author="Anonymous" w:id="47" w:date="2026-09-22T03:01:52Z">
                    <w:r w:rsidDel="00000000" w:rsidR="00000000" w:rsidRPr="00000000">
                      <w:rPr>
                        <w:rtl w:val="0"/>
                      </w:rPr>
                    </w:r>
                  </w:ins>
                </w:sdtContent>
              </w:sdt>
              <w:ins w:author="Anonymous" w:id="47" w:date="2026-09-22T03:01:52Z"/>
            </w:sdtContent>
          </w:sdt>
        </w:p>
      </w:sdtContent>
    </w:sdt>
    <w:sdt>
      <w:sdtPr>
        <w:id w:val="833416505"/>
        <w:tag w:val="goog_rdk_499"/>
      </w:sdtPr>
      <w:sdtContent>
        <w:p w:rsidR="00000000" w:rsidDel="00000000" w:rsidP="00000000" w:rsidRDefault="00000000" w:rsidRPr="00000000" w14:paraId="0000007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2758356"/>
              <w:tag w:val="goog_rdk_497"/>
            </w:sdtPr>
            <w:sdtContent>
              <w:ins w:author="Anonymous" w:id="47" w:date="2026-09-22T03:01:52Z"/>
              <w:sdt>
                <w:sdtPr>
                  <w:id w:val="-1603342791"/>
                  <w:tag w:val="goog_rdk_498"/>
                </w:sdtPr>
                <w:sdtContent>
                  <w:ins w:author="Anonymous" w:id="47" w:date="2026-09-22T03:01:52Z">
                    <w:r w:rsidDel="00000000" w:rsidR="00000000" w:rsidRPr="00000000">
                      <w:rPr>
                        <w:rtl w:val="0"/>
                      </w:rPr>
                    </w:r>
                  </w:ins>
                </w:sdtContent>
              </w:sdt>
              <w:ins w:author="Anonymous" w:id="47" w:date="2026-09-22T03:01:52Z"/>
            </w:sdtContent>
          </w:sdt>
        </w:p>
      </w:sdtContent>
    </w:sdt>
    <w:sdt>
      <w:sdtPr>
        <w:id w:val="2045699594"/>
        <w:tag w:val="goog_rdk_502"/>
      </w:sdtPr>
      <w:sdtContent>
        <w:p w:rsidR="00000000" w:rsidDel="00000000" w:rsidP="00000000" w:rsidRDefault="00000000" w:rsidRPr="00000000" w14:paraId="0000007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19264412"/>
              <w:tag w:val="goog_rdk_500"/>
            </w:sdtPr>
            <w:sdtContent>
              <w:ins w:author="Anonymous" w:id="47" w:date="2026-09-22T03:01:52Z"/>
              <w:sdt>
                <w:sdtPr>
                  <w:id w:val="-1300963243"/>
                  <w:tag w:val="goog_rdk_501"/>
                </w:sdtPr>
                <w:sdtContent>
                  <w:ins w:author="Anonymous" w:id="47" w:date="2026-09-22T03:01:52Z">
                    <w:r w:rsidDel="00000000" w:rsidR="00000000" w:rsidRPr="00000000">
                      <w:rPr>
                        <w:rtl w:val="0"/>
                      </w:rPr>
                    </w:r>
                  </w:ins>
                </w:sdtContent>
              </w:sdt>
              <w:ins w:author="Anonymous" w:id="47" w:date="2026-09-22T03:01:52Z"/>
            </w:sdtContent>
          </w:sdt>
        </w:p>
      </w:sdtContent>
    </w:sdt>
    <w:sdt>
      <w:sdtPr>
        <w:id w:val="1352505352"/>
        <w:tag w:val="goog_rdk_505"/>
      </w:sdtPr>
      <w:sdtContent>
        <w:p w:rsidR="00000000" w:rsidDel="00000000" w:rsidP="00000000" w:rsidRDefault="00000000" w:rsidRPr="00000000" w14:paraId="0000007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131681"/>
              <w:tag w:val="goog_rdk_503"/>
            </w:sdtPr>
            <w:sdtContent>
              <w:ins w:author="Anonymous" w:id="47" w:date="2026-09-22T03:01:52Z"/>
              <w:sdt>
                <w:sdtPr>
                  <w:id w:val="-2183602"/>
                  <w:tag w:val="goog_rdk_504"/>
                </w:sdtPr>
                <w:sdtContent>
                  <w:ins w:author="Anonymous" w:id="47" w:date="2026-09-22T03:01:52Z">
                    <w:r w:rsidDel="00000000" w:rsidR="00000000" w:rsidRPr="00000000">
                      <w:rPr>
                        <w:rtl w:val="0"/>
                      </w:rPr>
                    </w:r>
                  </w:ins>
                </w:sdtContent>
              </w:sdt>
              <w:ins w:author="Anonymous" w:id="47" w:date="2026-09-22T03:01:52Z"/>
            </w:sdtContent>
          </w:sdt>
        </w:p>
      </w:sdtContent>
    </w:sdt>
    <w:sdt>
      <w:sdtPr>
        <w:id w:val="889453642"/>
        <w:tag w:val="goog_rdk_508"/>
      </w:sdtPr>
      <w:sdtContent>
        <w:p w:rsidR="00000000" w:rsidDel="00000000" w:rsidP="00000000" w:rsidRDefault="00000000" w:rsidRPr="00000000" w14:paraId="0000007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2113544"/>
              <w:tag w:val="goog_rdk_506"/>
            </w:sdtPr>
            <w:sdtContent>
              <w:ins w:author="Anonymous" w:id="47" w:date="2026-09-22T03:01:52Z"/>
              <w:sdt>
                <w:sdtPr>
                  <w:id w:val="1781209602"/>
                  <w:tag w:val="goog_rdk_507"/>
                </w:sdtPr>
                <w:sdtContent>
                  <w:ins w:author="Anonymous" w:id="47" w:date="2026-09-22T03:01:52Z">
                    <w:r w:rsidDel="00000000" w:rsidR="00000000" w:rsidRPr="00000000">
                      <w:rPr>
                        <w:rtl w:val="0"/>
                      </w:rPr>
                    </w:r>
                  </w:ins>
                </w:sdtContent>
              </w:sdt>
              <w:ins w:author="Anonymous" w:id="47" w:date="2026-09-22T03:01:52Z"/>
            </w:sdtContent>
          </w:sdt>
        </w:p>
      </w:sdtContent>
    </w:sdt>
    <w:sdt>
      <w:sdtPr>
        <w:id w:val="1378288313"/>
        <w:tag w:val="goog_rdk_511"/>
      </w:sdtPr>
      <w:sdtContent>
        <w:p w:rsidR="00000000" w:rsidDel="00000000" w:rsidP="00000000" w:rsidRDefault="00000000" w:rsidRPr="00000000" w14:paraId="0000007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48802811"/>
              <w:tag w:val="goog_rdk_509"/>
            </w:sdtPr>
            <w:sdtContent>
              <w:ins w:author="Anonymous" w:id="47" w:date="2026-09-22T03:01:52Z"/>
              <w:sdt>
                <w:sdtPr>
                  <w:id w:val="661988767"/>
                  <w:tag w:val="goog_rdk_510"/>
                </w:sdtPr>
                <w:sdtContent>
                  <w:ins w:author="Anonymous" w:id="47" w:date="2026-09-22T03:01:52Z">
                    <w:r w:rsidDel="00000000" w:rsidR="00000000" w:rsidRPr="00000000">
                      <w:rPr>
                        <w:rtl w:val="0"/>
                      </w:rPr>
                    </w:r>
                  </w:ins>
                </w:sdtContent>
              </w:sdt>
              <w:ins w:author="Anonymous" w:id="47" w:date="2026-09-22T03:01:52Z"/>
            </w:sdtContent>
          </w:sdt>
        </w:p>
      </w:sdtContent>
    </w:sdt>
    <w:sdt>
      <w:sdtPr>
        <w:id w:val="-878505932"/>
        <w:tag w:val="goog_rdk_514"/>
      </w:sdtPr>
      <w:sdtContent>
        <w:p w:rsidR="00000000" w:rsidDel="00000000" w:rsidP="00000000" w:rsidRDefault="00000000" w:rsidRPr="00000000" w14:paraId="0000007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7782880"/>
              <w:tag w:val="goog_rdk_512"/>
            </w:sdtPr>
            <w:sdtContent>
              <w:ins w:author="Anonymous" w:id="47" w:date="2026-09-22T03:01:52Z"/>
              <w:sdt>
                <w:sdtPr>
                  <w:id w:val="1424672497"/>
                  <w:tag w:val="goog_rdk_513"/>
                </w:sdtPr>
                <w:sdtContent>
                  <w:ins w:author="Anonymous" w:id="47" w:date="2026-09-22T03:01:52Z">
                    <w:r w:rsidDel="00000000" w:rsidR="00000000" w:rsidRPr="00000000">
                      <w:rPr>
                        <w:rtl w:val="0"/>
                      </w:rPr>
                    </w:r>
                  </w:ins>
                </w:sdtContent>
              </w:sdt>
              <w:ins w:author="Anonymous" w:id="47" w:date="2026-09-22T03:01:52Z"/>
            </w:sdtContent>
          </w:sdt>
        </w:p>
      </w:sdtContent>
    </w:sdt>
    <w:sdt>
      <w:sdtPr>
        <w:id w:val="-1257469266"/>
        <w:tag w:val="goog_rdk_517"/>
      </w:sdtPr>
      <w:sdtContent>
        <w:p w:rsidR="00000000" w:rsidDel="00000000" w:rsidP="00000000" w:rsidRDefault="00000000" w:rsidRPr="00000000" w14:paraId="0000007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85120016"/>
              <w:tag w:val="goog_rdk_515"/>
            </w:sdtPr>
            <w:sdtContent>
              <w:ins w:author="Anonymous" w:id="47" w:date="2026-09-22T03:01:52Z"/>
              <w:sdt>
                <w:sdtPr>
                  <w:id w:val="682994830"/>
                  <w:tag w:val="goog_rdk_516"/>
                </w:sdtPr>
                <w:sdtContent>
                  <w:ins w:author="Anonymous" w:id="47" w:date="2026-09-22T03:01:52Z">
                    <w:r w:rsidDel="00000000" w:rsidR="00000000" w:rsidRPr="00000000">
                      <w:rPr>
                        <w:rtl w:val="0"/>
                      </w:rPr>
                    </w:r>
                  </w:ins>
                </w:sdtContent>
              </w:sdt>
              <w:ins w:author="Anonymous" w:id="47" w:date="2026-09-22T03:01:52Z"/>
            </w:sdtContent>
          </w:sdt>
        </w:p>
      </w:sdtContent>
    </w:sdt>
    <w:sdt>
      <w:sdtPr>
        <w:id w:val="-1155172840"/>
        <w:tag w:val="goog_rdk_520"/>
      </w:sdtPr>
      <w:sdtContent>
        <w:p w:rsidR="00000000" w:rsidDel="00000000" w:rsidP="00000000" w:rsidRDefault="00000000" w:rsidRPr="00000000" w14:paraId="0000007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2063115"/>
              <w:tag w:val="goog_rdk_518"/>
            </w:sdtPr>
            <w:sdtContent>
              <w:ins w:author="Anonymous" w:id="47" w:date="2026-09-22T03:01:52Z"/>
              <w:sdt>
                <w:sdtPr>
                  <w:id w:val="-645393582"/>
                  <w:tag w:val="goog_rdk_519"/>
                </w:sdtPr>
                <w:sdtContent>
                  <w:ins w:author="Anonymous" w:id="47" w:date="2026-09-22T03:01:52Z">
                    <w:r w:rsidDel="00000000" w:rsidR="00000000" w:rsidRPr="00000000">
                      <w:rPr>
                        <w:rtl w:val="0"/>
                      </w:rPr>
                    </w:r>
                  </w:ins>
                </w:sdtContent>
              </w:sdt>
              <w:ins w:author="Anonymous" w:id="47" w:date="2026-09-22T03:01:52Z"/>
            </w:sdtContent>
          </w:sdt>
        </w:p>
      </w:sdtContent>
    </w:sdt>
    <w:sdt>
      <w:sdtPr>
        <w:id w:val="1585061703"/>
        <w:tag w:val="goog_rdk_523"/>
      </w:sdtPr>
      <w:sdtContent>
        <w:p w:rsidR="00000000" w:rsidDel="00000000" w:rsidP="00000000" w:rsidRDefault="00000000" w:rsidRPr="00000000" w14:paraId="0000007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76766169"/>
              <w:tag w:val="goog_rdk_521"/>
            </w:sdtPr>
            <w:sdtContent>
              <w:ins w:author="Anonymous" w:id="47" w:date="2026-09-22T03:01:52Z"/>
              <w:sdt>
                <w:sdtPr>
                  <w:id w:val="641706123"/>
                  <w:tag w:val="goog_rdk_522"/>
                </w:sdtPr>
                <w:sdtContent>
                  <w:ins w:author="Anonymous" w:id="47" w:date="2026-09-22T03:01:52Z">
                    <w:r w:rsidDel="00000000" w:rsidR="00000000" w:rsidRPr="00000000">
                      <w:rPr>
                        <w:rtl w:val="0"/>
                      </w:rPr>
                    </w:r>
                  </w:ins>
                </w:sdtContent>
              </w:sdt>
              <w:ins w:author="Anonymous" w:id="47" w:date="2026-09-22T03:01:52Z"/>
            </w:sdtContent>
          </w:sdt>
        </w:p>
      </w:sdtContent>
    </w:sdt>
    <w:sdt>
      <w:sdtPr>
        <w:id w:val="1060559618"/>
        <w:tag w:val="goog_rdk_526"/>
      </w:sdtPr>
      <w:sdtContent>
        <w:p w:rsidR="00000000" w:rsidDel="00000000" w:rsidP="00000000" w:rsidRDefault="00000000" w:rsidRPr="00000000" w14:paraId="0000008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8226514"/>
              <w:tag w:val="goog_rdk_524"/>
            </w:sdtPr>
            <w:sdtContent>
              <w:ins w:author="Anonymous" w:id="47" w:date="2026-09-22T03:01:52Z"/>
              <w:sdt>
                <w:sdtPr>
                  <w:id w:val="-2075098920"/>
                  <w:tag w:val="goog_rdk_525"/>
                </w:sdtPr>
                <w:sdtContent>
                  <w:ins w:author="Anonymous" w:id="47" w:date="2026-09-22T03:01:52Z">
                    <w:r w:rsidDel="00000000" w:rsidR="00000000" w:rsidRPr="00000000">
                      <w:rPr>
                        <w:rtl w:val="0"/>
                      </w:rPr>
                    </w:r>
                  </w:ins>
                </w:sdtContent>
              </w:sdt>
              <w:ins w:author="Anonymous" w:id="47" w:date="2026-09-22T03:01:52Z"/>
            </w:sdtContent>
          </w:sdt>
        </w:p>
      </w:sdtContent>
    </w:sdt>
    <w:sdt>
      <w:sdtPr>
        <w:id w:val="1648938900"/>
        <w:tag w:val="goog_rdk_529"/>
      </w:sdtPr>
      <w:sdtContent>
        <w:p w:rsidR="00000000" w:rsidDel="00000000" w:rsidP="00000000" w:rsidRDefault="00000000" w:rsidRPr="00000000" w14:paraId="0000008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3578172"/>
              <w:tag w:val="goog_rdk_527"/>
            </w:sdtPr>
            <w:sdtContent>
              <w:ins w:author="Anonymous" w:id="47" w:date="2026-09-22T03:01:52Z"/>
              <w:sdt>
                <w:sdtPr>
                  <w:id w:val="1609177857"/>
                  <w:tag w:val="goog_rdk_528"/>
                </w:sdtPr>
                <w:sdtContent>
                  <w:ins w:author="Anonymous" w:id="47" w:date="2026-09-22T03:01:52Z">
                    <w:r w:rsidDel="00000000" w:rsidR="00000000" w:rsidRPr="00000000">
                      <w:rPr>
                        <w:rtl w:val="0"/>
                      </w:rPr>
                    </w:r>
                  </w:ins>
                </w:sdtContent>
              </w:sdt>
              <w:ins w:author="Anonymous" w:id="47" w:date="2026-09-22T03:01:52Z"/>
            </w:sdtContent>
          </w:sdt>
        </w:p>
      </w:sdtContent>
    </w:sdt>
    <w:sdt>
      <w:sdtPr>
        <w:id w:val="-2011442167"/>
        <w:tag w:val="goog_rdk_532"/>
      </w:sdtPr>
      <w:sdtContent>
        <w:p w:rsidR="00000000" w:rsidDel="00000000" w:rsidP="00000000" w:rsidRDefault="00000000" w:rsidRPr="00000000" w14:paraId="0000008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9268364"/>
              <w:tag w:val="goog_rdk_530"/>
            </w:sdtPr>
            <w:sdtContent>
              <w:ins w:author="Anonymous" w:id="47" w:date="2026-09-22T03:01:52Z"/>
              <w:sdt>
                <w:sdtPr>
                  <w:id w:val="-2063043247"/>
                  <w:tag w:val="goog_rdk_531"/>
                </w:sdtPr>
                <w:sdtContent>
                  <w:ins w:author="Anonymous" w:id="47" w:date="2026-09-22T03:01:52Z">
                    <w:r w:rsidDel="00000000" w:rsidR="00000000" w:rsidRPr="00000000">
                      <w:rPr>
                        <w:rtl w:val="0"/>
                      </w:rPr>
                    </w:r>
                  </w:ins>
                </w:sdtContent>
              </w:sdt>
              <w:ins w:author="Anonymous" w:id="47" w:date="2026-09-22T03:01:52Z"/>
            </w:sdtContent>
          </w:sdt>
        </w:p>
      </w:sdtContent>
    </w:sdt>
    <w:sdt>
      <w:sdtPr>
        <w:id w:val="-1517856074"/>
        <w:tag w:val="goog_rdk_535"/>
      </w:sdtPr>
      <w:sdtContent>
        <w:p w:rsidR="00000000" w:rsidDel="00000000" w:rsidP="00000000" w:rsidRDefault="00000000" w:rsidRPr="00000000" w14:paraId="0000008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605833"/>
              <w:tag w:val="goog_rdk_533"/>
            </w:sdtPr>
            <w:sdtContent>
              <w:ins w:author="Anonymous" w:id="47" w:date="2026-09-22T03:01:52Z"/>
              <w:sdt>
                <w:sdtPr>
                  <w:id w:val="-1125961320"/>
                  <w:tag w:val="goog_rdk_534"/>
                </w:sdtPr>
                <w:sdtContent>
                  <w:ins w:author="Anonymous" w:id="47" w:date="2026-09-22T03:01:52Z">
                    <w:r w:rsidDel="00000000" w:rsidR="00000000" w:rsidRPr="00000000">
                      <w:rPr>
                        <w:rtl w:val="0"/>
                      </w:rPr>
                    </w:r>
                  </w:ins>
                </w:sdtContent>
              </w:sdt>
              <w:ins w:author="Anonymous" w:id="47" w:date="2026-09-22T03:01:52Z"/>
            </w:sdtContent>
          </w:sdt>
        </w:p>
      </w:sdtContent>
    </w:sdt>
    <w:sdt>
      <w:sdtPr>
        <w:id w:val="1337749166"/>
        <w:tag w:val="goog_rdk_538"/>
      </w:sdtPr>
      <w:sdtContent>
        <w:p w:rsidR="00000000" w:rsidDel="00000000" w:rsidP="00000000" w:rsidRDefault="00000000" w:rsidRPr="00000000" w14:paraId="0000008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60163959"/>
              <w:tag w:val="goog_rdk_536"/>
            </w:sdtPr>
            <w:sdtContent>
              <w:ins w:author="Anonymous" w:id="47" w:date="2026-09-22T03:01:52Z"/>
              <w:sdt>
                <w:sdtPr>
                  <w:id w:val="-412300756"/>
                  <w:tag w:val="goog_rdk_537"/>
                </w:sdtPr>
                <w:sdtContent>
                  <w:ins w:author="Anonymous" w:id="47" w:date="2026-09-22T03:01:52Z">
                    <w:r w:rsidDel="00000000" w:rsidR="00000000" w:rsidRPr="00000000">
                      <w:rPr>
                        <w:rtl w:val="0"/>
                      </w:rPr>
                    </w:r>
                  </w:ins>
                </w:sdtContent>
              </w:sdt>
              <w:ins w:author="Anonymous" w:id="47" w:date="2026-09-22T03:01:52Z"/>
            </w:sdtContent>
          </w:sdt>
        </w:p>
      </w:sdtContent>
    </w:sdt>
    <w:sdt>
      <w:sdtPr>
        <w:id w:val="1950793709"/>
        <w:tag w:val="goog_rdk_541"/>
      </w:sdtPr>
      <w:sdtContent>
        <w:p w:rsidR="00000000" w:rsidDel="00000000" w:rsidP="00000000" w:rsidRDefault="00000000" w:rsidRPr="00000000" w14:paraId="0000008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48352321"/>
              <w:tag w:val="goog_rdk_539"/>
            </w:sdtPr>
            <w:sdtContent>
              <w:ins w:author="Anonymous" w:id="47" w:date="2026-09-22T03:01:52Z"/>
              <w:sdt>
                <w:sdtPr>
                  <w:id w:val="1557386694"/>
                  <w:tag w:val="goog_rdk_540"/>
                </w:sdtPr>
                <w:sdtContent>
                  <w:ins w:author="Anonymous" w:id="47" w:date="2026-09-22T03:01:52Z">
                    <w:r w:rsidDel="00000000" w:rsidR="00000000" w:rsidRPr="00000000">
                      <w:rPr>
                        <w:rtl w:val="0"/>
                      </w:rPr>
                    </w:r>
                  </w:ins>
                </w:sdtContent>
              </w:sdt>
              <w:ins w:author="Anonymous" w:id="47" w:date="2026-09-22T03:01:52Z"/>
            </w:sdtContent>
          </w:sdt>
        </w:p>
      </w:sdtContent>
    </w:sdt>
    <w:sdt>
      <w:sdtPr>
        <w:id w:val="108183566"/>
        <w:tag w:val="goog_rdk_544"/>
      </w:sdtPr>
      <w:sdtContent>
        <w:p w:rsidR="00000000" w:rsidDel="00000000" w:rsidP="00000000" w:rsidRDefault="00000000" w:rsidRPr="00000000" w14:paraId="0000008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3279810"/>
              <w:tag w:val="goog_rdk_542"/>
            </w:sdtPr>
            <w:sdtContent>
              <w:ins w:author="Anonymous" w:id="47" w:date="2026-09-22T03:01:52Z"/>
              <w:sdt>
                <w:sdtPr>
                  <w:id w:val="792223047"/>
                  <w:tag w:val="goog_rdk_543"/>
                </w:sdtPr>
                <w:sdtContent>
                  <w:ins w:author="Anonymous" w:id="47" w:date="2026-09-22T03:01:52Z">
                    <w:r w:rsidDel="00000000" w:rsidR="00000000" w:rsidRPr="00000000">
                      <w:rPr>
                        <w:rtl w:val="0"/>
                      </w:rPr>
                    </w:r>
                  </w:ins>
                </w:sdtContent>
              </w:sdt>
              <w:ins w:author="Anonymous" w:id="47" w:date="2026-09-22T03:01:52Z"/>
            </w:sdtContent>
          </w:sdt>
        </w:p>
      </w:sdtContent>
    </w:sdt>
    <w:sdt>
      <w:sdtPr>
        <w:id w:val="1672138533"/>
        <w:tag w:val="goog_rdk_547"/>
      </w:sdtPr>
      <w:sdtContent>
        <w:p w:rsidR="00000000" w:rsidDel="00000000" w:rsidP="00000000" w:rsidRDefault="00000000" w:rsidRPr="00000000" w14:paraId="0000008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55316230"/>
              <w:tag w:val="goog_rdk_545"/>
            </w:sdtPr>
            <w:sdtContent>
              <w:ins w:author="Anonymous" w:id="47" w:date="2026-09-22T03:01:52Z"/>
              <w:sdt>
                <w:sdtPr>
                  <w:id w:val="-116965745"/>
                  <w:tag w:val="goog_rdk_546"/>
                </w:sdtPr>
                <w:sdtContent>
                  <w:ins w:author="Anonymous" w:id="47" w:date="2026-09-22T03:01:52Z">
                    <w:r w:rsidDel="00000000" w:rsidR="00000000" w:rsidRPr="00000000">
                      <w:rPr>
                        <w:rtl w:val="0"/>
                      </w:rPr>
                    </w:r>
                  </w:ins>
                </w:sdtContent>
              </w:sdt>
              <w:ins w:author="Anonymous" w:id="47" w:date="2026-09-22T03:01:52Z"/>
            </w:sdtContent>
          </w:sdt>
        </w:p>
      </w:sdtContent>
    </w:sdt>
    <w:sdt>
      <w:sdtPr>
        <w:id w:val="278754998"/>
        <w:tag w:val="goog_rdk_550"/>
      </w:sdtPr>
      <w:sdtContent>
        <w:p w:rsidR="00000000" w:rsidDel="00000000" w:rsidP="00000000" w:rsidRDefault="00000000" w:rsidRPr="00000000" w14:paraId="0000008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85089334"/>
              <w:tag w:val="goog_rdk_548"/>
            </w:sdtPr>
            <w:sdtContent>
              <w:ins w:author="Anonymous" w:id="47" w:date="2026-09-22T03:01:52Z"/>
              <w:sdt>
                <w:sdtPr>
                  <w:id w:val="1085120903"/>
                  <w:tag w:val="goog_rdk_549"/>
                </w:sdtPr>
                <w:sdtContent>
                  <w:ins w:author="Anonymous" w:id="47" w:date="2026-09-22T03:01:52Z">
                    <w:r w:rsidDel="00000000" w:rsidR="00000000" w:rsidRPr="00000000">
                      <w:rPr>
                        <w:rtl w:val="0"/>
                      </w:rPr>
                    </w:r>
                  </w:ins>
                </w:sdtContent>
              </w:sdt>
              <w:ins w:author="Anonymous" w:id="47" w:date="2026-09-22T03:01:52Z"/>
            </w:sdtContent>
          </w:sdt>
        </w:p>
      </w:sdtContent>
    </w:sdt>
    <w:sdt>
      <w:sdtPr>
        <w:id w:val="423540746"/>
        <w:tag w:val="goog_rdk_553"/>
      </w:sdtPr>
      <w:sdtContent>
        <w:p w:rsidR="00000000" w:rsidDel="00000000" w:rsidP="00000000" w:rsidRDefault="00000000" w:rsidRPr="00000000" w14:paraId="0000008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17239116"/>
              <w:tag w:val="goog_rdk_551"/>
            </w:sdtPr>
            <w:sdtContent>
              <w:ins w:author="Anonymous" w:id="47" w:date="2026-09-22T03:01:52Z"/>
              <w:sdt>
                <w:sdtPr>
                  <w:id w:val="513179028"/>
                  <w:tag w:val="goog_rdk_552"/>
                </w:sdtPr>
                <w:sdtContent>
                  <w:ins w:author="Anonymous" w:id="47" w:date="2026-09-22T03:01:52Z">
                    <w:r w:rsidDel="00000000" w:rsidR="00000000" w:rsidRPr="00000000">
                      <w:rPr>
                        <w:rtl w:val="0"/>
                      </w:rPr>
                    </w:r>
                  </w:ins>
                </w:sdtContent>
              </w:sdt>
              <w:ins w:author="Anonymous" w:id="47" w:date="2026-09-22T03:01:52Z"/>
            </w:sdtContent>
          </w:sdt>
        </w:p>
      </w:sdtContent>
    </w:sdt>
    <w:sdt>
      <w:sdtPr>
        <w:id w:val="-839489511"/>
        <w:tag w:val="goog_rdk_556"/>
      </w:sdtPr>
      <w:sdtContent>
        <w:p w:rsidR="00000000" w:rsidDel="00000000" w:rsidP="00000000" w:rsidRDefault="00000000" w:rsidRPr="00000000" w14:paraId="0000008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95659157"/>
              <w:tag w:val="goog_rdk_554"/>
            </w:sdtPr>
            <w:sdtContent>
              <w:ins w:author="Anonymous" w:id="47" w:date="2026-09-22T03:01:52Z"/>
              <w:sdt>
                <w:sdtPr>
                  <w:id w:val="-1096536876"/>
                  <w:tag w:val="goog_rdk_555"/>
                </w:sdtPr>
                <w:sdtContent>
                  <w:ins w:author="Anonymous" w:id="47" w:date="2026-09-22T03:01:52Z">
                    <w:r w:rsidDel="00000000" w:rsidR="00000000" w:rsidRPr="00000000">
                      <w:rPr>
                        <w:rtl w:val="0"/>
                      </w:rPr>
                    </w:r>
                  </w:ins>
                </w:sdtContent>
              </w:sdt>
              <w:ins w:author="Anonymous" w:id="47" w:date="2026-09-22T03:01:52Z"/>
            </w:sdtContent>
          </w:sdt>
        </w:p>
      </w:sdtContent>
    </w:sdt>
    <w:sdt>
      <w:sdtPr>
        <w:id w:val="-796025990"/>
        <w:tag w:val="goog_rdk_559"/>
      </w:sdtPr>
      <w:sdtContent>
        <w:p w:rsidR="00000000" w:rsidDel="00000000" w:rsidP="00000000" w:rsidRDefault="00000000" w:rsidRPr="00000000" w14:paraId="0000008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6359277"/>
              <w:tag w:val="goog_rdk_557"/>
            </w:sdtPr>
            <w:sdtContent>
              <w:ins w:author="Anonymous" w:id="47" w:date="2026-09-22T03:01:52Z"/>
              <w:sdt>
                <w:sdtPr>
                  <w:id w:val="-1969745443"/>
                  <w:tag w:val="goog_rdk_558"/>
                </w:sdtPr>
                <w:sdtContent>
                  <w:ins w:author="Anonymous" w:id="47" w:date="2026-09-22T03:01:52Z">
                    <w:r w:rsidDel="00000000" w:rsidR="00000000" w:rsidRPr="00000000">
                      <w:rPr>
                        <w:rtl w:val="0"/>
                      </w:rPr>
                    </w:r>
                  </w:ins>
                </w:sdtContent>
              </w:sdt>
              <w:ins w:author="Anonymous" w:id="47" w:date="2026-09-22T03:01:52Z"/>
            </w:sdtContent>
          </w:sdt>
        </w:p>
      </w:sdtContent>
    </w:sdt>
    <w:sdt>
      <w:sdtPr>
        <w:id w:val="1672291122"/>
        <w:tag w:val="goog_rdk_562"/>
      </w:sdtPr>
      <w:sdtContent>
        <w:p w:rsidR="00000000" w:rsidDel="00000000" w:rsidP="00000000" w:rsidRDefault="00000000" w:rsidRPr="00000000" w14:paraId="0000008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9772247"/>
              <w:tag w:val="goog_rdk_560"/>
            </w:sdtPr>
            <w:sdtContent>
              <w:ins w:author="Anonymous" w:id="47" w:date="2026-09-22T03:01:52Z"/>
              <w:sdt>
                <w:sdtPr>
                  <w:id w:val="1192905319"/>
                  <w:tag w:val="goog_rdk_561"/>
                </w:sdtPr>
                <w:sdtContent>
                  <w:ins w:author="Anonymous" w:id="47" w:date="2026-09-22T03:01:52Z">
                    <w:r w:rsidDel="00000000" w:rsidR="00000000" w:rsidRPr="00000000">
                      <w:rPr>
                        <w:rtl w:val="0"/>
                      </w:rPr>
                    </w:r>
                  </w:ins>
                </w:sdtContent>
              </w:sdt>
              <w:ins w:author="Anonymous" w:id="47" w:date="2026-09-22T03:01:52Z"/>
            </w:sdtContent>
          </w:sdt>
        </w:p>
      </w:sdtContent>
    </w:sdt>
    <w:sdt>
      <w:sdtPr>
        <w:id w:val="-1208018655"/>
        <w:tag w:val="goog_rdk_565"/>
      </w:sdtPr>
      <w:sdtContent>
        <w:p w:rsidR="00000000" w:rsidDel="00000000" w:rsidP="00000000" w:rsidRDefault="00000000" w:rsidRPr="00000000" w14:paraId="0000008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5346788"/>
              <w:tag w:val="goog_rdk_563"/>
            </w:sdtPr>
            <w:sdtContent>
              <w:ins w:author="Anonymous" w:id="47" w:date="2026-09-22T03:01:52Z"/>
              <w:sdt>
                <w:sdtPr>
                  <w:id w:val="827553291"/>
                  <w:tag w:val="goog_rdk_564"/>
                </w:sdtPr>
                <w:sdtContent>
                  <w:ins w:author="Anonymous" w:id="47" w:date="2026-09-22T03:01:52Z">
                    <w:r w:rsidDel="00000000" w:rsidR="00000000" w:rsidRPr="00000000">
                      <w:rPr>
                        <w:rtl w:val="0"/>
                      </w:rPr>
                    </w:r>
                  </w:ins>
                </w:sdtContent>
              </w:sdt>
              <w:ins w:author="Anonymous" w:id="47" w:date="2026-09-22T03:01:52Z"/>
            </w:sdtContent>
          </w:sdt>
        </w:p>
      </w:sdtContent>
    </w:sdt>
    <w:sdt>
      <w:sdtPr>
        <w:id w:val="-2109375027"/>
        <w:tag w:val="goog_rdk_568"/>
      </w:sdtPr>
      <w:sdtContent>
        <w:p w:rsidR="00000000" w:rsidDel="00000000" w:rsidP="00000000" w:rsidRDefault="00000000" w:rsidRPr="00000000" w14:paraId="0000008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61782897"/>
              <w:tag w:val="goog_rdk_566"/>
            </w:sdtPr>
            <w:sdtContent>
              <w:ins w:author="Anonymous" w:id="47" w:date="2026-09-22T03:01:52Z"/>
              <w:sdt>
                <w:sdtPr>
                  <w:id w:val="927631620"/>
                  <w:tag w:val="goog_rdk_567"/>
                </w:sdtPr>
                <w:sdtContent>
                  <w:ins w:author="Anonymous" w:id="47" w:date="2026-09-22T03:01:52Z">
                    <w:r w:rsidDel="00000000" w:rsidR="00000000" w:rsidRPr="00000000">
                      <w:rPr>
                        <w:rtl w:val="0"/>
                      </w:rPr>
                    </w:r>
                  </w:ins>
                </w:sdtContent>
              </w:sdt>
              <w:ins w:author="Anonymous" w:id="47" w:date="2026-09-22T03:01:52Z"/>
            </w:sdtContent>
          </w:sdt>
        </w:p>
      </w:sdtContent>
    </w:sdt>
    <w:sdt>
      <w:sdtPr>
        <w:id w:val="2113397316"/>
        <w:tag w:val="goog_rdk_571"/>
      </w:sdtPr>
      <w:sdtContent>
        <w:p w:rsidR="00000000" w:rsidDel="00000000" w:rsidP="00000000" w:rsidRDefault="00000000" w:rsidRPr="00000000" w14:paraId="0000008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67961241"/>
              <w:tag w:val="goog_rdk_569"/>
            </w:sdtPr>
            <w:sdtContent>
              <w:ins w:author="Anonymous" w:id="47" w:date="2026-09-22T03:01:52Z"/>
              <w:sdt>
                <w:sdtPr>
                  <w:id w:val="-1183272522"/>
                  <w:tag w:val="goog_rdk_570"/>
                </w:sdtPr>
                <w:sdtContent>
                  <w:ins w:author="Anonymous" w:id="47" w:date="2026-09-22T03:01:52Z">
                    <w:r w:rsidDel="00000000" w:rsidR="00000000" w:rsidRPr="00000000">
                      <w:rPr>
                        <w:rtl w:val="0"/>
                      </w:rPr>
                    </w:r>
                  </w:ins>
                </w:sdtContent>
              </w:sdt>
              <w:ins w:author="Anonymous" w:id="47" w:date="2026-09-22T03:01:52Z"/>
            </w:sdtContent>
          </w:sdt>
        </w:p>
      </w:sdtContent>
    </w:sdt>
    <w:sdt>
      <w:sdtPr>
        <w:id w:val="-1606801560"/>
        <w:tag w:val="goog_rdk_574"/>
      </w:sdtPr>
      <w:sdtContent>
        <w:p w:rsidR="00000000" w:rsidDel="00000000" w:rsidP="00000000" w:rsidRDefault="00000000" w:rsidRPr="00000000" w14:paraId="0000009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37904046"/>
              <w:tag w:val="goog_rdk_572"/>
            </w:sdtPr>
            <w:sdtContent>
              <w:ins w:author="Anonymous" w:id="47" w:date="2026-09-22T03:01:52Z"/>
              <w:sdt>
                <w:sdtPr>
                  <w:id w:val="-532329361"/>
                  <w:tag w:val="goog_rdk_573"/>
                </w:sdtPr>
                <w:sdtContent>
                  <w:ins w:author="Anonymous" w:id="47" w:date="2026-09-22T03:01:52Z">
                    <w:r w:rsidDel="00000000" w:rsidR="00000000" w:rsidRPr="00000000">
                      <w:rPr>
                        <w:rtl w:val="0"/>
                      </w:rPr>
                    </w:r>
                  </w:ins>
                </w:sdtContent>
              </w:sdt>
              <w:ins w:author="Anonymous" w:id="47" w:date="2026-09-22T03:01:52Z"/>
            </w:sdtContent>
          </w:sdt>
        </w:p>
      </w:sdtContent>
    </w:sdt>
    <w:sdt>
      <w:sdtPr>
        <w:id w:val="-1489090566"/>
        <w:tag w:val="goog_rdk_577"/>
      </w:sdtPr>
      <w:sdtContent>
        <w:p w:rsidR="00000000" w:rsidDel="00000000" w:rsidP="00000000" w:rsidRDefault="00000000" w:rsidRPr="00000000" w14:paraId="0000009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6844440"/>
              <w:tag w:val="goog_rdk_575"/>
            </w:sdtPr>
            <w:sdtContent>
              <w:ins w:author="Anonymous" w:id="47" w:date="2026-09-22T03:01:52Z"/>
              <w:sdt>
                <w:sdtPr>
                  <w:id w:val="1952180242"/>
                  <w:tag w:val="goog_rdk_576"/>
                </w:sdtPr>
                <w:sdtContent>
                  <w:ins w:author="Anonymous" w:id="47" w:date="2026-09-22T03:01:52Z">
                    <w:r w:rsidDel="00000000" w:rsidR="00000000" w:rsidRPr="00000000">
                      <w:rPr>
                        <w:rtl w:val="0"/>
                      </w:rPr>
                    </w:r>
                  </w:ins>
                </w:sdtContent>
              </w:sdt>
              <w:ins w:author="Anonymous" w:id="47" w:date="2026-09-22T03:01:52Z"/>
            </w:sdtContent>
          </w:sdt>
        </w:p>
      </w:sdtContent>
    </w:sdt>
    <w:sdt>
      <w:sdtPr>
        <w:id w:val="1650669271"/>
        <w:tag w:val="goog_rdk_580"/>
      </w:sdtPr>
      <w:sdtContent>
        <w:p w:rsidR="00000000" w:rsidDel="00000000" w:rsidP="00000000" w:rsidRDefault="00000000" w:rsidRPr="00000000" w14:paraId="0000009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31183356"/>
              <w:tag w:val="goog_rdk_578"/>
            </w:sdtPr>
            <w:sdtContent>
              <w:ins w:author="Anonymous" w:id="47" w:date="2026-09-22T03:01:52Z"/>
              <w:sdt>
                <w:sdtPr>
                  <w:id w:val="1427004275"/>
                  <w:tag w:val="goog_rdk_579"/>
                </w:sdtPr>
                <w:sdtContent>
                  <w:ins w:author="Anonymous" w:id="47" w:date="2026-09-22T03:01:52Z">
                    <w:r w:rsidDel="00000000" w:rsidR="00000000" w:rsidRPr="00000000">
                      <w:rPr>
                        <w:rtl w:val="0"/>
                      </w:rPr>
                    </w:r>
                  </w:ins>
                </w:sdtContent>
              </w:sdt>
              <w:ins w:author="Anonymous" w:id="47" w:date="2026-09-22T03:01:52Z"/>
            </w:sdtContent>
          </w:sdt>
        </w:p>
      </w:sdtContent>
    </w:sdt>
    <w:sdt>
      <w:sdtPr>
        <w:id w:val="-2019374366"/>
        <w:tag w:val="goog_rdk_583"/>
      </w:sdtPr>
      <w:sdtContent>
        <w:p w:rsidR="00000000" w:rsidDel="00000000" w:rsidP="00000000" w:rsidRDefault="00000000" w:rsidRPr="00000000" w14:paraId="0000009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18050669"/>
              <w:tag w:val="goog_rdk_581"/>
            </w:sdtPr>
            <w:sdtContent>
              <w:ins w:author="Anonymous" w:id="47" w:date="2026-09-22T03:01:52Z"/>
              <w:sdt>
                <w:sdtPr>
                  <w:id w:val="473229440"/>
                  <w:tag w:val="goog_rdk_582"/>
                </w:sdtPr>
                <w:sdtContent>
                  <w:ins w:author="Anonymous" w:id="47" w:date="2026-09-22T03:01:52Z">
                    <w:r w:rsidDel="00000000" w:rsidR="00000000" w:rsidRPr="00000000">
                      <w:rPr>
                        <w:rtl w:val="0"/>
                      </w:rPr>
                    </w:r>
                  </w:ins>
                </w:sdtContent>
              </w:sdt>
              <w:ins w:author="Anonymous" w:id="47" w:date="2026-09-22T03:01:52Z"/>
            </w:sdtContent>
          </w:sdt>
        </w:p>
      </w:sdtContent>
    </w:sdt>
    <w:sdt>
      <w:sdtPr>
        <w:id w:val="723565501"/>
        <w:tag w:val="goog_rdk_586"/>
      </w:sdtPr>
      <w:sdtContent>
        <w:p w:rsidR="00000000" w:rsidDel="00000000" w:rsidP="00000000" w:rsidRDefault="00000000" w:rsidRPr="00000000" w14:paraId="0000009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2721762"/>
              <w:tag w:val="goog_rdk_584"/>
            </w:sdtPr>
            <w:sdtContent>
              <w:ins w:author="Anonymous" w:id="47" w:date="2026-09-22T03:01:52Z"/>
              <w:sdt>
                <w:sdtPr>
                  <w:id w:val="993948190"/>
                  <w:tag w:val="goog_rdk_585"/>
                </w:sdtPr>
                <w:sdtContent>
                  <w:ins w:author="Anonymous" w:id="47" w:date="2026-09-22T03:01:52Z">
                    <w:r w:rsidDel="00000000" w:rsidR="00000000" w:rsidRPr="00000000">
                      <w:rPr>
                        <w:rtl w:val="0"/>
                      </w:rPr>
                    </w:r>
                  </w:ins>
                </w:sdtContent>
              </w:sdt>
              <w:ins w:author="Anonymous" w:id="47" w:date="2026-09-22T03:01:52Z"/>
            </w:sdtContent>
          </w:sdt>
        </w:p>
      </w:sdtContent>
    </w:sdt>
    <w:sdt>
      <w:sdtPr>
        <w:id w:val="-169038610"/>
        <w:tag w:val="goog_rdk_589"/>
      </w:sdtPr>
      <w:sdtContent>
        <w:p w:rsidR="00000000" w:rsidDel="00000000" w:rsidP="00000000" w:rsidRDefault="00000000" w:rsidRPr="00000000" w14:paraId="0000009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74839883"/>
              <w:tag w:val="goog_rdk_587"/>
            </w:sdtPr>
            <w:sdtContent>
              <w:ins w:author="Anonymous" w:id="47" w:date="2026-09-22T03:01:52Z"/>
              <w:sdt>
                <w:sdtPr>
                  <w:id w:val="-513622145"/>
                  <w:tag w:val="goog_rdk_588"/>
                </w:sdtPr>
                <w:sdtContent>
                  <w:ins w:author="Anonymous" w:id="47" w:date="2026-09-22T03:01:52Z">
                    <w:r w:rsidDel="00000000" w:rsidR="00000000" w:rsidRPr="00000000">
                      <w:rPr>
                        <w:rtl w:val="0"/>
                      </w:rPr>
                    </w:r>
                  </w:ins>
                </w:sdtContent>
              </w:sdt>
              <w:ins w:author="Anonymous" w:id="47" w:date="2026-09-22T03:01:52Z"/>
            </w:sdtContent>
          </w:sdt>
        </w:p>
      </w:sdtContent>
    </w:sdt>
    <w:sdt>
      <w:sdtPr>
        <w:id w:val="155798845"/>
        <w:tag w:val="goog_rdk_592"/>
      </w:sdtPr>
      <w:sdtContent>
        <w:p w:rsidR="00000000" w:rsidDel="00000000" w:rsidP="00000000" w:rsidRDefault="00000000" w:rsidRPr="00000000" w14:paraId="0000009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3469660"/>
              <w:tag w:val="goog_rdk_590"/>
            </w:sdtPr>
            <w:sdtContent>
              <w:ins w:author="Anonymous" w:id="47" w:date="2026-09-22T03:01:52Z"/>
              <w:sdt>
                <w:sdtPr>
                  <w:id w:val="1193857225"/>
                  <w:tag w:val="goog_rdk_591"/>
                </w:sdtPr>
                <w:sdtContent>
                  <w:ins w:author="Anonymous" w:id="47" w:date="2026-09-22T03:01:52Z">
                    <w:r w:rsidDel="00000000" w:rsidR="00000000" w:rsidRPr="00000000">
                      <w:rPr>
                        <w:rtl w:val="0"/>
                      </w:rPr>
                    </w:r>
                  </w:ins>
                </w:sdtContent>
              </w:sdt>
              <w:ins w:author="Anonymous" w:id="47" w:date="2026-09-22T03:01:52Z"/>
            </w:sdtContent>
          </w:sdt>
        </w:p>
      </w:sdtContent>
    </w:sdt>
    <w:sdt>
      <w:sdtPr>
        <w:id w:val="336232320"/>
        <w:tag w:val="goog_rdk_595"/>
      </w:sdtPr>
      <w:sdtContent>
        <w:p w:rsidR="00000000" w:rsidDel="00000000" w:rsidP="00000000" w:rsidRDefault="00000000" w:rsidRPr="00000000" w14:paraId="0000009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20375573"/>
              <w:tag w:val="goog_rdk_593"/>
            </w:sdtPr>
            <w:sdtContent>
              <w:ins w:author="Anonymous" w:id="47" w:date="2026-09-22T03:01:52Z"/>
              <w:sdt>
                <w:sdtPr>
                  <w:id w:val="-1884076878"/>
                  <w:tag w:val="goog_rdk_594"/>
                </w:sdtPr>
                <w:sdtContent>
                  <w:ins w:author="Anonymous" w:id="47" w:date="2026-09-22T03:01:52Z">
                    <w:r w:rsidDel="00000000" w:rsidR="00000000" w:rsidRPr="00000000">
                      <w:rPr>
                        <w:rtl w:val="0"/>
                      </w:rPr>
                    </w:r>
                  </w:ins>
                </w:sdtContent>
              </w:sdt>
              <w:ins w:author="Anonymous" w:id="47" w:date="2026-09-22T03:01:52Z"/>
            </w:sdtContent>
          </w:sdt>
        </w:p>
      </w:sdtContent>
    </w:sdt>
    <w:sdt>
      <w:sdtPr>
        <w:id w:val="2145164040"/>
        <w:tag w:val="goog_rdk_598"/>
      </w:sdtPr>
      <w:sdtContent>
        <w:p w:rsidR="00000000" w:rsidDel="00000000" w:rsidP="00000000" w:rsidRDefault="00000000" w:rsidRPr="00000000" w14:paraId="0000009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4758282"/>
              <w:tag w:val="goog_rdk_596"/>
            </w:sdtPr>
            <w:sdtContent>
              <w:ins w:author="Anonymous" w:id="47" w:date="2026-09-22T03:01:52Z"/>
              <w:sdt>
                <w:sdtPr>
                  <w:id w:val="1283771243"/>
                  <w:tag w:val="goog_rdk_597"/>
                </w:sdtPr>
                <w:sdtContent>
                  <w:ins w:author="Anonymous" w:id="47" w:date="2026-09-22T03:01:52Z">
                    <w:r w:rsidDel="00000000" w:rsidR="00000000" w:rsidRPr="00000000">
                      <w:rPr>
                        <w:rtl w:val="0"/>
                      </w:rPr>
                    </w:r>
                  </w:ins>
                </w:sdtContent>
              </w:sdt>
              <w:ins w:author="Anonymous" w:id="47" w:date="2026-09-22T03:01:52Z"/>
            </w:sdtContent>
          </w:sdt>
        </w:p>
      </w:sdtContent>
    </w:sdt>
    <w:sdt>
      <w:sdtPr>
        <w:id w:val="-997804782"/>
        <w:tag w:val="goog_rdk_601"/>
      </w:sdtPr>
      <w:sdtContent>
        <w:p w:rsidR="00000000" w:rsidDel="00000000" w:rsidP="00000000" w:rsidRDefault="00000000" w:rsidRPr="00000000" w14:paraId="0000009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55854671"/>
              <w:tag w:val="goog_rdk_599"/>
            </w:sdtPr>
            <w:sdtContent>
              <w:ins w:author="Anonymous" w:id="47" w:date="2026-09-22T03:01:52Z"/>
              <w:sdt>
                <w:sdtPr>
                  <w:id w:val="-726750017"/>
                  <w:tag w:val="goog_rdk_600"/>
                </w:sdtPr>
                <w:sdtContent>
                  <w:ins w:author="Anonymous" w:id="47" w:date="2026-09-22T03:01:52Z">
                    <w:r w:rsidDel="00000000" w:rsidR="00000000" w:rsidRPr="00000000">
                      <w:rPr>
                        <w:rtl w:val="0"/>
                      </w:rPr>
                    </w:r>
                  </w:ins>
                </w:sdtContent>
              </w:sdt>
              <w:ins w:author="Anonymous" w:id="47" w:date="2026-09-22T03:01:52Z"/>
            </w:sdtContent>
          </w:sdt>
        </w:p>
      </w:sdtContent>
    </w:sdt>
    <w:sdt>
      <w:sdtPr>
        <w:id w:val="-545653190"/>
        <w:tag w:val="goog_rdk_604"/>
      </w:sdtPr>
      <w:sdtContent>
        <w:p w:rsidR="00000000" w:rsidDel="00000000" w:rsidP="00000000" w:rsidRDefault="00000000" w:rsidRPr="00000000" w14:paraId="0000009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83738129"/>
              <w:tag w:val="goog_rdk_602"/>
            </w:sdtPr>
            <w:sdtContent>
              <w:ins w:author="Anonymous" w:id="47" w:date="2026-09-22T03:01:52Z"/>
              <w:sdt>
                <w:sdtPr>
                  <w:id w:val="211507958"/>
                  <w:tag w:val="goog_rdk_603"/>
                </w:sdtPr>
                <w:sdtContent>
                  <w:ins w:author="Anonymous" w:id="47" w:date="2026-09-22T03:01:52Z">
                    <w:r w:rsidDel="00000000" w:rsidR="00000000" w:rsidRPr="00000000">
                      <w:rPr>
                        <w:rtl w:val="0"/>
                      </w:rPr>
                    </w:r>
                  </w:ins>
                </w:sdtContent>
              </w:sdt>
              <w:ins w:author="Anonymous" w:id="47" w:date="2026-09-22T03:01:52Z"/>
            </w:sdtContent>
          </w:sdt>
        </w:p>
      </w:sdtContent>
    </w:sdt>
    <w:sdt>
      <w:sdtPr>
        <w:id w:val="-1505743015"/>
        <w:tag w:val="goog_rdk_607"/>
      </w:sdtPr>
      <w:sdtContent>
        <w:p w:rsidR="00000000" w:rsidDel="00000000" w:rsidP="00000000" w:rsidRDefault="00000000" w:rsidRPr="00000000" w14:paraId="0000009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91106"/>
              <w:tag w:val="goog_rdk_605"/>
            </w:sdtPr>
            <w:sdtContent>
              <w:ins w:author="Anonymous" w:id="47" w:date="2026-09-22T03:01:52Z"/>
              <w:sdt>
                <w:sdtPr>
                  <w:id w:val="-270067670"/>
                  <w:tag w:val="goog_rdk_606"/>
                </w:sdtPr>
                <w:sdtContent>
                  <w:ins w:author="Anonymous" w:id="47" w:date="2026-09-22T03:01:52Z">
                    <w:r w:rsidDel="00000000" w:rsidR="00000000" w:rsidRPr="00000000">
                      <w:rPr>
                        <w:rtl w:val="0"/>
                      </w:rPr>
                    </w:r>
                  </w:ins>
                </w:sdtContent>
              </w:sdt>
              <w:ins w:author="Anonymous" w:id="47" w:date="2026-09-22T03:01:52Z"/>
            </w:sdtContent>
          </w:sdt>
        </w:p>
      </w:sdtContent>
    </w:sdt>
    <w:sdt>
      <w:sdtPr>
        <w:id w:val="714802797"/>
        <w:tag w:val="goog_rdk_610"/>
      </w:sdtPr>
      <w:sdtContent>
        <w:p w:rsidR="00000000" w:rsidDel="00000000" w:rsidP="00000000" w:rsidRDefault="00000000" w:rsidRPr="00000000" w14:paraId="0000009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84773494"/>
              <w:tag w:val="goog_rdk_608"/>
            </w:sdtPr>
            <w:sdtContent>
              <w:ins w:author="Anonymous" w:id="47" w:date="2026-09-22T03:01:52Z"/>
              <w:sdt>
                <w:sdtPr>
                  <w:id w:val="720939892"/>
                  <w:tag w:val="goog_rdk_609"/>
                </w:sdtPr>
                <w:sdtContent>
                  <w:ins w:author="Anonymous" w:id="47" w:date="2026-09-22T03:01:52Z">
                    <w:r w:rsidDel="00000000" w:rsidR="00000000" w:rsidRPr="00000000">
                      <w:rPr>
                        <w:rtl w:val="0"/>
                      </w:rPr>
                    </w:r>
                  </w:ins>
                </w:sdtContent>
              </w:sdt>
              <w:ins w:author="Anonymous" w:id="47" w:date="2026-09-22T03:01:52Z"/>
            </w:sdtContent>
          </w:sdt>
        </w:p>
      </w:sdtContent>
    </w:sdt>
    <w:sdt>
      <w:sdtPr>
        <w:id w:val="-1352216265"/>
        <w:tag w:val="goog_rdk_613"/>
      </w:sdtPr>
      <w:sdtContent>
        <w:p w:rsidR="00000000" w:rsidDel="00000000" w:rsidP="00000000" w:rsidRDefault="00000000" w:rsidRPr="00000000" w14:paraId="0000009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0756678"/>
              <w:tag w:val="goog_rdk_611"/>
            </w:sdtPr>
            <w:sdtContent>
              <w:ins w:author="Anonymous" w:id="47" w:date="2026-09-22T03:01:52Z"/>
              <w:sdt>
                <w:sdtPr>
                  <w:id w:val="1447830561"/>
                  <w:tag w:val="goog_rdk_612"/>
                </w:sdtPr>
                <w:sdtContent>
                  <w:ins w:author="Anonymous" w:id="47" w:date="2026-09-22T03:01:52Z">
                    <w:r w:rsidDel="00000000" w:rsidR="00000000" w:rsidRPr="00000000">
                      <w:rPr>
                        <w:rtl w:val="0"/>
                      </w:rPr>
                    </w:r>
                  </w:ins>
                </w:sdtContent>
              </w:sdt>
              <w:ins w:author="Anonymous" w:id="47" w:date="2026-09-22T03:01:52Z"/>
            </w:sdtContent>
          </w:sdt>
        </w:p>
      </w:sdtContent>
    </w:sdt>
    <w:sdt>
      <w:sdtPr>
        <w:id w:val="-1114502125"/>
        <w:tag w:val="goog_rdk_616"/>
      </w:sdtPr>
      <w:sdtContent>
        <w:p w:rsidR="00000000" w:rsidDel="00000000" w:rsidP="00000000" w:rsidRDefault="00000000" w:rsidRPr="00000000" w14:paraId="0000009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11799123"/>
              <w:tag w:val="goog_rdk_614"/>
            </w:sdtPr>
            <w:sdtContent>
              <w:ins w:author="Anonymous" w:id="47" w:date="2026-09-22T03:01:52Z"/>
              <w:sdt>
                <w:sdtPr>
                  <w:id w:val="-241062236"/>
                  <w:tag w:val="goog_rdk_615"/>
                </w:sdtPr>
                <w:sdtContent>
                  <w:ins w:author="Anonymous" w:id="47" w:date="2026-09-22T03:01:52Z">
                    <w:r w:rsidDel="00000000" w:rsidR="00000000" w:rsidRPr="00000000">
                      <w:rPr>
                        <w:rtl w:val="0"/>
                      </w:rPr>
                    </w:r>
                  </w:ins>
                </w:sdtContent>
              </w:sdt>
              <w:ins w:author="Anonymous" w:id="47" w:date="2026-09-22T03:01:52Z"/>
            </w:sdtContent>
          </w:sdt>
        </w:p>
      </w:sdtContent>
    </w:sdt>
    <w:sdt>
      <w:sdtPr>
        <w:id w:val="-1061417702"/>
        <w:tag w:val="goog_rdk_619"/>
      </w:sdtPr>
      <w:sdtContent>
        <w:p w:rsidR="00000000" w:rsidDel="00000000" w:rsidP="00000000" w:rsidRDefault="00000000" w:rsidRPr="00000000" w14:paraId="0000009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18516668"/>
              <w:tag w:val="goog_rdk_617"/>
            </w:sdtPr>
            <w:sdtContent>
              <w:ins w:author="Anonymous" w:id="47" w:date="2026-09-22T03:01:52Z"/>
              <w:sdt>
                <w:sdtPr>
                  <w:id w:val="293763404"/>
                  <w:tag w:val="goog_rdk_618"/>
                </w:sdtPr>
                <w:sdtContent>
                  <w:ins w:author="Anonymous" w:id="47" w:date="2026-09-22T03:01:52Z">
                    <w:r w:rsidDel="00000000" w:rsidR="00000000" w:rsidRPr="00000000">
                      <w:rPr>
                        <w:rtl w:val="0"/>
                      </w:rPr>
                    </w:r>
                  </w:ins>
                </w:sdtContent>
              </w:sdt>
              <w:ins w:author="Anonymous" w:id="47" w:date="2026-09-22T03:01:52Z"/>
            </w:sdtContent>
          </w:sdt>
        </w:p>
      </w:sdtContent>
    </w:sdt>
    <w:sdt>
      <w:sdtPr>
        <w:id w:val="860668051"/>
        <w:tag w:val="goog_rdk_622"/>
      </w:sdtPr>
      <w:sdtContent>
        <w:p w:rsidR="00000000" w:rsidDel="00000000" w:rsidP="00000000" w:rsidRDefault="00000000" w:rsidRPr="00000000" w14:paraId="000000A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8460010"/>
              <w:tag w:val="goog_rdk_620"/>
            </w:sdtPr>
            <w:sdtContent>
              <w:ins w:author="Anonymous" w:id="47" w:date="2026-09-22T03:01:52Z"/>
              <w:sdt>
                <w:sdtPr>
                  <w:id w:val="-842159782"/>
                  <w:tag w:val="goog_rdk_621"/>
                </w:sdtPr>
                <w:sdtContent>
                  <w:ins w:author="Anonymous" w:id="47" w:date="2026-09-22T03:01:52Z">
                    <w:r w:rsidDel="00000000" w:rsidR="00000000" w:rsidRPr="00000000">
                      <w:rPr>
                        <w:rtl w:val="0"/>
                      </w:rPr>
                    </w:r>
                  </w:ins>
                </w:sdtContent>
              </w:sdt>
              <w:ins w:author="Anonymous" w:id="47" w:date="2026-09-22T03:01:52Z"/>
            </w:sdtContent>
          </w:sdt>
        </w:p>
      </w:sdtContent>
    </w:sdt>
    <w:sdt>
      <w:sdtPr>
        <w:id w:val="-904432112"/>
        <w:tag w:val="goog_rdk_625"/>
      </w:sdtPr>
      <w:sdtContent>
        <w:p w:rsidR="00000000" w:rsidDel="00000000" w:rsidP="00000000" w:rsidRDefault="00000000" w:rsidRPr="00000000" w14:paraId="000000A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3316664"/>
              <w:tag w:val="goog_rdk_623"/>
            </w:sdtPr>
            <w:sdtContent>
              <w:ins w:author="Anonymous" w:id="47" w:date="2026-09-22T03:01:52Z"/>
              <w:sdt>
                <w:sdtPr>
                  <w:id w:val="-465609252"/>
                  <w:tag w:val="goog_rdk_624"/>
                </w:sdtPr>
                <w:sdtContent>
                  <w:ins w:author="Anonymous" w:id="47" w:date="2026-09-22T03:01:52Z">
                    <w:r w:rsidDel="00000000" w:rsidR="00000000" w:rsidRPr="00000000">
                      <w:rPr>
                        <w:rtl w:val="0"/>
                      </w:rPr>
                    </w:r>
                  </w:ins>
                </w:sdtContent>
              </w:sdt>
              <w:ins w:author="Anonymous" w:id="47" w:date="2026-09-22T03:01:52Z"/>
            </w:sdtContent>
          </w:sdt>
        </w:p>
      </w:sdtContent>
    </w:sdt>
    <w:sdt>
      <w:sdtPr>
        <w:id w:val="1071299730"/>
        <w:tag w:val="goog_rdk_628"/>
      </w:sdtPr>
      <w:sdtContent>
        <w:p w:rsidR="00000000" w:rsidDel="00000000" w:rsidP="00000000" w:rsidRDefault="00000000" w:rsidRPr="00000000" w14:paraId="000000A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221015"/>
              <w:tag w:val="goog_rdk_626"/>
            </w:sdtPr>
            <w:sdtContent>
              <w:ins w:author="Anonymous" w:id="47" w:date="2026-09-22T03:01:52Z"/>
              <w:sdt>
                <w:sdtPr>
                  <w:id w:val="-1373387440"/>
                  <w:tag w:val="goog_rdk_627"/>
                </w:sdtPr>
                <w:sdtContent>
                  <w:ins w:author="Anonymous" w:id="47" w:date="2026-09-22T03:01:52Z">
                    <w:r w:rsidDel="00000000" w:rsidR="00000000" w:rsidRPr="00000000">
                      <w:rPr>
                        <w:rtl w:val="0"/>
                      </w:rPr>
                    </w:r>
                  </w:ins>
                </w:sdtContent>
              </w:sdt>
              <w:ins w:author="Anonymous" w:id="47" w:date="2026-09-22T03:01:52Z"/>
            </w:sdtContent>
          </w:sdt>
        </w:p>
      </w:sdtContent>
    </w:sdt>
    <w:sdt>
      <w:sdtPr>
        <w:id w:val="1496272758"/>
        <w:tag w:val="goog_rdk_631"/>
      </w:sdtPr>
      <w:sdtContent>
        <w:p w:rsidR="00000000" w:rsidDel="00000000" w:rsidP="00000000" w:rsidRDefault="00000000" w:rsidRPr="00000000" w14:paraId="000000A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92237267"/>
              <w:tag w:val="goog_rdk_629"/>
            </w:sdtPr>
            <w:sdtContent>
              <w:ins w:author="Anonymous" w:id="47" w:date="2026-09-22T03:01:52Z"/>
              <w:sdt>
                <w:sdtPr>
                  <w:id w:val="2091401878"/>
                  <w:tag w:val="goog_rdk_630"/>
                </w:sdtPr>
                <w:sdtContent>
                  <w:ins w:author="Anonymous" w:id="47" w:date="2026-09-22T03:01:52Z">
                    <w:r w:rsidDel="00000000" w:rsidR="00000000" w:rsidRPr="00000000">
                      <w:rPr>
                        <w:rtl w:val="0"/>
                      </w:rPr>
                    </w:r>
                  </w:ins>
                </w:sdtContent>
              </w:sdt>
              <w:ins w:author="Anonymous" w:id="47" w:date="2026-09-22T03:01:52Z"/>
            </w:sdtContent>
          </w:sdt>
        </w:p>
      </w:sdtContent>
    </w:sdt>
    <w:sdt>
      <w:sdtPr>
        <w:id w:val="2042106300"/>
        <w:tag w:val="goog_rdk_634"/>
      </w:sdtPr>
      <w:sdtContent>
        <w:p w:rsidR="00000000" w:rsidDel="00000000" w:rsidP="00000000" w:rsidRDefault="00000000" w:rsidRPr="00000000" w14:paraId="000000A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8532664"/>
              <w:tag w:val="goog_rdk_632"/>
            </w:sdtPr>
            <w:sdtContent>
              <w:ins w:author="Anonymous" w:id="47" w:date="2026-09-22T03:01:52Z"/>
              <w:sdt>
                <w:sdtPr>
                  <w:id w:val="-1417895869"/>
                  <w:tag w:val="goog_rdk_633"/>
                </w:sdtPr>
                <w:sdtContent>
                  <w:ins w:author="Anonymous" w:id="47" w:date="2026-09-22T03:01:52Z">
                    <w:r w:rsidDel="00000000" w:rsidR="00000000" w:rsidRPr="00000000">
                      <w:rPr>
                        <w:rtl w:val="0"/>
                      </w:rPr>
                    </w:r>
                  </w:ins>
                </w:sdtContent>
              </w:sdt>
              <w:ins w:author="Anonymous" w:id="47" w:date="2026-09-22T03:01:52Z"/>
            </w:sdtContent>
          </w:sdt>
        </w:p>
      </w:sdtContent>
    </w:sdt>
    <w:sdt>
      <w:sdtPr>
        <w:id w:val="-1415242640"/>
        <w:tag w:val="goog_rdk_637"/>
      </w:sdtPr>
      <w:sdtContent>
        <w:p w:rsidR="00000000" w:rsidDel="00000000" w:rsidP="00000000" w:rsidRDefault="00000000" w:rsidRPr="00000000" w14:paraId="000000A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66029073"/>
              <w:tag w:val="goog_rdk_635"/>
            </w:sdtPr>
            <w:sdtContent>
              <w:ins w:author="Anonymous" w:id="47" w:date="2026-09-22T03:01:52Z"/>
              <w:sdt>
                <w:sdtPr>
                  <w:id w:val="1035359767"/>
                  <w:tag w:val="goog_rdk_636"/>
                </w:sdtPr>
                <w:sdtContent>
                  <w:ins w:author="Anonymous" w:id="47" w:date="2026-09-22T03:01:52Z">
                    <w:r w:rsidDel="00000000" w:rsidR="00000000" w:rsidRPr="00000000">
                      <w:rPr>
                        <w:rtl w:val="0"/>
                      </w:rPr>
                    </w:r>
                  </w:ins>
                </w:sdtContent>
              </w:sdt>
              <w:ins w:author="Anonymous" w:id="47" w:date="2026-09-22T03:01:52Z"/>
            </w:sdtContent>
          </w:sdt>
        </w:p>
      </w:sdtContent>
    </w:sdt>
    <w:sdt>
      <w:sdtPr>
        <w:id w:val="1255922026"/>
        <w:tag w:val="goog_rdk_640"/>
      </w:sdtPr>
      <w:sdtContent>
        <w:p w:rsidR="00000000" w:rsidDel="00000000" w:rsidP="00000000" w:rsidRDefault="00000000" w:rsidRPr="00000000" w14:paraId="000000A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79796314"/>
              <w:tag w:val="goog_rdk_638"/>
            </w:sdtPr>
            <w:sdtContent>
              <w:ins w:author="Anonymous" w:id="47" w:date="2026-09-22T03:01:52Z"/>
              <w:sdt>
                <w:sdtPr>
                  <w:id w:val="-1524114266"/>
                  <w:tag w:val="goog_rdk_639"/>
                </w:sdtPr>
                <w:sdtContent>
                  <w:ins w:author="Anonymous" w:id="47" w:date="2026-09-22T03:01:52Z">
                    <w:r w:rsidDel="00000000" w:rsidR="00000000" w:rsidRPr="00000000">
                      <w:rPr>
                        <w:rtl w:val="0"/>
                      </w:rPr>
                    </w:r>
                  </w:ins>
                </w:sdtContent>
              </w:sdt>
              <w:ins w:author="Anonymous" w:id="47" w:date="2026-09-22T03:01:52Z"/>
            </w:sdtContent>
          </w:sdt>
        </w:p>
      </w:sdtContent>
    </w:sdt>
    <w:sdt>
      <w:sdtPr>
        <w:id w:val="-1655295747"/>
        <w:tag w:val="goog_rdk_643"/>
      </w:sdtPr>
      <w:sdtContent>
        <w:p w:rsidR="00000000" w:rsidDel="00000000" w:rsidP="00000000" w:rsidRDefault="00000000" w:rsidRPr="00000000" w14:paraId="000000A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728198"/>
              <w:tag w:val="goog_rdk_641"/>
            </w:sdtPr>
            <w:sdtContent>
              <w:ins w:author="Anonymous" w:id="47" w:date="2026-09-22T03:01:52Z"/>
              <w:sdt>
                <w:sdtPr>
                  <w:id w:val="1755189859"/>
                  <w:tag w:val="goog_rdk_642"/>
                </w:sdtPr>
                <w:sdtContent>
                  <w:ins w:author="Anonymous" w:id="47" w:date="2026-09-22T03:01:52Z">
                    <w:r w:rsidDel="00000000" w:rsidR="00000000" w:rsidRPr="00000000">
                      <w:rPr>
                        <w:rtl w:val="0"/>
                      </w:rPr>
                    </w:r>
                  </w:ins>
                </w:sdtContent>
              </w:sdt>
              <w:ins w:author="Anonymous" w:id="47" w:date="2026-09-22T03:01:52Z"/>
            </w:sdtContent>
          </w:sdt>
        </w:p>
      </w:sdtContent>
    </w:sdt>
    <w:sdt>
      <w:sdtPr>
        <w:id w:val="-2104834651"/>
        <w:tag w:val="goog_rdk_646"/>
      </w:sdtPr>
      <w:sdtContent>
        <w:p w:rsidR="00000000" w:rsidDel="00000000" w:rsidP="00000000" w:rsidRDefault="00000000" w:rsidRPr="00000000" w14:paraId="000000A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08352142"/>
              <w:tag w:val="goog_rdk_644"/>
            </w:sdtPr>
            <w:sdtContent>
              <w:ins w:author="Anonymous" w:id="47" w:date="2026-09-22T03:01:52Z"/>
              <w:sdt>
                <w:sdtPr>
                  <w:id w:val="-1179275210"/>
                  <w:tag w:val="goog_rdk_645"/>
                </w:sdtPr>
                <w:sdtContent>
                  <w:ins w:author="Anonymous" w:id="47" w:date="2026-09-22T03:01:52Z">
                    <w:r w:rsidDel="00000000" w:rsidR="00000000" w:rsidRPr="00000000">
                      <w:rPr>
                        <w:rtl w:val="0"/>
                      </w:rPr>
                    </w:r>
                  </w:ins>
                </w:sdtContent>
              </w:sdt>
              <w:ins w:author="Anonymous" w:id="47" w:date="2026-09-22T03:01:52Z"/>
            </w:sdtContent>
          </w:sdt>
        </w:p>
      </w:sdtContent>
    </w:sdt>
    <w:sdt>
      <w:sdtPr>
        <w:id w:val="200294642"/>
        <w:tag w:val="goog_rdk_649"/>
      </w:sdtPr>
      <w:sdtContent>
        <w:p w:rsidR="00000000" w:rsidDel="00000000" w:rsidP="00000000" w:rsidRDefault="00000000" w:rsidRPr="00000000" w14:paraId="000000A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83309754"/>
              <w:tag w:val="goog_rdk_647"/>
            </w:sdtPr>
            <w:sdtContent>
              <w:ins w:author="Anonymous" w:id="47" w:date="2026-09-22T03:01:52Z"/>
              <w:sdt>
                <w:sdtPr>
                  <w:id w:val="-1355100772"/>
                  <w:tag w:val="goog_rdk_648"/>
                </w:sdtPr>
                <w:sdtContent>
                  <w:ins w:author="Anonymous" w:id="47" w:date="2026-09-22T03:01:52Z">
                    <w:r w:rsidDel="00000000" w:rsidR="00000000" w:rsidRPr="00000000">
                      <w:rPr>
                        <w:rtl w:val="0"/>
                      </w:rPr>
                    </w:r>
                  </w:ins>
                </w:sdtContent>
              </w:sdt>
              <w:ins w:author="Anonymous" w:id="47" w:date="2026-09-22T03:01:52Z"/>
            </w:sdtContent>
          </w:sdt>
        </w:p>
      </w:sdtContent>
    </w:sdt>
    <w:sdt>
      <w:sdtPr>
        <w:id w:val="1089319024"/>
        <w:tag w:val="goog_rdk_652"/>
      </w:sdtPr>
      <w:sdtContent>
        <w:p w:rsidR="00000000" w:rsidDel="00000000" w:rsidP="00000000" w:rsidRDefault="00000000" w:rsidRPr="00000000" w14:paraId="000000A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68363097"/>
              <w:tag w:val="goog_rdk_650"/>
            </w:sdtPr>
            <w:sdtContent>
              <w:ins w:author="Anonymous" w:id="47" w:date="2026-09-22T03:01:52Z"/>
              <w:sdt>
                <w:sdtPr>
                  <w:id w:val="-985369213"/>
                  <w:tag w:val="goog_rdk_651"/>
                </w:sdtPr>
                <w:sdtContent>
                  <w:ins w:author="Anonymous" w:id="47" w:date="2026-09-22T03:01:52Z">
                    <w:r w:rsidDel="00000000" w:rsidR="00000000" w:rsidRPr="00000000">
                      <w:rPr>
                        <w:rtl w:val="0"/>
                      </w:rPr>
                    </w:r>
                  </w:ins>
                </w:sdtContent>
              </w:sdt>
              <w:ins w:author="Anonymous" w:id="47" w:date="2026-09-22T03:01:52Z"/>
            </w:sdtContent>
          </w:sdt>
        </w:p>
      </w:sdtContent>
    </w:sdt>
    <w:sdt>
      <w:sdtPr>
        <w:id w:val="-2000031564"/>
        <w:tag w:val="goog_rdk_655"/>
      </w:sdtPr>
      <w:sdtContent>
        <w:p w:rsidR="00000000" w:rsidDel="00000000" w:rsidP="00000000" w:rsidRDefault="00000000" w:rsidRPr="00000000" w14:paraId="000000A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4324107"/>
              <w:tag w:val="goog_rdk_653"/>
            </w:sdtPr>
            <w:sdtContent>
              <w:ins w:author="Anonymous" w:id="47" w:date="2026-09-22T03:01:52Z"/>
              <w:sdt>
                <w:sdtPr>
                  <w:id w:val="2021542527"/>
                  <w:tag w:val="goog_rdk_654"/>
                </w:sdtPr>
                <w:sdtContent>
                  <w:ins w:author="Anonymous" w:id="47" w:date="2026-09-22T03:01:52Z">
                    <w:r w:rsidDel="00000000" w:rsidR="00000000" w:rsidRPr="00000000">
                      <w:rPr>
                        <w:rtl w:val="0"/>
                      </w:rPr>
                    </w:r>
                  </w:ins>
                </w:sdtContent>
              </w:sdt>
              <w:ins w:author="Anonymous" w:id="47" w:date="2026-09-22T03:01:52Z"/>
            </w:sdtContent>
          </w:sdt>
        </w:p>
      </w:sdtContent>
    </w:sdt>
    <w:sdt>
      <w:sdtPr>
        <w:id w:val="896281542"/>
        <w:tag w:val="goog_rdk_658"/>
      </w:sdtPr>
      <w:sdtContent>
        <w:p w:rsidR="00000000" w:rsidDel="00000000" w:rsidP="00000000" w:rsidRDefault="00000000" w:rsidRPr="00000000" w14:paraId="000000A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4286635"/>
              <w:tag w:val="goog_rdk_656"/>
            </w:sdtPr>
            <w:sdtContent>
              <w:ins w:author="Anonymous" w:id="47" w:date="2026-09-22T03:01:52Z"/>
              <w:sdt>
                <w:sdtPr>
                  <w:id w:val="1314012072"/>
                  <w:tag w:val="goog_rdk_657"/>
                </w:sdtPr>
                <w:sdtContent>
                  <w:ins w:author="Anonymous" w:id="47" w:date="2026-09-22T03:01:52Z">
                    <w:r w:rsidDel="00000000" w:rsidR="00000000" w:rsidRPr="00000000">
                      <w:rPr>
                        <w:rtl w:val="0"/>
                      </w:rPr>
                    </w:r>
                  </w:ins>
                </w:sdtContent>
              </w:sdt>
              <w:ins w:author="Anonymous" w:id="47" w:date="2026-09-22T03:01:52Z"/>
            </w:sdtContent>
          </w:sdt>
        </w:p>
      </w:sdtContent>
    </w:sdt>
    <w:sdt>
      <w:sdtPr>
        <w:id w:val="1912562872"/>
        <w:tag w:val="goog_rdk_661"/>
      </w:sdtPr>
      <w:sdtContent>
        <w:p w:rsidR="00000000" w:rsidDel="00000000" w:rsidP="00000000" w:rsidRDefault="00000000" w:rsidRPr="00000000" w14:paraId="000000A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86898826"/>
              <w:tag w:val="goog_rdk_659"/>
            </w:sdtPr>
            <w:sdtContent>
              <w:ins w:author="Anonymous" w:id="47" w:date="2026-09-22T03:01:52Z"/>
              <w:sdt>
                <w:sdtPr>
                  <w:id w:val="1608796270"/>
                  <w:tag w:val="goog_rdk_660"/>
                </w:sdtPr>
                <w:sdtContent>
                  <w:ins w:author="Anonymous" w:id="47" w:date="2026-09-22T03:01:52Z">
                    <w:r w:rsidDel="00000000" w:rsidR="00000000" w:rsidRPr="00000000">
                      <w:rPr>
                        <w:rtl w:val="0"/>
                      </w:rPr>
                    </w:r>
                  </w:ins>
                </w:sdtContent>
              </w:sdt>
              <w:ins w:author="Anonymous" w:id="47" w:date="2026-09-22T03:01:52Z"/>
            </w:sdtContent>
          </w:sdt>
        </w:p>
      </w:sdtContent>
    </w:sdt>
    <w:sdt>
      <w:sdtPr>
        <w:id w:val="1758139159"/>
        <w:tag w:val="goog_rdk_664"/>
      </w:sdtPr>
      <w:sdtContent>
        <w:p w:rsidR="00000000" w:rsidDel="00000000" w:rsidP="00000000" w:rsidRDefault="00000000" w:rsidRPr="00000000" w14:paraId="000000A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66940868"/>
              <w:tag w:val="goog_rdk_662"/>
            </w:sdtPr>
            <w:sdtContent>
              <w:ins w:author="Anonymous" w:id="47" w:date="2026-09-22T03:01:52Z"/>
              <w:sdt>
                <w:sdtPr>
                  <w:id w:val="-1978509966"/>
                  <w:tag w:val="goog_rdk_663"/>
                </w:sdtPr>
                <w:sdtContent>
                  <w:ins w:author="Anonymous" w:id="47" w:date="2026-09-22T03:01:52Z">
                    <w:r w:rsidDel="00000000" w:rsidR="00000000" w:rsidRPr="00000000">
                      <w:rPr>
                        <w:rtl w:val="0"/>
                      </w:rPr>
                    </w:r>
                  </w:ins>
                </w:sdtContent>
              </w:sdt>
              <w:ins w:author="Anonymous" w:id="47" w:date="2026-09-22T03:01:52Z"/>
            </w:sdtContent>
          </w:sdt>
        </w:p>
      </w:sdtContent>
    </w:sdt>
    <w:sdt>
      <w:sdtPr>
        <w:id w:val="-875376294"/>
        <w:tag w:val="goog_rdk_667"/>
      </w:sdtPr>
      <w:sdtContent>
        <w:p w:rsidR="00000000" w:rsidDel="00000000" w:rsidP="00000000" w:rsidRDefault="00000000" w:rsidRPr="00000000" w14:paraId="000000A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99242403"/>
              <w:tag w:val="goog_rdk_665"/>
            </w:sdtPr>
            <w:sdtContent>
              <w:ins w:author="Anonymous" w:id="47" w:date="2026-09-22T03:01:52Z"/>
              <w:sdt>
                <w:sdtPr>
                  <w:id w:val="-1192619611"/>
                  <w:tag w:val="goog_rdk_666"/>
                </w:sdtPr>
                <w:sdtContent>
                  <w:ins w:author="Anonymous" w:id="47" w:date="2026-09-22T03:01:52Z">
                    <w:r w:rsidDel="00000000" w:rsidR="00000000" w:rsidRPr="00000000">
                      <w:rPr>
                        <w:rtl w:val="0"/>
                      </w:rPr>
                    </w:r>
                  </w:ins>
                </w:sdtContent>
              </w:sdt>
              <w:ins w:author="Anonymous" w:id="47" w:date="2026-09-22T03:01:52Z"/>
            </w:sdtContent>
          </w:sdt>
        </w:p>
      </w:sdtContent>
    </w:sdt>
    <w:sdt>
      <w:sdtPr>
        <w:id w:val="202315950"/>
        <w:tag w:val="goog_rdk_670"/>
      </w:sdtPr>
      <w:sdtContent>
        <w:p w:rsidR="00000000" w:rsidDel="00000000" w:rsidP="00000000" w:rsidRDefault="00000000" w:rsidRPr="00000000" w14:paraId="000000B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1285790"/>
              <w:tag w:val="goog_rdk_668"/>
            </w:sdtPr>
            <w:sdtContent>
              <w:ins w:author="Anonymous" w:id="47" w:date="2026-09-22T03:01:52Z"/>
              <w:sdt>
                <w:sdtPr>
                  <w:id w:val="1632037405"/>
                  <w:tag w:val="goog_rdk_669"/>
                </w:sdtPr>
                <w:sdtContent>
                  <w:ins w:author="Anonymous" w:id="47" w:date="2026-09-22T03:01:52Z">
                    <w:r w:rsidDel="00000000" w:rsidR="00000000" w:rsidRPr="00000000">
                      <w:rPr>
                        <w:rtl w:val="0"/>
                      </w:rPr>
                    </w:r>
                  </w:ins>
                </w:sdtContent>
              </w:sdt>
              <w:ins w:author="Anonymous" w:id="47" w:date="2026-09-22T03:01:52Z"/>
            </w:sdtContent>
          </w:sdt>
        </w:p>
      </w:sdtContent>
    </w:sdt>
    <w:sdt>
      <w:sdtPr>
        <w:id w:val="1934691341"/>
        <w:tag w:val="goog_rdk_673"/>
      </w:sdtPr>
      <w:sdtContent>
        <w:p w:rsidR="00000000" w:rsidDel="00000000" w:rsidP="00000000" w:rsidRDefault="00000000" w:rsidRPr="00000000" w14:paraId="000000B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45460955"/>
              <w:tag w:val="goog_rdk_671"/>
            </w:sdtPr>
            <w:sdtContent>
              <w:ins w:author="Anonymous" w:id="47" w:date="2026-09-22T03:01:52Z"/>
              <w:sdt>
                <w:sdtPr>
                  <w:id w:val="529141330"/>
                  <w:tag w:val="goog_rdk_672"/>
                </w:sdtPr>
                <w:sdtContent>
                  <w:ins w:author="Anonymous" w:id="47" w:date="2026-09-22T03:01:52Z">
                    <w:r w:rsidDel="00000000" w:rsidR="00000000" w:rsidRPr="00000000">
                      <w:rPr>
                        <w:rtl w:val="0"/>
                      </w:rPr>
                    </w:r>
                  </w:ins>
                </w:sdtContent>
              </w:sdt>
              <w:ins w:author="Anonymous" w:id="47" w:date="2026-09-22T03:01:52Z"/>
            </w:sdtContent>
          </w:sdt>
        </w:p>
      </w:sdtContent>
    </w:sdt>
    <w:sdt>
      <w:sdtPr>
        <w:id w:val="86202235"/>
        <w:tag w:val="goog_rdk_676"/>
      </w:sdtPr>
      <w:sdtContent>
        <w:p w:rsidR="00000000" w:rsidDel="00000000" w:rsidP="00000000" w:rsidRDefault="00000000" w:rsidRPr="00000000" w14:paraId="000000B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13045860"/>
              <w:tag w:val="goog_rdk_674"/>
            </w:sdtPr>
            <w:sdtContent>
              <w:ins w:author="Anonymous" w:id="47" w:date="2026-09-22T03:01:52Z"/>
              <w:sdt>
                <w:sdtPr>
                  <w:id w:val="-1633778347"/>
                  <w:tag w:val="goog_rdk_675"/>
                </w:sdtPr>
                <w:sdtContent>
                  <w:ins w:author="Anonymous" w:id="47" w:date="2026-09-22T03:01:52Z">
                    <w:r w:rsidDel="00000000" w:rsidR="00000000" w:rsidRPr="00000000">
                      <w:rPr>
                        <w:rtl w:val="0"/>
                      </w:rPr>
                    </w:r>
                  </w:ins>
                </w:sdtContent>
              </w:sdt>
              <w:ins w:author="Anonymous" w:id="47" w:date="2026-09-22T03:01:52Z"/>
            </w:sdtContent>
          </w:sdt>
        </w:p>
      </w:sdtContent>
    </w:sdt>
    <w:sdt>
      <w:sdtPr>
        <w:id w:val="-2093344286"/>
        <w:tag w:val="goog_rdk_679"/>
      </w:sdtPr>
      <w:sdtContent>
        <w:p w:rsidR="00000000" w:rsidDel="00000000" w:rsidP="00000000" w:rsidRDefault="00000000" w:rsidRPr="00000000" w14:paraId="000000B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01864976"/>
              <w:tag w:val="goog_rdk_677"/>
            </w:sdtPr>
            <w:sdtContent>
              <w:ins w:author="Anonymous" w:id="47" w:date="2026-09-22T03:01:52Z"/>
              <w:sdt>
                <w:sdtPr>
                  <w:id w:val="1589334589"/>
                  <w:tag w:val="goog_rdk_678"/>
                </w:sdtPr>
                <w:sdtContent>
                  <w:ins w:author="Anonymous" w:id="47" w:date="2026-09-22T03:01:52Z">
                    <w:r w:rsidDel="00000000" w:rsidR="00000000" w:rsidRPr="00000000">
                      <w:rPr>
                        <w:rtl w:val="0"/>
                      </w:rPr>
                    </w:r>
                  </w:ins>
                </w:sdtContent>
              </w:sdt>
              <w:ins w:author="Anonymous" w:id="47" w:date="2026-09-22T03:01:52Z"/>
            </w:sdtContent>
          </w:sdt>
        </w:p>
      </w:sdtContent>
    </w:sdt>
    <w:sdt>
      <w:sdtPr>
        <w:id w:val="843309863"/>
        <w:tag w:val="goog_rdk_682"/>
      </w:sdtPr>
      <w:sdtContent>
        <w:p w:rsidR="00000000" w:rsidDel="00000000" w:rsidP="00000000" w:rsidRDefault="00000000" w:rsidRPr="00000000" w14:paraId="000000B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49929697"/>
              <w:tag w:val="goog_rdk_680"/>
            </w:sdtPr>
            <w:sdtContent>
              <w:ins w:author="Anonymous" w:id="47" w:date="2026-09-22T03:01:52Z"/>
              <w:sdt>
                <w:sdtPr>
                  <w:id w:val="-1349146823"/>
                  <w:tag w:val="goog_rdk_681"/>
                </w:sdtPr>
                <w:sdtContent>
                  <w:ins w:author="Anonymous" w:id="47" w:date="2026-09-22T03:01:52Z">
                    <w:r w:rsidDel="00000000" w:rsidR="00000000" w:rsidRPr="00000000">
                      <w:rPr>
                        <w:rtl w:val="0"/>
                      </w:rPr>
                    </w:r>
                  </w:ins>
                </w:sdtContent>
              </w:sdt>
              <w:ins w:author="Anonymous" w:id="47" w:date="2026-09-22T03:01:52Z"/>
            </w:sdtContent>
          </w:sdt>
        </w:p>
      </w:sdtContent>
    </w:sdt>
    <w:sdt>
      <w:sdtPr>
        <w:id w:val="70107166"/>
        <w:tag w:val="goog_rdk_685"/>
      </w:sdtPr>
      <w:sdtContent>
        <w:p w:rsidR="00000000" w:rsidDel="00000000" w:rsidP="00000000" w:rsidRDefault="00000000" w:rsidRPr="00000000" w14:paraId="000000B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7806498"/>
              <w:tag w:val="goog_rdk_683"/>
            </w:sdtPr>
            <w:sdtContent>
              <w:ins w:author="Anonymous" w:id="47" w:date="2026-09-22T03:01:52Z"/>
              <w:sdt>
                <w:sdtPr>
                  <w:id w:val="905260098"/>
                  <w:tag w:val="goog_rdk_684"/>
                </w:sdtPr>
                <w:sdtContent>
                  <w:ins w:author="Anonymous" w:id="47" w:date="2026-09-22T03:01:52Z">
                    <w:r w:rsidDel="00000000" w:rsidR="00000000" w:rsidRPr="00000000">
                      <w:rPr>
                        <w:rtl w:val="0"/>
                      </w:rPr>
                    </w:r>
                  </w:ins>
                </w:sdtContent>
              </w:sdt>
              <w:ins w:author="Anonymous" w:id="47" w:date="2026-09-22T03:01:52Z"/>
            </w:sdtContent>
          </w:sdt>
        </w:p>
      </w:sdtContent>
    </w:sdt>
    <w:sdt>
      <w:sdtPr>
        <w:id w:val="-1658038425"/>
        <w:tag w:val="goog_rdk_688"/>
      </w:sdtPr>
      <w:sdtContent>
        <w:p w:rsidR="00000000" w:rsidDel="00000000" w:rsidP="00000000" w:rsidRDefault="00000000" w:rsidRPr="00000000" w14:paraId="000000B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14924888"/>
              <w:tag w:val="goog_rdk_686"/>
            </w:sdtPr>
            <w:sdtContent>
              <w:ins w:author="Anonymous" w:id="47" w:date="2026-09-22T03:01:52Z"/>
              <w:sdt>
                <w:sdtPr>
                  <w:id w:val="-1596173554"/>
                  <w:tag w:val="goog_rdk_687"/>
                </w:sdtPr>
                <w:sdtContent>
                  <w:ins w:author="Anonymous" w:id="47" w:date="2026-09-22T03:01:52Z">
                    <w:r w:rsidDel="00000000" w:rsidR="00000000" w:rsidRPr="00000000">
                      <w:rPr>
                        <w:rtl w:val="0"/>
                      </w:rPr>
                    </w:r>
                  </w:ins>
                </w:sdtContent>
              </w:sdt>
              <w:ins w:author="Anonymous" w:id="47" w:date="2026-09-22T03:01:52Z"/>
            </w:sdtContent>
          </w:sdt>
        </w:p>
      </w:sdtContent>
    </w:sdt>
    <w:sdt>
      <w:sdtPr>
        <w:id w:val="1092359370"/>
        <w:tag w:val="goog_rdk_691"/>
      </w:sdtPr>
      <w:sdtContent>
        <w:p w:rsidR="00000000" w:rsidDel="00000000" w:rsidP="00000000" w:rsidRDefault="00000000" w:rsidRPr="00000000" w14:paraId="000000B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75115239"/>
              <w:tag w:val="goog_rdk_689"/>
            </w:sdtPr>
            <w:sdtContent>
              <w:ins w:author="Anonymous" w:id="47" w:date="2026-09-22T03:01:52Z"/>
              <w:sdt>
                <w:sdtPr>
                  <w:id w:val="-961103455"/>
                  <w:tag w:val="goog_rdk_690"/>
                </w:sdtPr>
                <w:sdtContent>
                  <w:ins w:author="Anonymous" w:id="47" w:date="2026-09-22T03:01:52Z">
                    <w:r w:rsidDel="00000000" w:rsidR="00000000" w:rsidRPr="00000000">
                      <w:rPr>
                        <w:rtl w:val="0"/>
                      </w:rPr>
                    </w:r>
                  </w:ins>
                </w:sdtContent>
              </w:sdt>
              <w:ins w:author="Anonymous" w:id="47" w:date="2026-09-22T03:01:52Z"/>
            </w:sdtContent>
          </w:sdt>
        </w:p>
      </w:sdtContent>
    </w:sdt>
    <w:sdt>
      <w:sdtPr>
        <w:id w:val="386557885"/>
        <w:tag w:val="goog_rdk_694"/>
      </w:sdtPr>
      <w:sdtContent>
        <w:p w:rsidR="00000000" w:rsidDel="00000000" w:rsidP="00000000" w:rsidRDefault="00000000" w:rsidRPr="00000000" w14:paraId="000000B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72575246"/>
              <w:tag w:val="goog_rdk_692"/>
            </w:sdtPr>
            <w:sdtContent>
              <w:ins w:author="Anonymous" w:id="47" w:date="2026-09-22T03:01:52Z"/>
              <w:sdt>
                <w:sdtPr>
                  <w:id w:val="1061134750"/>
                  <w:tag w:val="goog_rdk_693"/>
                </w:sdtPr>
                <w:sdtContent>
                  <w:ins w:author="Anonymous" w:id="47" w:date="2026-09-22T03:01:52Z">
                    <w:r w:rsidDel="00000000" w:rsidR="00000000" w:rsidRPr="00000000">
                      <w:rPr>
                        <w:rtl w:val="0"/>
                      </w:rPr>
                    </w:r>
                  </w:ins>
                </w:sdtContent>
              </w:sdt>
              <w:ins w:author="Anonymous" w:id="47" w:date="2026-09-22T03:01:52Z"/>
            </w:sdtContent>
          </w:sdt>
        </w:p>
      </w:sdtContent>
    </w:sdt>
    <w:sdt>
      <w:sdtPr>
        <w:id w:val="1492782497"/>
        <w:tag w:val="goog_rdk_697"/>
      </w:sdtPr>
      <w:sdtContent>
        <w:p w:rsidR="00000000" w:rsidDel="00000000" w:rsidP="00000000" w:rsidRDefault="00000000" w:rsidRPr="00000000" w14:paraId="000000B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48139720"/>
              <w:tag w:val="goog_rdk_695"/>
            </w:sdtPr>
            <w:sdtContent>
              <w:ins w:author="Anonymous" w:id="47" w:date="2026-09-22T03:01:52Z"/>
              <w:sdt>
                <w:sdtPr>
                  <w:id w:val="-1290636672"/>
                  <w:tag w:val="goog_rdk_696"/>
                </w:sdtPr>
                <w:sdtContent>
                  <w:ins w:author="Anonymous" w:id="47" w:date="2026-09-22T03:01:52Z">
                    <w:r w:rsidDel="00000000" w:rsidR="00000000" w:rsidRPr="00000000">
                      <w:rPr>
                        <w:rtl w:val="0"/>
                      </w:rPr>
                    </w:r>
                  </w:ins>
                </w:sdtContent>
              </w:sdt>
              <w:ins w:author="Anonymous" w:id="47" w:date="2026-09-22T03:01:52Z"/>
            </w:sdtContent>
          </w:sdt>
        </w:p>
      </w:sdtContent>
    </w:sdt>
    <w:sdt>
      <w:sdtPr>
        <w:id w:val="-164335509"/>
        <w:tag w:val="goog_rdk_700"/>
      </w:sdtPr>
      <w:sdtContent>
        <w:p w:rsidR="00000000" w:rsidDel="00000000" w:rsidP="00000000" w:rsidRDefault="00000000" w:rsidRPr="00000000" w14:paraId="000000B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9916211"/>
              <w:tag w:val="goog_rdk_698"/>
            </w:sdtPr>
            <w:sdtContent>
              <w:ins w:author="Anonymous" w:id="47" w:date="2026-09-22T03:01:52Z"/>
              <w:sdt>
                <w:sdtPr>
                  <w:id w:val="-2045292726"/>
                  <w:tag w:val="goog_rdk_699"/>
                </w:sdtPr>
                <w:sdtContent>
                  <w:ins w:author="Anonymous" w:id="47" w:date="2026-09-22T03:01:52Z">
                    <w:r w:rsidDel="00000000" w:rsidR="00000000" w:rsidRPr="00000000">
                      <w:rPr>
                        <w:rtl w:val="0"/>
                      </w:rPr>
                    </w:r>
                  </w:ins>
                </w:sdtContent>
              </w:sdt>
              <w:ins w:author="Anonymous" w:id="47" w:date="2026-09-22T03:01:52Z"/>
            </w:sdtContent>
          </w:sdt>
        </w:p>
      </w:sdtContent>
    </w:sdt>
    <w:sdt>
      <w:sdtPr>
        <w:id w:val="-424013504"/>
        <w:tag w:val="goog_rdk_703"/>
      </w:sdtPr>
      <w:sdtContent>
        <w:p w:rsidR="00000000" w:rsidDel="00000000" w:rsidP="00000000" w:rsidRDefault="00000000" w:rsidRPr="00000000" w14:paraId="000000B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77725591"/>
              <w:tag w:val="goog_rdk_701"/>
            </w:sdtPr>
            <w:sdtContent>
              <w:ins w:author="Anonymous" w:id="47" w:date="2026-09-22T03:01:52Z"/>
              <w:sdt>
                <w:sdtPr>
                  <w:id w:val="910015234"/>
                  <w:tag w:val="goog_rdk_702"/>
                </w:sdtPr>
                <w:sdtContent>
                  <w:ins w:author="Anonymous" w:id="47" w:date="2026-09-22T03:01:52Z">
                    <w:r w:rsidDel="00000000" w:rsidR="00000000" w:rsidRPr="00000000">
                      <w:rPr>
                        <w:rtl w:val="0"/>
                      </w:rPr>
                    </w:r>
                  </w:ins>
                </w:sdtContent>
              </w:sdt>
              <w:ins w:author="Anonymous" w:id="47" w:date="2026-09-22T03:01:52Z"/>
            </w:sdtContent>
          </w:sdt>
        </w:p>
      </w:sdtContent>
    </w:sdt>
    <w:sdt>
      <w:sdtPr>
        <w:id w:val="-291240480"/>
        <w:tag w:val="goog_rdk_706"/>
      </w:sdtPr>
      <w:sdtContent>
        <w:p w:rsidR="00000000" w:rsidDel="00000000" w:rsidP="00000000" w:rsidRDefault="00000000" w:rsidRPr="00000000" w14:paraId="000000B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11310063"/>
              <w:tag w:val="goog_rdk_704"/>
            </w:sdtPr>
            <w:sdtContent>
              <w:ins w:author="Anonymous" w:id="47" w:date="2026-09-22T03:01:52Z"/>
              <w:sdt>
                <w:sdtPr>
                  <w:id w:val="-1003008738"/>
                  <w:tag w:val="goog_rdk_705"/>
                </w:sdtPr>
                <w:sdtContent>
                  <w:ins w:author="Anonymous" w:id="47" w:date="2026-09-22T03:01:52Z">
                    <w:r w:rsidDel="00000000" w:rsidR="00000000" w:rsidRPr="00000000">
                      <w:rPr>
                        <w:rtl w:val="0"/>
                      </w:rPr>
                    </w:r>
                  </w:ins>
                </w:sdtContent>
              </w:sdt>
              <w:ins w:author="Anonymous" w:id="47" w:date="2026-09-22T03:01:52Z"/>
            </w:sdtContent>
          </w:sdt>
        </w:p>
      </w:sdtContent>
    </w:sdt>
    <w:sdt>
      <w:sdtPr>
        <w:id w:val="-662141616"/>
        <w:tag w:val="goog_rdk_709"/>
      </w:sdtPr>
      <w:sdtContent>
        <w:p w:rsidR="00000000" w:rsidDel="00000000" w:rsidP="00000000" w:rsidRDefault="00000000" w:rsidRPr="00000000" w14:paraId="000000B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6269502"/>
              <w:tag w:val="goog_rdk_707"/>
            </w:sdtPr>
            <w:sdtContent>
              <w:ins w:author="Anonymous" w:id="47" w:date="2026-09-22T03:01:52Z"/>
              <w:sdt>
                <w:sdtPr>
                  <w:id w:val="-1071352598"/>
                  <w:tag w:val="goog_rdk_708"/>
                </w:sdtPr>
                <w:sdtContent>
                  <w:ins w:author="Anonymous" w:id="47" w:date="2026-09-22T03:01:52Z">
                    <w:r w:rsidDel="00000000" w:rsidR="00000000" w:rsidRPr="00000000">
                      <w:rPr>
                        <w:rtl w:val="0"/>
                      </w:rPr>
                    </w:r>
                  </w:ins>
                </w:sdtContent>
              </w:sdt>
              <w:ins w:author="Anonymous" w:id="47" w:date="2026-09-22T03:01:52Z"/>
            </w:sdtContent>
          </w:sdt>
        </w:p>
      </w:sdtContent>
    </w:sdt>
    <w:sdt>
      <w:sdtPr>
        <w:id w:val="1043629242"/>
        <w:tag w:val="goog_rdk_712"/>
      </w:sdtPr>
      <w:sdtContent>
        <w:p w:rsidR="00000000" w:rsidDel="00000000" w:rsidP="00000000" w:rsidRDefault="00000000" w:rsidRPr="00000000" w14:paraId="000000B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12399588"/>
              <w:tag w:val="goog_rdk_710"/>
            </w:sdtPr>
            <w:sdtContent>
              <w:ins w:author="Anonymous" w:id="47" w:date="2026-09-22T03:01:52Z"/>
              <w:sdt>
                <w:sdtPr>
                  <w:id w:val="543510480"/>
                  <w:tag w:val="goog_rdk_711"/>
                </w:sdtPr>
                <w:sdtContent>
                  <w:ins w:author="Anonymous" w:id="47" w:date="2026-09-22T03:01:52Z">
                    <w:r w:rsidDel="00000000" w:rsidR="00000000" w:rsidRPr="00000000">
                      <w:rPr>
                        <w:rtl w:val="0"/>
                      </w:rPr>
                    </w:r>
                  </w:ins>
                </w:sdtContent>
              </w:sdt>
              <w:ins w:author="Anonymous" w:id="47" w:date="2026-09-22T03:01:52Z"/>
            </w:sdtContent>
          </w:sdt>
        </w:p>
      </w:sdtContent>
    </w:sdt>
    <w:sdt>
      <w:sdtPr>
        <w:id w:val="-817077939"/>
        <w:tag w:val="goog_rdk_715"/>
      </w:sdtPr>
      <w:sdtContent>
        <w:p w:rsidR="00000000" w:rsidDel="00000000" w:rsidP="00000000" w:rsidRDefault="00000000" w:rsidRPr="00000000" w14:paraId="000000B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54371458"/>
              <w:tag w:val="goog_rdk_713"/>
            </w:sdtPr>
            <w:sdtContent>
              <w:ins w:author="Anonymous" w:id="47" w:date="2026-09-22T03:01:52Z"/>
              <w:sdt>
                <w:sdtPr>
                  <w:id w:val="-587166546"/>
                  <w:tag w:val="goog_rdk_714"/>
                </w:sdtPr>
                <w:sdtContent>
                  <w:ins w:author="Anonymous" w:id="47" w:date="2026-09-22T03:01:52Z">
                    <w:r w:rsidDel="00000000" w:rsidR="00000000" w:rsidRPr="00000000">
                      <w:rPr>
                        <w:rtl w:val="0"/>
                      </w:rPr>
                    </w:r>
                  </w:ins>
                </w:sdtContent>
              </w:sdt>
              <w:ins w:author="Anonymous" w:id="47" w:date="2026-09-22T03:01:52Z"/>
            </w:sdtContent>
          </w:sdt>
        </w:p>
      </w:sdtContent>
    </w:sdt>
    <w:sdt>
      <w:sdtPr>
        <w:id w:val="-1515871927"/>
        <w:tag w:val="goog_rdk_718"/>
      </w:sdtPr>
      <w:sdtContent>
        <w:p w:rsidR="00000000" w:rsidDel="00000000" w:rsidP="00000000" w:rsidRDefault="00000000" w:rsidRPr="00000000" w14:paraId="000000C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79854816"/>
              <w:tag w:val="goog_rdk_716"/>
            </w:sdtPr>
            <w:sdtContent>
              <w:ins w:author="Anonymous" w:id="47" w:date="2026-09-22T03:01:52Z"/>
              <w:sdt>
                <w:sdtPr>
                  <w:id w:val="1716674699"/>
                  <w:tag w:val="goog_rdk_717"/>
                </w:sdtPr>
                <w:sdtContent>
                  <w:ins w:author="Anonymous" w:id="47" w:date="2026-09-22T03:01:52Z">
                    <w:r w:rsidDel="00000000" w:rsidR="00000000" w:rsidRPr="00000000">
                      <w:rPr>
                        <w:rtl w:val="0"/>
                      </w:rPr>
                    </w:r>
                  </w:ins>
                </w:sdtContent>
              </w:sdt>
              <w:ins w:author="Anonymous" w:id="47" w:date="2026-09-22T03:01:52Z"/>
            </w:sdtContent>
          </w:sdt>
        </w:p>
      </w:sdtContent>
    </w:sdt>
    <w:sdt>
      <w:sdtPr>
        <w:id w:val="-1620329466"/>
        <w:tag w:val="goog_rdk_721"/>
      </w:sdtPr>
      <w:sdtContent>
        <w:p w:rsidR="00000000" w:rsidDel="00000000" w:rsidP="00000000" w:rsidRDefault="00000000" w:rsidRPr="00000000" w14:paraId="000000C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9212592"/>
              <w:tag w:val="goog_rdk_719"/>
            </w:sdtPr>
            <w:sdtContent>
              <w:ins w:author="Anonymous" w:id="47" w:date="2026-09-22T03:01:52Z"/>
              <w:sdt>
                <w:sdtPr>
                  <w:id w:val="1911917533"/>
                  <w:tag w:val="goog_rdk_720"/>
                </w:sdtPr>
                <w:sdtContent>
                  <w:ins w:author="Anonymous" w:id="47" w:date="2026-09-22T03:01:52Z">
                    <w:r w:rsidDel="00000000" w:rsidR="00000000" w:rsidRPr="00000000">
                      <w:rPr>
                        <w:rtl w:val="0"/>
                      </w:rPr>
                    </w:r>
                  </w:ins>
                </w:sdtContent>
              </w:sdt>
              <w:ins w:author="Anonymous" w:id="47" w:date="2026-09-22T03:01:52Z"/>
            </w:sdtContent>
          </w:sdt>
        </w:p>
      </w:sdtContent>
    </w:sdt>
    <w:sdt>
      <w:sdtPr>
        <w:id w:val="-413009587"/>
        <w:tag w:val="goog_rdk_724"/>
      </w:sdtPr>
      <w:sdtContent>
        <w:p w:rsidR="00000000" w:rsidDel="00000000" w:rsidP="00000000" w:rsidRDefault="00000000" w:rsidRPr="00000000" w14:paraId="000000C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43695079"/>
              <w:tag w:val="goog_rdk_722"/>
            </w:sdtPr>
            <w:sdtContent>
              <w:ins w:author="Anonymous" w:id="47" w:date="2026-09-22T03:01:52Z"/>
              <w:sdt>
                <w:sdtPr>
                  <w:id w:val="1159228855"/>
                  <w:tag w:val="goog_rdk_723"/>
                </w:sdtPr>
                <w:sdtContent>
                  <w:ins w:author="Anonymous" w:id="47" w:date="2026-09-22T03:01:52Z">
                    <w:r w:rsidDel="00000000" w:rsidR="00000000" w:rsidRPr="00000000">
                      <w:rPr>
                        <w:rtl w:val="0"/>
                      </w:rPr>
                    </w:r>
                  </w:ins>
                </w:sdtContent>
              </w:sdt>
              <w:ins w:author="Anonymous" w:id="47" w:date="2026-09-22T03:01:52Z"/>
            </w:sdtContent>
          </w:sdt>
        </w:p>
      </w:sdtContent>
    </w:sdt>
    <w:sdt>
      <w:sdtPr>
        <w:id w:val="-875275110"/>
        <w:tag w:val="goog_rdk_727"/>
      </w:sdtPr>
      <w:sdtContent>
        <w:p w:rsidR="00000000" w:rsidDel="00000000" w:rsidP="00000000" w:rsidRDefault="00000000" w:rsidRPr="00000000" w14:paraId="000000C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777271"/>
              <w:tag w:val="goog_rdk_725"/>
            </w:sdtPr>
            <w:sdtContent>
              <w:ins w:author="Anonymous" w:id="47" w:date="2026-09-22T03:01:52Z"/>
              <w:sdt>
                <w:sdtPr>
                  <w:id w:val="-1750063000"/>
                  <w:tag w:val="goog_rdk_726"/>
                </w:sdtPr>
                <w:sdtContent>
                  <w:ins w:author="Anonymous" w:id="47" w:date="2026-09-22T03:01:52Z">
                    <w:r w:rsidDel="00000000" w:rsidR="00000000" w:rsidRPr="00000000">
                      <w:rPr>
                        <w:rtl w:val="0"/>
                      </w:rPr>
                    </w:r>
                  </w:ins>
                </w:sdtContent>
              </w:sdt>
              <w:ins w:author="Anonymous" w:id="47" w:date="2026-09-22T03:01:52Z"/>
            </w:sdtContent>
          </w:sdt>
        </w:p>
      </w:sdtContent>
    </w:sdt>
    <w:sdt>
      <w:sdtPr>
        <w:id w:val="-989224431"/>
        <w:tag w:val="goog_rdk_730"/>
      </w:sdtPr>
      <w:sdtContent>
        <w:p w:rsidR="00000000" w:rsidDel="00000000" w:rsidP="00000000" w:rsidRDefault="00000000" w:rsidRPr="00000000" w14:paraId="000000C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2306648"/>
              <w:tag w:val="goog_rdk_728"/>
            </w:sdtPr>
            <w:sdtContent>
              <w:ins w:author="Anonymous" w:id="47" w:date="2026-09-22T03:01:52Z"/>
              <w:sdt>
                <w:sdtPr>
                  <w:id w:val="1748752366"/>
                  <w:tag w:val="goog_rdk_729"/>
                </w:sdtPr>
                <w:sdtContent>
                  <w:ins w:author="Anonymous" w:id="47" w:date="2026-09-22T03:01:52Z">
                    <w:r w:rsidDel="00000000" w:rsidR="00000000" w:rsidRPr="00000000">
                      <w:rPr>
                        <w:rtl w:val="0"/>
                      </w:rPr>
                    </w:r>
                  </w:ins>
                </w:sdtContent>
              </w:sdt>
              <w:ins w:author="Anonymous" w:id="47" w:date="2026-09-22T03:01:52Z"/>
            </w:sdtContent>
          </w:sdt>
        </w:p>
      </w:sdtContent>
    </w:sdt>
    <w:sdt>
      <w:sdtPr>
        <w:id w:val="340282041"/>
        <w:tag w:val="goog_rdk_733"/>
      </w:sdtPr>
      <w:sdtContent>
        <w:p w:rsidR="00000000" w:rsidDel="00000000" w:rsidP="00000000" w:rsidRDefault="00000000" w:rsidRPr="00000000" w14:paraId="000000C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628520"/>
              <w:tag w:val="goog_rdk_731"/>
            </w:sdtPr>
            <w:sdtContent>
              <w:ins w:author="Anonymous" w:id="47" w:date="2026-09-22T03:01:52Z"/>
              <w:sdt>
                <w:sdtPr>
                  <w:id w:val="-1677077520"/>
                  <w:tag w:val="goog_rdk_732"/>
                </w:sdtPr>
                <w:sdtContent>
                  <w:ins w:author="Anonymous" w:id="47" w:date="2026-09-22T03:01:52Z">
                    <w:r w:rsidDel="00000000" w:rsidR="00000000" w:rsidRPr="00000000">
                      <w:rPr>
                        <w:rtl w:val="0"/>
                      </w:rPr>
                    </w:r>
                  </w:ins>
                </w:sdtContent>
              </w:sdt>
              <w:ins w:author="Anonymous" w:id="47" w:date="2026-09-22T03:01:52Z"/>
            </w:sdtContent>
          </w:sdt>
        </w:p>
      </w:sdtContent>
    </w:sdt>
    <w:sdt>
      <w:sdtPr>
        <w:id w:val="-1262438205"/>
        <w:tag w:val="goog_rdk_736"/>
      </w:sdtPr>
      <w:sdtContent>
        <w:p w:rsidR="00000000" w:rsidDel="00000000" w:rsidP="00000000" w:rsidRDefault="00000000" w:rsidRPr="00000000" w14:paraId="000000C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50367771"/>
              <w:tag w:val="goog_rdk_734"/>
            </w:sdtPr>
            <w:sdtContent>
              <w:ins w:author="Anonymous" w:id="47" w:date="2026-09-22T03:01:52Z"/>
              <w:sdt>
                <w:sdtPr>
                  <w:id w:val="338757079"/>
                  <w:tag w:val="goog_rdk_735"/>
                </w:sdtPr>
                <w:sdtContent>
                  <w:ins w:author="Anonymous" w:id="47" w:date="2026-09-22T03:01:52Z">
                    <w:r w:rsidDel="00000000" w:rsidR="00000000" w:rsidRPr="00000000">
                      <w:rPr>
                        <w:rtl w:val="0"/>
                      </w:rPr>
                    </w:r>
                  </w:ins>
                </w:sdtContent>
              </w:sdt>
              <w:ins w:author="Anonymous" w:id="47" w:date="2026-09-22T03:01:52Z"/>
            </w:sdtContent>
          </w:sdt>
        </w:p>
      </w:sdtContent>
    </w:sdt>
    <w:sdt>
      <w:sdtPr>
        <w:id w:val="1877892418"/>
        <w:tag w:val="goog_rdk_739"/>
      </w:sdtPr>
      <w:sdtContent>
        <w:p w:rsidR="00000000" w:rsidDel="00000000" w:rsidP="00000000" w:rsidRDefault="00000000" w:rsidRPr="00000000" w14:paraId="000000C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02164061"/>
              <w:tag w:val="goog_rdk_737"/>
            </w:sdtPr>
            <w:sdtContent>
              <w:ins w:author="Anonymous" w:id="47" w:date="2026-09-22T03:01:52Z"/>
              <w:sdt>
                <w:sdtPr>
                  <w:id w:val="-206549859"/>
                  <w:tag w:val="goog_rdk_738"/>
                </w:sdtPr>
                <w:sdtContent>
                  <w:ins w:author="Anonymous" w:id="47" w:date="2026-09-22T03:01:52Z">
                    <w:r w:rsidDel="00000000" w:rsidR="00000000" w:rsidRPr="00000000">
                      <w:rPr>
                        <w:rtl w:val="0"/>
                      </w:rPr>
                    </w:r>
                  </w:ins>
                </w:sdtContent>
              </w:sdt>
              <w:ins w:author="Anonymous" w:id="47" w:date="2026-09-22T03:01:52Z"/>
            </w:sdtContent>
          </w:sdt>
        </w:p>
      </w:sdtContent>
    </w:sdt>
    <w:sdt>
      <w:sdtPr>
        <w:id w:val="-951979123"/>
        <w:tag w:val="goog_rdk_742"/>
      </w:sdtPr>
      <w:sdtContent>
        <w:p w:rsidR="00000000" w:rsidDel="00000000" w:rsidP="00000000" w:rsidRDefault="00000000" w:rsidRPr="00000000" w14:paraId="000000C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68960873"/>
              <w:tag w:val="goog_rdk_740"/>
            </w:sdtPr>
            <w:sdtContent>
              <w:ins w:author="Anonymous" w:id="47" w:date="2026-09-22T03:01:52Z"/>
              <w:sdt>
                <w:sdtPr>
                  <w:id w:val="795210222"/>
                  <w:tag w:val="goog_rdk_741"/>
                </w:sdtPr>
                <w:sdtContent>
                  <w:ins w:author="Anonymous" w:id="47" w:date="2026-09-22T03:01:52Z">
                    <w:r w:rsidDel="00000000" w:rsidR="00000000" w:rsidRPr="00000000">
                      <w:rPr>
                        <w:rtl w:val="0"/>
                      </w:rPr>
                    </w:r>
                  </w:ins>
                </w:sdtContent>
              </w:sdt>
              <w:ins w:author="Anonymous" w:id="47" w:date="2026-09-22T03:01:52Z"/>
            </w:sdtContent>
          </w:sdt>
        </w:p>
      </w:sdtContent>
    </w:sdt>
    <w:sdt>
      <w:sdtPr>
        <w:id w:val="220646754"/>
        <w:tag w:val="goog_rdk_745"/>
      </w:sdtPr>
      <w:sdtContent>
        <w:p w:rsidR="00000000" w:rsidDel="00000000" w:rsidP="00000000" w:rsidRDefault="00000000" w:rsidRPr="00000000" w14:paraId="000000C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8642209"/>
              <w:tag w:val="goog_rdk_743"/>
            </w:sdtPr>
            <w:sdtContent>
              <w:ins w:author="Anonymous" w:id="47" w:date="2026-09-22T03:01:52Z"/>
              <w:sdt>
                <w:sdtPr>
                  <w:id w:val="617688336"/>
                  <w:tag w:val="goog_rdk_744"/>
                </w:sdtPr>
                <w:sdtContent>
                  <w:ins w:author="Anonymous" w:id="47" w:date="2026-09-22T03:01:52Z">
                    <w:r w:rsidDel="00000000" w:rsidR="00000000" w:rsidRPr="00000000">
                      <w:rPr>
                        <w:rtl w:val="0"/>
                      </w:rPr>
                    </w:r>
                  </w:ins>
                </w:sdtContent>
              </w:sdt>
              <w:ins w:author="Anonymous" w:id="47" w:date="2026-09-22T03:01:52Z"/>
            </w:sdtContent>
          </w:sdt>
        </w:p>
      </w:sdtContent>
    </w:sdt>
    <w:sdt>
      <w:sdtPr>
        <w:id w:val="2008363163"/>
        <w:tag w:val="goog_rdk_748"/>
      </w:sdtPr>
      <w:sdtContent>
        <w:p w:rsidR="00000000" w:rsidDel="00000000" w:rsidP="00000000" w:rsidRDefault="00000000" w:rsidRPr="00000000" w14:paraId="000000C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1451910"/>
              <w:tag w:val="goog_rdk_746"/>
            </w:sdtPr>
            <w:sdtContent>
              <w:ins w:author="Anonymous" w:id="47" w:date="2026-09-22T03:01:52Z"/>
              <w:sdt>
                <w:sdtPr>
                  <w:id w:val="-523257306"/>
                  <w:tag w:val="goog_rdk_747"/>
                </w:sdtPr>
                <w:sdtContent>
                  <w:ins w:author="Anonymous" w:id="47" w:date="2026-09-22T03:01:52Z">
                    <w:r w:rsidDel="00000000" w:rsidR="00000000" w:rsidRPr="00000000">
                      <w:rPr>
                        <w:rtl w:val="0"/>
                      </w:rPr>
                    </w:r>
                  </w:ins>
                </w:sdtContent>
              </w:sdt>
              <w:ins w:author="Anonymous" w:id="47" w:date="2026-09-22T03:01:52Z"/>
            </w:sdtContent>
          </w:sdt>
        </w:p>
      </w:sdtContent>
    </w:sdt>
    <w:sdt>
      <w:sdtPr>
        <w:id w:val="799261362"/>
        <w:tag w:val="goog_rdk_751"/>
      </w:sdtPr>
      <w:sdtContent>
        <w:p w:rsidR="00000000" w:rsidDel="00000000" w:rsidP="00000000" w:rsidRDefault="00000000" w:rsidRPr="00000000" w14:paraId="000000C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97487876"/>
              <w:tag w:val="goog_rdk_749"/>
            </w:sdtPr>
            <w:sdtContent>
              <w:ins w:author="Anonymous" w:id="47" w:date="2026-09-22T03:01:52Z"/>
              <w:sdt>
                <w:sdtPr>
                  <w:id w:val="-204899388"/>
                  <w:tag w:val="goog_rdk_750"/>
                </w:sdtPr>
                <w:sdtContent>
                  <w:ins w:author="Anonymous" w:id="47" w:date="2026-09-22T03:01:52Z">
                    <w:r w:rsidDel="00000000" w:rsidR="00000000" w:rsidRPr="00000000">
                      <w:rPr>
                        <w:rtl w:val="0"/>
                      </w:rPr>
                    </w:r>
                  </w:ins>
                </w:sdtContent>
              </w:sdt>
              <w:ins w:author="Anonymous" w:id="47" w:date="2026-09-22T03:01:52Z"/>
            </w:sdtContent>
          </w:sdt>
        </w:p>
      </w:sdtContent>
    </w:sdt>
    <w:sdt>
      <w:sdtPr>
        <w:id w:val="1581909509"/>
        <w:tag w:val="goog_rdk_754"/>
      </w:sdtPr>
      <w:sdtContent>
        <w:p w:rsidR="00000000" w:rsidDel="00000000" w:rsidP="00000000" w:rsidRDefault="00000000" w:rsidRPr="00000000" w14:paraId="000000C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05842998"/>
              <w:tag w:val="goog_rdk_752"/>
            </w:sdtPr>
            <w:sdtContent>
              <w:ins w:author="Anonymous" w:id="47" w:date="2026-09-22T03:01:52Z"/>
              <w:sdt>
                <w:sdtPr>
                  <w:id w:val="754725370"/>
                  <w:tag w:val="goog_rdk_753"/>
                </w:sdtPr>
                <w:sdtContent>
                  <w:ins w:author="Anonymous" w:id="47" w:date="2026-09-22T03:01:52Z">
                    <w:r w:rsidDel="00000000" w:rsidR="00000000" w:rsidRPr="00000000">
                      <w:rPr>
                        <w:rtl w:val="0"/>
                      </w:rPr>
                    </w:r>
                  </w:ins>
                </w:sdtContent>
              </w:sdt>
              <w:ins w:author="Anonymous" w:id="47" w:date="2026-09-22T03:01:52Z"/>
            </w:sdtContent>
          </w:sdt>
        </w:p>
      </w:sdtContent>
    </w:sdt>
    <w:sdt>
      <w:sdtPr>
        <w:id w:val="96855463"/>
        <w:tag w:val="goog_rdk_757"/>
      </w:sdtPr>
      <w:sdtContent>
        <w:p w:rsidR="00000000" w:rsidDel="00000000" w:rsidP="00000000" w:rsidRDefault="00000000" w:rsidRPr="00000000" w14:paraId="000000C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45753374"/>
              <w:tag w:val="goog_rdk_755"/>
            </w:sdtPr>
            <w:sdtContent>
              <w:ins w:author="Anonymous" w:id="47" w:date="2026-09-22T03:01:52Z"/>
              <w:sdt>
                <w:sdtPr>
                  <w:id w:val="1524186088"/>
                  <w:tag w:val="goog_rdk_756"/>
                </w:sdtPr>
                <w:sdtContent>
                  <w:ins w:author="Anonymous" w:id="47" w:date="2026-09-22T03:01:52Z">
                    <w:r w:rsidDel="00000000" w:rsidR="00000000" w:rsidRPr="00000000">
                      <w:rPr>
                        <w:rtl w:val="0"/>
                      </w:rPr>
                    </w:r>
                  </w:ins>
                </w:sdtContent>
              </w:sdt>
              <w:ins w:author="Anonymous" w:id="47" w:date="2026-09-22T03:01:52Z"/>
            </w:sdtContent>
          </w:sdt>
        </w:p>
      </w:sdtContent>
    </w:sdt>
    <w:sdt>
      <w:sdtPr>
        <w:id w:val="-23702866"/>
        <w:tag w:val="goog_rdk_760"/>
      </w:sdtPr>
      <w:sdtContent>
        <w:p w:rsidR="00000000" w:rsidDel="00000000" w:rsidP="00000000" w:rsidRDefault="00000000" w:rsidRPr="00000000" w14:paraId="000000C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65351718"/>
              <w:tag w:val="goog_rdk_758"/>
            </w:sdtPr>
            <w:sdtContent>
              <w:ins w:author="Anonymous" w:id="47" w:date="2026-09-22T03:01:52Z"/>
              <w:sdt>
                <w:sdtPr>
                  <w:id w:val="984051598"/>
                  <w:tag w:val="goog_rdk_759"/>
                </w:sdtPr>
                <w:sdtContent>
                  <w:ins w:author="Anonymous" w:id="47" w:date="2026-09-22T03:01:52Z">
                    <w:r w:rsidDel="00000000" w:rsidR="00000000" w:rsidRPr="00000000">
                      <w:rPr>
                        <w:rtl w:val="0"/>
                      </w:rPr>
                    </w:r>
                  </w:ins>
                </w:sdtContent>
              </w:sdt>
              <w:ins w:author="Anonymous" w:id="47" w:date="2026-09-22T03:01:52Z"/>
            </w:sdtContent>
          </w:sdt>
        </w:p>
      </w:sdtContent>
    </w:sdt>
    <w:sdt>
      <w:sdtPr>
        <w:id w:val="-834867435"/>
        <w:tag w:val="goog_rdk_763"/>
      </w:sdtPr>
      <w:sdtContent>
        <w:p w:rsidR="00000000" w:rsidDel="00000000" w:rsidP="00000000" w:rsidRDefault="00000000" w:rsidRPr="00000000" w14:paraId="000000C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098305573"/>
              <w:tag w:val="goog_rdk_761"/>
            </w:sdtPr>
            <w:sdtContent>
              <w:ins w:author="Anonymous" w:id="47" w:date="2026-09-22T03:01:52Z"/>
              <w:sdt>
                <w:sdtPr>
                  <w:id w:val="366672951"/>
                  <w:tag w:val="goog_rdk_762"/>
                </w:sdtPr>
                <w:sdtContent>
                  <w:ins w:author="Anonymous" w:id="47" w:date="2026-09-22T03:01:52Z">
                    <w:r w:rsidDel="00000000" w:rsidR="00000000" w:rsidRPr="00000000">
                      <w:rPr>
                        <w:rtl w:val="0"/>
                      </w:rPr>
                    </w:r>
                  </w:ins>
                </w:sdtContent>
              </w:sdt>
              <w:ins w:author="Anonymous" w:id="47" w:date="2026-09-22T03:01:52Z"/>
            </w:sdtContent>
          </w:sdt>
        </w:p>
      </w:sdtContent>
    </w:sdt>
    <w:sdt>
      <w:sdtPr>
        <w:id w:val="716754118"/>
        <w:tag w:val="goog_rdk_766"/>
      </w:sdtPr>
      <w:sdtContent>
        <w:p w:rsidR="00000000" w:rsidDel="00000000" w:rsidP="00000000" w:rsidRDefault="00000000" w:rsidRPr="00000000" w14:paraId="000000D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94425597"/>
              <w:tag w:val="goog_rdk_764"/>
            </w:sdtPr>
            <w:sdtContent>
              <w:ins w:author="Anonymous" w:id="47" w:date="2026-09-22T03:01:52Z"/>
              <w:sdt>
                <w:sdtPr>
                  <w:id w:val="668294915"/>
                  <w:tag w:val="goog_rdk_765"/>
                </w:sdtPr>
                <w:sdtContent>
                  <w:ins w:author="Anonymous" w:id="47" w:date="2026-09-22T03:01:52Z">
                    <w:r w:rsidDel="00000000" w:rsidR="00000000" w:rsidRPr="00000000">
                      <w:rPr>
                        <w:rtl w:val="0"/>
                      </w:rPr>
                    </w:r>
                  </w:ins>
                </w:sdtContent>
              </w:sdt>
              <w:ins w:author="Anonymous" w:id="47" w:date="2026-09-22T03:01:52Z"/>
            </w:sdtContent>
          </w:sdt>
        </w:p>
      </w:sdtContent>
    </w:sdt>
    <w:sdt>
      <w:sdtPr>
        <w:id w:val="-420726779"/>
        <w:tag w:val="goog_rdk_769"/>
      </w:sdtPr>
      <w:sdtContent>
        <w:p w:rsidR="00000000" w:rsidDel="00000000" w:rsidP="00000000" w:rsidRDefault="00000000" w:rsidRPr="00000000" w14:paraId="000000D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67942933"/>
              <w:tag w:val="goog_rdk_767"/>
            </w:sdtPr>
            <w:sdtContent>
              <w:ins w:author="Anonymous" w:id="47" w:date="2026-09-22T03:01:52Z"/>
              <w:sdt>
                <w:sdtPr>
                  <w:id w:val="-889231274"/>
                  <w:tag w:val="goog_rdk_768"/>
                </w:sdtPr>
                <w:sdtContent>
                  <w:ins w:author="Anonymous" w:id="47" w:date="2026-09-22T03:01:52Z">
                    <w:r w:rsidDel="00000000" w:rsidR="00000000" w:rsidRPr="00000000">
                      <w:rPr>
                        <w:rtl w:val="0"/>
                      </w:rPr>
                    </w:r>
                  </w:ins>
                </w:sdtContent>
              </w:sdt>
              <w:ins w:author="Anonymous" w:id="47" w:date="2026-09-22T03:01:52Z"/>
            </w:sdtContent>
          </w:sdt>
        </w:p>
      </w:sdtContent>
    </w:sdt>
    <w:sdt>
      <w:sdtPr>
        <w:id w:val="-1270901661"/>
        <w:tag w:val="goog_rdk_772"/>
      </w:sdtPr>
      <w:sdtContent>
        <w:p w:rsidR="00000000" w:rsidDel="00000000" w:rsidP="00000000" w:rsidRDefault="00000000" w:rsidRPr="00000000" w14:paraId="000000D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96678262"/>
              <w:tag w:val="goog_rdk_770"/>
            </w:sdtPr>
            <w:sdtContent>
              <w:ins w:author="Anonymous" w:id="47" w:date="2026-09-22T03:01:52Z"/>
              <w:sdt>
                <w:sdtPr>
                  <w:id w:val="-1737535557"/>
                  <w:tag w:val="goog_rdk_771"/>
                </w:sdtPr>
                <w:sdtContent>
                  <w:ins w:author="Anonymous" w:id="47" w:date="2026-09-22T03:01:52Z">
                    <w:r w:rsidDel="00000000" w:rsidR="00000000" w:rsidRPr="00000000">
                      <w:rPr>
                        <w:rtl w:val="0"/>
                      </w:rPr>
                    </w:r>
                  </w:ins>
                </w:sdtContent>
              </w:sdt>
              <w:ins w:author="Anonymous" w:id="47" w:date="2026-09-22T03:01:52Z"/>
            </w:sdtContent>
          </w:sdt>
        </w:p>
      </w:sdtContent>
    </w:sdt>
    <w:sdt>
      <w:sdtPr>
        <w:id w:val="-1642903155"/>
        <w:tag w:val="goog_rdk_775"/>
      </w:sdtPr>
      <w:sdtContent>
        <w:p w:rsidR="00000000" w:rsidDel="00000000" w:rsidP="00000000" w:rsidRDefault="00000000" w:rsidRPr="00000000" w14:paraId="000000D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72337448"/>
              <w:tag w:val="goog_rdk_773"/>
            </w:sdtPr>
            <w:sdtContent>
              <w:ins w:author="Anonymous" w:id="47" w:date="2026-09-22T03:01:52Z"/>
              <w:sdt>
                <w:sdtPr>
                  <w:id w:val="428660696"/>
                  <w:tag w:val="goog_rdk_774"/>
                </w:sdtPr>
                <w:sdtContent>
                  <w:ins w:author="Anonymous" w:id="47" w:date="2026-09-22T03:01:52Z">
                    <w:r w:rsidDel="00000000" w:rsidR="00000000" w:rsidRPr="00000000">
                      <w:rPr>
                        <w:rtl w:val="0"/>
                      </w:rPr>
                    </w:r>
                  </w:ins>
                </w:sdtContent>
              </w:sdt>
              <w:ins w:author="Anonymous" w:id="47" w:date="2026-09-22T03:01:52Z"/>
            </w:sdtContent>
          </w:sdt>
        </w:p>
      </w:sdtContent>
    </w:sdt>
    <w:sdt>
      <w:sdtPr>
        <w:id w:val="1674756106"/>
        <w:tag w:val="goog_rdk_778"/>
      </w:sdtPr>
      <w:sdtContent>
        <w:p w:rsidR="00000000" w:rsidDel="00000000" w:rsidP="00000000" w:rsidRDefault="00000000" w:rsidRPr="00000000" w14:paraId="000000D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31827680"/>
              <w:tag w:val="goog_rdk_776"/>
            </w:sdtPr>
            <w:sdtContent>
              <w:ins w:author="Anonymous" w:id="47" w:date="2026-09-22T03:01:52Z"/>
              <w:sdt>
                <w:sdtPr>
                  <w:id w:val="1734706410"/>
                  <w:tag w:val="goog_rdk_777"/>
                </w:sdtPr>
                <w:sdtContent>
                  <w:ins w:author="Anonymous" w:id="47" w:date="2026-09-22T03:01:52Z">
                    <w:r w:rsidDel="00000000" w:rsidR="00000000" w:rsidRPr="00000000">
                      <w:rPr>
                        <w:rtl w:val="0"/>
                      </w:rPr>
                    </w:r>
                  </w:ins>
                </w:sdtContent>
              </w:sdt>
              <w:ins w:author="Anonymous" w:id="47" w:date="2026-09-22T03:01:52Z"/>
            </w:sdtContent>
          </w:sdt>
        </w:p>
      </w:sdtContent>
    </w:sdt>
    <w:sdt>
      <w:sdtPr>
        <w:id w:val="-558207623"/>
        <w:tag w:val="goog_rdk_781"/>
      </w:sdtPr>
      <w:sdtContent>
        <w:p w:rsidR="00000000" w:rsidDel="00000000" w:rsidP="00000000" w:rsidRDefault="00000000" w:rsidRPr="00000000" w14:paraId="000000D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9662774"/>
              <w:tag w:val="goog_rdk_779"/>
            </w:sdtPr>
            <w:sdtContent>
              <w:ins w:author="Anonymous" w:id="47" w:date="2026-09-22T03:01:52Z"/>
              <w:sdt>
                <w:sdtPr>
                  <w:id w:val="396549839"/>
                  <w:tag w:val="goog_rdk_780"/>
                </w:sdtPr>
                <w:sdtContent>
                  <w:ins w:author="Anonymous" w:id="47" w:date="2026-09-22T03:01:52Z">
                    <w:r w:rsidDel="00000000" w:rsidR="00000000" w:rsidRPr="00000000">
                      <w:rPr>
                        <w:rtl w:val="0"/>
                      </w:rPr>
                    </w:r>
                  </w:ins>
                </w:sdtContent>
              </w:sdt>
              <w:ins w:author="Anonymous" w:id="47" w:date="2026-09-22T03:01:52Z"/>
            </w:sdtContent>
          </w:sdt>
        </w:p>
      </w:sdtContent>
    </w:sdt>
    <w:sdt>
      <w:sdtPr>
        <w:id w:val="1889726462"/>
        <w:tag w:val="goog_rdk_784"/>
      </w:sdtPr>
      <w:sdtContent>
        <w:p w:rsidR="00000000" w:rsidDel="00000000" w:rsidP="00000000" w:rsidRDefault="00000000" w:rsidRPr="00000000" w14:paraId="000000D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1776685"/>
              <w:tag w:val="goog_rdk_782"/>
            </w:sdtPr>
            <w:sdtContent>
              <w:ins w:author="Anonymous" w:id="47" w:date="2026-09-22T03:01:52Z"/>
              <w:sdt>
                <w:sdtPr>
                  <w:id w:val="592758600"/>
                  <w:tag w:val="goog_rdk_783"/>
                </w:sdtPr>
                <w:sdtContent>
                  <w:ins w:author="Anonymous" w:id="47" w:date="2026-09-22T03:01:52Z">
                    <w:r w:rsidDel="00000000" w:rsidR="00000000" w:rsidRPr="00000000">
                      <w:rPr>
                        <w:rtl w:val="0"/>
                      </w:rPr>
                    </w:r>
                  </w:ins>
                </w:sdtContent>
              </w:sdt>
              <w:ins w:author="Anonymous" w:id="47" w:date="2026-09-22T03:01:52Z"/>
            </w:sdtContent>
          </w:sdt>
        </w:p>
      </w:sdtContent>
    </w:sdt>
    <w:sdt>
      <w:sdtPr>
        <w:id w:val="291716301"/>
        <w:tag w:val="goog_rdk_787"/>
      </w:sdtPr>
      <w:sdtContent>
        <w:p w:rsidR="00000000" w:rsidDel="00000000" w:rsidP="00000000" w:rsidRDefault="00000000" w:rsidRPr="00000000" w14:paraId="000000D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539554725"/>
              <w:tag w:val="goog_rdk_785"/>
            </w:sdtPr>
            <w:sdtContent>
              <w:ins w:author="Anonymous" w:id="47" w:date="2026-09-22T03:01:52Z"/>
              <w:sdt>
                <w:sdtPr>
                  <w:id w:val="134339927"/>
                  <w:tag w:val="goog_rdk_786"/>
                </w:sdtPr>
                <w:sdtContent>
                  <w:ins w:author="Anonymous" w:id="47" w:date="2026-09-22T03:01:52Z">
                    <w:r w:rsidDel="00000000" w:rsidR="00000000" w:rsidRPr="00000000">
                      <w:rPr>
                        <w:rtl w:val="0"/>
                      </w:rPr>
                    </w:r>
                  </w:ins>
                </w:sdtContent>
              </w:sdt>
              <w:ins w:author="Anonymous" w:id="47" w:date="2026-09-22T03:01:52Z"/>
            </w:sdtContent>
          </w:sdt>
        </w:p>
      </w:sdtContent>
    </w:sdt>
    <w:sdt>
      <w:sdtPr>
        <w:id w:val="-258221199"/>
        <w:tag w:val="goog_rdk_790"/>
      </w:sdtPr>
      <w:sdtContent>
        <w:p w:rsidR="00000000" w:rsidDel="00000000" w:rsidP="00000000" w:rsidRDefault="00000000" w:rsidRPr="00000000" w14:paraId="000000D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90539593"/>
              <w:tag w:val="goog_rdk_788"/>
            </w:sdtPr>
            <w:sdtContent>
              <w:ins w:author="Anonymous" w:id="47" w:date="2026-09-22T03:01:52Z"/>
              <w:sdt>
                <w:sdtPr>
                  <w:id w:val="1068495490"/>
                  <w:tag w:val="goog_rdk_789"/>
                </w:sdtPr>
                <w:sdtContent>
                  <w:ins w:author="Anonymous" w:id="47" w:date="2026-09-22T03:01:52Z">
                    <w:r w:rsidDel="00000000" w:rsidR="00000000" w:rsidRPr="00000000">
                      <w:rPr>
                        <w:rtl w:val="0"/>
                      </w:rPr>
                    </w:r>
                  </w:ins>
                </w:sdtContent>
              </w:sdt>
              <w:ins w:author="Anonymous" w:id="47" w:date="2026-09-22T03:01:52Z"/>
            </w:sdtContent>
          </w:sdt>
        </w:p>
      </w:sdtContent>
    </w:sdt>
    <w:sdt>
      <w:sdtPr>
        <w:id w:val="-906153426"/>
        <w:tag w:val="goog_rdk_793"/>
      </w:sdtPr>
      <w:sdtContent>
        <w:p w:rsidR="00000000" w:rsidDel="00000000" w:rsidP="00000000" w:rsidRDefault="00000000" w:rsidRPr="00000000" w14:paraId="000000D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93368955"/>
              <w:tag w:val="goog_rdk_791"/>
            </w:sdtPr>
            <w:sdtContent>
              <w:ins w:author="Anonymous" w:id="47" w:date="2026-09-22T03:01:52Z"/>
              <w:sdt>
                <w:sdtPr>
                  <w:id w:val="1356238796"/>
                  <w:tag w:val="goog_rdk_792"/>
                </w:sdtPr>
                <w:sdtContent>
                  <w:ins w:author="Anonymous" w:id="47" w:date="2026-09-22T03:01:52Z">
                    <w:r w:rsidDel="00000000" w:rsidR="00000000" w:rsidRPr="00000000">
                      <w:rPr>
                        <w:rtl w:val="0"/>
                      </w:rPr>
                    </w:r>
                  </w:ins>
                </w:sdtContent>
              </w:sdt>
              <w:ins w:author="Anonymous" w:id="47" w:date="2026-09-22T03:01:52Z"/>
            </w:sdtContent>
          </w:sdt>
        </w:p>
      </w:sdtContent>
    </w:sdt>
    <w:sdt>
      <w:sdtPr>
        <w:id w:val="-94706958"/>
        <w:tag w:val="goog_rdk_796"/>
      </w:sdtPr>
      <w:sdtContent>
        <w:p w:rsidR="00000000" w:rsidDel="00000000" w:rsidP="00000000" w:rsidRDefault="00000000" w:rsidRPr="00000000" w14:paraId="000000D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35083495"/>
              <w:tag w:val="goog_rdk_794"/>
            </w:sdtPr>
            <w:sdtContent>
              <w:ins w:author="Anonymous" w:id="47" w:date="2026-09-22T03:01:52Z"/>
              <w:sdt>
                <w:sdtPr>
                  <w:id w:val="594380798"/>
                  <w:tag w:val="goog_rdk_795"/>
                </w:sdtPr>
                <w:sdtContent>
                  <w:ins w:author="Anonymous" w:id="47" w:date="2026-09-22T03:01:52Z">
                    <w:r w:rsidDel="00000000" w:rsidR="00000000" w:rsidRPr="00000000">
                      <w:rPr>
                        <w:rtl w:val="0"/>
                      </w:rPr>
                    </w:r>
                  </w:ins>
                </w:sdtContent>
              </w:sdt>
              <w:ins w:author="Anonymous" w:id="47" w:date="2026-09-22T03:01:52Z"/>
            </w:sdtContent>
          </w:sdt>
        </w:p>
      </w:sdtContent>
    </w:sdt>
    <w:sdt>
      <w:sdtPr>
        <w:id w:val="471742382"/>
        <w:tag w:val="goog_rdk_799"/>
      </w:sdtPr>
      <w:sdtContent>
        <w:p w:rsidR="00000000" w:rsidDel="00000000" w:rsidP="00000000" w:rsidRDefault="00000000" w:rsidRPr="00000000" w14:paraId="000000D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3463779"/>
              <w:tag w:val="goog_rdk_797"/>
            </w:sdtPr>
            <w:sdtContent>
              <w:ins w:author="Anonymous" w:id="47" w:date="2026-09-22T03:01:52Z"/>
              <w:sdt>
                <w:sdtPr>
                  <w:id w:val="-58089841"/>
                  <w:tag w:val="goog_rdk_798"/>
                </w:sdtPr>
                <w:sdtContent>
                  <w:ins w:author="Anonymous" w:id="47" w:date="2026-09-22T03:01:52Z">
                    <w:r w:rsidDel="00000000" w:rsidR="00000000" w:rsidRPr="00000000">
                      <w:rPr>
                        <w:rtl w:val="0"/>
                      </w:rPr>
                    </w:r>
                  </w:ins>
                </w:sdtContent>
              </w:sdt>
              <w:ins w:author="Anonymous" w:id="47" w:date="2026-09-22T03:01:52Z"/>
            </w:sdtContent>
          </w:sdt>
        </w:p>
      </w:sdtContent>
    </w:sdt>
    <w:sdt>
      <w:sdtPr>
        <w:id w:val="1911135896"/>
        <w:tag w:val="goog_rdk_802"/>
      </w:sdtPr>
      <w:sdtContent>
        <w:p w:rsidR="00000000" w:rsidDel="00000000" w:rsidP="00000000" w:rsidRDefault="00000000" w:rsidRPr="00000000" w14:paraId="000000D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0580144"/>
              <w:tag w:val="goog_rdk_800"/>
            </w:sdtPr>
            <w:sdtContent>
              <w:ins w:author="Anonymous" w:id="47" w:date="2026-09-22T03:01:52Z"/>
              <w:sdt>
                <w:sdtPr>
                  <w:id w:val="2117679999"/>
                  <w:tag w:val="goog_rdk_801"/>
                </w:sdtPr>
                <w:sdtContent>
                  <w:ins w:author="Anonymous" w:id="47" w:date="2026-09-22T03:01:52Z">
                    <w:r w:rsidDel="00000000" w:rsidR="00000000" w:rsidRPr="00000000">
                      <w:rPr>
                        <w:rtl w:val="0"/>
                      </w:rPr>
                    </w:r>
                  </w:ins>
                </w:sdtContent>
              </w:sdt>
              <w:ins w:author="Anonymous" w:id="47" w:date="2026-09-22T03:01:52Z"/>
            </w:sdtContent>
          </w:sdt>
        </w:p>
      </w:sdtContent>
    </w:sdt>
    <w:sdt>
      <w:sdtPr>
        <w:id w:val="-1367394463"/>
        <w:tag w:val="goog_rdk_805"/>
      </w:sdtPr>
      <w:sdtContent>
        <w:p w:rsidR="00000000" w:rsidDel="00000000" w:rsidP="00000000" w:rsidRDefault="00000000" w:rsidRPr="00000000" w14:paraId="000000D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76716753"/>
              <w:tag w:val="goog_rdk_803"/>
            </w:sdtPr>
            <w:sdtContent>
              <w:ins w:author="Anonymous" w:id="47" w:date="2026-09-22T03:01:52Z"/>
              <w:sdt>
                <w:sdtPr>
                  <w:id w:val="1301491505"/>
                  <w:tag w:val="goog_rdk_804"/>
                </w:sdtPr>
                <w:sdtContent>
                  <w:ins w:author="Anonymous" w:id="47" w:date="2026-09-22T03:01:52Z">
                    <w:r w:rsidDel="00000000" w:rsidR="00000000" w:rsidRPr="00000000">
                      <w:rPr>
                        <w:rtl w:val="0"/>
                      </w:rPr>
                    </w:r>
                  </w:ins>
                </w:sdtContent>
              </w:sdt>
              <w:ins w:author="Anonymous" w:id="47" w:date="2026-09-22T03:01:52Z"/>
            </w:sdtContent>
          </w:sdt>
        </w:p>
      </w:sdtContent>
    </w:sdt>
    <w:sdt>
      <w:sdtPr>
        <w:id w:val="-1187221721"/>
        <w:tag w:val="goog_rdk_808"/>
      </w:sdtPr>
      <w:sdtContent>
        <w:p w:rsidR="00000000" w:rsidDel="00000000" w:rsidP="00000000" w:rsidRDefault="00000000" w:rsidRPr="00000000" w14:paraId="000000D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7711021"/>
              <w:tag w:val="goog_rdk_806"/>
            </w:sdtPr>
            <w:sdtContent>
              <w:ins w:author="Anonymous" w:id="47" w:date="2026-09-22T03:01:52Z"/>
              <w:sdt>
                <w:sdtPr>
                  <w:id w:val="-1926658261"/>
                  <w:tag w:val="goog_rdk_807"/>
                </w:sdtPr>
                <w:sdtContent>
                  <w:ins w:author="Anonymous" w:id="47" w:date="2026-09-22T03:01:52Z">
                    <w:r w:rsidDel="00000000" w:rsidR="00000000" w:rsidRPr="00000000">
                      <w:rPr>
                        <w:rtl w:val="0"/>
                      </w:rPr>
                    </w:r>
                  </w:ins>
                </w:sdtContent>
              </w:sdt>
              <w:ins w:author="Anonymous" w:id="47" w:date="2026-09-22T03:01:52Z"/>
            </w:sdtContent>
          </w:sdt>
        </w:p>
      </w:sdtContent>
    </w:sdt>
    <w:sdt>
      <w:sdtPr>
        <w:id w:val="-423842660"/>
        <w:tag w:val="goog_rdk_811"/>
      </w:sdtPr>
      <w:sdtContent>
        <w:p w:rsidR="00000000" w:rsidDel="00000000" w:rsidP="00000000" w:rsidRDefault="00000000" w:rsidRPr="00000000" w14:paraId="000000D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92337759"/>
              <w:tag w:val="goog_rdk_809"/>
            </w:sdtPr>
            <w:sdtContent>
              <w:ins w:author="Anonymous" w:id="47" w:date="2026-09-22T03:01:52Z"/>
              <w:sdt>
                <w:sdtPr>
                  <w:id w:val="777155139"/>
                  <w:tag w:val="goog_rdk_810"/>
                </w:sdtPr>
                <w:sdtContent>
                  <w:ins w:author="Anonymous" w:id="47" w:date="2026-09-22T03:01:52Z">
                    <w:r w:rsidDel="00000000" w:rsidR="00000000" w:rsidRPr="00000000">
                      <w:rPr>
                        <w:rtl w:val="0"/>
                      </w:rPr>
                    </w:r>
                  </w:ins>
                </w:sdtContent>
              </w:sdt>
              <w:ins w:author="Anonymous" w:id="47" w:date="2026-09-22T03:01:52Z"/>
            </w:sdtContent>
          </w:sdt>
        </w:p>
      </w:sdtContent>
    </w:sdt>
    <w:sdt>
      <w:sdtPr>
        <w:id w:val="-1116402351"/>
        <w:tag w:val="goog_rdk_814"/>
      </w:sdtPr>
      <w:sdtContent>
        <w:p w:rsidR="00000000" w:rsidDel="00000000" w:rsidP="00000000" w:rsidRDefault="00000000" w:rsidRPr="00000000" w14:paraId="000000E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0879693"/>
              <w:tag w:val="goog_rdk_812"/>
            </w:sdtPr>
            <w:sdtContent>
              <w:ins w:author="Anonymous" w:id="47" w:date="2026-09-22T03:01:52Z"/>
              <w:sdt>
                <w:sdtPr>
                  <w:id w:val="939079425"/>
                  <w:tag w:val="goog_rdk_813"/>
                </w:sdtPr>
                <w:sdtContent>
                  <w:ins w:author="Anonymous" w:id="47" w:date="2026-09-22T03:01:52Z">
                    <w:r w:rsidDel="00000000" w:rsidR="00000000" w:rsidRPr="00000000">
                      <w:rPr>
                        <w:rtl w:val="0"/>
                      </w:rPr>
                    </w:r>
                  </w:ins>
                </w:sdtContent>
              </w:sdt>
              <w:ins w:author="Anonymous" w:id="47" w:date="2026-09-22T03:01:52Z"/>
            </w:sdtContent>
          </w:sdt>
        </w:p>
      </w:sdtContent>
    </w:sdt>
    <w:sdt>
      <w:sdtPr>
        <w:id w:val="-967102009"/>
        <w:tag w:val="goog_rdk_817"/>
      </w:sdtPr>
      <w:sdtContent>
        <w:p w:rsidR="00000000" w:rsidDel="00000000" w:rsidP="00000000" w:rsidRDefault="00000000" w:rsidRPr="00000000" w14:paraId="000000E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72101581"/>
              <w:tag w:val="goog_rdk_815"/>
            </w:sdtPr>
            <w:sdtContent>
              <w:ins w:author="Anonymous" w:id="47" w:date="2026-09-22T03:01:52Z"/>
              <w:sdt>
                <w:sdtPr>
                  <w:id w:val="-2048313968"/>
                  <w:tag w:val="goog_rdk_816"/>
                </w:sdtPr>
                <w:sdtContent>
                  <w:ins w:author="Anonymous" w:id="47" w:date="2026-09-22T03:01:52Z">
                    <w:r w:rsidDel="00000000" w:rsidR="00000000" w:rsidRPr="00000000">
                      <w:rPr>
                        <w:rtl w:val="0"/>
                      </w:rPr>
                    </w:r>
                  </w:ins>
                </w:sdtContent>
              </w:sdt>
              <w:ins w:author="Anonymous" w:id="47" w:date="2026-09-22T03:01:52Z"/>
            </w:sdtContent>
          </w:sdt>
        </w:p>
      </w:sdtContent>
    </w:sdt>
    <w:sdt>
      <w:sdtPr>
        <w:id w:val="434707045"/>
        <w:tag w:val="goog_rdk_820"/>
      </w:sdtPr>
      <w:sdtContent>
        <w:p w:rsidR="00000000" w:rsidDel="00000000" w:rsidP="00000000" w:rsidRDefault="00000000" w:rsidRPr="00000000" w14:paraId="000000E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01223490"/>
              <w:tag w:val="goog_rdk_818"/>
            </w:sdtPr>
            <w:sdtContent>
              <w:ins w:author="Anonymous" w:id="47" w:date="2026-09-22T03:01:52Z"/>
              <w:sdt>
                <w:sdtPr>
                  <w:id w:val="801439151"/>
                  <w:tag w:val="goog_rdk_819"/>
                </w:sdtPr>
                <w:sdtContent>
                  <w:ins w:author="Anonymous" w:id="47" w:date="2026-09-22T03:01:52Z">
                    <w:r w:rsidDel="00000000" w:rsidR="00000000" w:rsidRPr="00000000">
                      <w:rPr>
                        <w:rtl w:val="0"/>
                      </w:rPr>
                    </w:r>
                  </w:ins>
                </w:sdtContent>
              </w:sdt>
              <w:ins w:author="Anonymous" w:id="47" w:date="2026-09-22T03:01:52Z"/>
            </w:sdtContent>
          </w:sdt>
        </w:p>
      </w:sdtContent>
    </w:sdt>
    <w:sdt>
      <w:sdtPr>
        <w:id w:val="1376785098"/>
        <w:tag w:val="goog_rdk_823"/>
      </w:sdtPr>
      <w:sdtContent>
        <w:p w:rsidR="00000000" w:rsidDel="00000000" w:rsidP="00000000" w:rsidRDefault="00000000" w:rsidRPr="00000000" w14:paraId="000000E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22723631"/>
              <w:tag w:val="goog_rdk_821"/>
            </w:sdtPr>
            <w:sdtContent>
              <w:ins w:author="Anonymous" w:id="47" w:date="2026-09-22T03:01:52Z"/>
              <w:sdt>
                <w:sdtPr>
                  <w:id w:val="-1155829063"/>
                  <w:tag w:val="goog_rdk_822"/>
                </w:sdtPr>
                <w:sdtContent>
                  <w:ins w:author="Anonymous" w:id="47" w:date="2026-09-22T03:01:52Z">
                    <w:r w:rsidDel="00000000" w:rsidR="00000000" w:rsidRPr="00000000">
                      <w:rPr>
                        <w:rtl w:val="0"/>
                      </w:rPr>
                    </w:r>
                  </w:ins>
                </w:sdtContent>
              </w:sdt>
              <w:ins w:author="Anonymous" w:id="47" w:date="2026-09-22T03:01:52Z"/>
            </w:sdtContent>
          </w:sdt>
        </w:p>
      </w:sdtContent>
    </w:sdt>
    <w:sdt>
      <w:sdtPr>
        <w:id w:val="1240248207"/>
        <w:tag w:val="goog_rdk_826"/>
      </w:sdtPr>
      <w:sdtContent>
        <w:p w:rsidR="00000000" w:rsidDel="00000000" w:rsidP="00000000" w:rsidRDefault="00000000" w:rsidRPr="00000000" w14:paraId="000000E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441941927"/>
              <w:tag w:val="goog_rdk_824"/>
            </w:sdtPr>
            <w:sdtContent>
              <w:ins w:author="Anonymous" w:id="47" w:date="2026-09-22T03:01:52Z"/>
              <w:sdt>
                <w:sdtPr>
                  <w:id w:val="2018312268"/>
                  <w:tag w:val="goog_rdk_825"/>
                </w:sdtPr>
                <w:sdtContent>
                  <w:ins w:author="Anonymous" w:id="47" w:date="2026-09-22T03:01:52Z">
                    <w:r w:rsidDel="00000000" w:rsidR="00000000" w:rsidRPr="00000000">
                      <w:rPr>
                        <w:rtl w:val="0"/>
                      </w:rPr>
                    </w:r>
                  </w:ins>
                </w:sdtContent>
              </w:sdt>
              <w:ins w:author="Anonymous" w:id="47" w:date="2026-09-22T03:01:52Z"/>
            </w:sdtContent>
          </w:sdt>
        </w:p>
      </w:sdtContent>
    </w:sdt>
    <w:sdt>
      <w:sdtPr>
        <w:id w:val="-1672619397"/>
        <w:tag w:val="goog_rdk_829"/>
      </w:sdtPr>
      <w:sdtContent>
        <w:p w:rsidR="00000000" w:rsidDel="00000000" w:rsidP="00000000" w:rsidRDefault="00000000" w:rsidRPr="00000000" w14:paraId="000000E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21848151"/>
              <w:tag w:val="goog_rdk_827"/>
            </w:sdtPr>
            <w:sdtContent>
              <w:ins w:author="Anonymous" w:id="47" w:date="2026-09-22T03:01:52Z"/>
              <w:sdt>
                <w:sdtPr>
                  <w:id w:val="-298655955"/>
                  <w:tag w:val="goog_rdk_828"/>
                </w:sdtPr>
                <w:sdtContent>
                  <w:ins w:author="Anonymous" w:id="47" w:date="2026-09-22T03:01:52Z">
                    <w:r w:rsidDel="00000000" w:rsidR="00000000" w:rsidRPr="00000000">
                      <w:rPr>
                        <w:rtl w:val="0"/>
                      </w:rPr>
                    </w:r>
                  </w:ins>
                </w:sdtContent>
              </w:sdt>
              <w:ins w:author="Anonymous" w:id="47" w:date="2026-09-22T03:01:52Z"/>
            </w:sdtContent>
          </w:sdt>
        </w:p>
      </w:sdtContent>
    </w:sdt>
    <w:sdt>
      <w:sdtPr>
        <w:id w:val="576777906"/>
        <w:tag w:val="goog_rdk_832"/>
      </w:sdtPr>
      <w:sdtContent>
        <w:p w:rsidR="00000000" w:rsidDel="00000000" w:rsidP="00000000" w:rsidRDefault="00000000" w:rsidRPr="00000000" w14:paraId="000000E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4376667"/>
              <w:tag w:val="goog_rdk_830"/>
            </w:sdtPr>
            <w:sdtContent>
              <w:ins w:author="Anonymous" w:id="47" w:date="2026-09-22T03:01:52Z"/>
              <w:sdt>
                <w:sdtPr>
                  <w:id w:val="79325468"/>
                  <w:tag w:val="goog_rdk_831"/>
                </w:sdtPr>
                <w:sdtContent>
                  <w:ins w:author="Anonymous" w:id="47" w:date="2026-09-22T03:01:52Z">
                    <w:r w:rsidDel="00000000" w:rsidR="00000000" w:rsidRPr="00000000">
                      <w:rPr>
                        <w:rtl w:val="0"/>
                      </w:rPr>
                    </w:r>
                  </w:ins>
                </w:sdtContent>
              </w:sdt>
              <w:ins w:author="Anonymous" w:id="47" w:date="2026-09-22T03:01:52Z"/>
            </w:sdtContent>
          </w:sdt>
        </w:p>
      </w:sdtContent>
    </w:sdt>
    <w:sdt>
      <w:sdtPr>
        <w:id w:val="-871045935"/>
        <w:tag w:val="goog_rdk_835"/>
      </w:sdtPr>
      <w:sdtContent>
        <w:p w:rsidR="00000000" w:rsidDel="00000000" w:rsidP="00000000" w:rsidRDefault="00000000" w:rsidRPr="00000000" w14:paraId="000000E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14329958"/>
              <w:tag w:val="goog_rdk_833"/>
            </w:sdtPr>
            <w:sdtContent>
              <w:ins w:author="Anonymous" w:id="47" w:date="2026-09-22T03:01:52Z"/>
              <w:sdt>
                <w:sdtPr>
                  <w:id w:val="-1293517403"/>
                  <w:tag w:val="goog_rdk_834"/>
                </w:sdtPr>
                <w:sdtContent>
                  <w:ins w:author="Anonymous" w:id="47" w:date="2026-09-22T03:01:52Z">
                    <w:r w:rsidDel="00000000" w:rsidR="00000000" w:rsidRPr="00000000">
                      <w:rPr>
                        <w:rtl w:val="0"/>
                      </w:rPr>
                    </w:r>
                  </w:ins>
                </w:sdtContent>
              </w:sdt>
              <w:ins w:author="Anonymous" w:id="47" w:date="2026-09-22T03:01:52Z"/>
            </w:sdtContent>
          </w:sdt>
        </w:p>
      </w:sdtContent>
    </w:sdt>
    <w:sdt>
      <w:sdtPr>
        <w:id w:val="201756957"/>
        <w:tag w:val="goog_rdk_838"/>
      </w:sdtPr>
      <w:sdtContent>
        <w:p w:rsidR="00000000" w:rsidDel="00000000" w:rsidP="00000000" w:rsidRDefault="00000000" w:rsidRPr="00000000" w14:paraId="000000E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901360988"/>
              <w:tag w:val="goog_rdk_836"/>
            </w:sdtPr>
            <w:sdtContent>
              <w:ins w:author="Anonymous" w:id="47" w:date="2026-09-22T03:01:52Z"/>
              <w:sdt>
                <w:sdtPr>
                  <w:id w:val="1357444696"/>
                  <w:tag w:val="goog_rdk_837"/>
                </w:sdtPr>
                <w:sdtContent>
                  <w:ins w:author="Anonymous" w:id="47" w:date="2026-09-22T03:01:52Z">
                    <w:r w:rsidDel="00000000" w:rsidR="00000000" w:rsidRPr="00000000">
                      <w:rPr>
                        <w:rtl w:val="0"/>
                      </w:rPr>
                    </w:r>
                  </w:ins>
                </w:sdtContent>
              </w:sdt>
              <w:ins w:author="Anonymous" w:id="47" w:date="2026-09-22T03:01:52Z"/>
            </w:sdtContent>
          </w:sdt>
        </w:p>
      </w:sdtContent>
    </w:sdt>
    <w:sdt>
      <w:sdtPr>
        <w:id w:val="-1190662693"/>
        <w:tag w:val="goog_rdk_841"/>
      </w:sdtPr>
      <w:sdtContent>
        <w:p w:rsidR="00000000" w:rsidDel="00000000" w:rsidP="00000000" w:rsidRDefault="00000000" w:rsidRPr="00000000" w14:paraId="000000E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24329839"/>
              <w:tag w:val="goog_rdk_839"/>
            </w:sdtPr>
            <w:sdtContent>
              <w:ins w:author="Anonymous" w:id="47" w:date="2026-09-22T03:01:52Z"/>
              <w:sdt>
                <w:sdtPr>
                  <w:id w:val="1397107733"/>
                  <w:tag w:val="goog_rdk_840"/>
                </w:sdtPr>
                <w:sdtContent>
                  <w:ins w:author="Anonymous" w:id="47" w:date="2026-09-22T03:01:52Z">
                    <w:r w:rsidDel="00000000" w:rsidR="00000000" w:rsidRPr="00000000">
                      <w:rPr>
                        <w:rtl w:val="0"/>
                      </w:rPr>
                    </w:r>
                  </w:ins>
                </w:sdtContent>
              </w:sdt>
              <w:ins w:author="Anonymous" w:id="47" w:date="2026-09-22T03:01:52Z"/>
            </w:sdtContent>
          </w:sdt>
        </w:p>
      </w:sdtContent>
    </w:sdt>
    <w:sdt>
      <w:sdtPr>
        <w:id w:val="-1215006404"/>
        <w:tag w:val="goog_rdk_844"/>
      </w:sdtPr>
      <w:sdtContent>
        <w:p w:rsidR="00000000" w:rsidDel="00000000" w:rsidP="00000000" w:rsidRDefault="00000000" w:rsidRPr="00000000" w14:paraId="000000E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48049181"/>
              <w:tag w:val="goog_rdk_842"/>
            </w:sdtPr>
            <w:sdtContent>
              <w:ins w:author="Anonymous" w:id="47" w:date="2026-09-22T03:01:52Z"/>
              <w:sdt>
                <w:sdtPr>
                  <w:id w:val="540314329"/>
                  <w:tag w:val="goog_rdk_843"/>
                </w:sdtPr>
                <w:sdtContent>
                  <w:ins w:author="Anonymous" w:id="47" w:date="2026-09-22T03:01:52Z">
                    <w:r w:rsidDel="00000000" w:rsidR="00000000" w:rsidRPr="00000000">
                      <w:rPr>
                        <w:rtl w:val="0"/>
                      </w:rPr>
                    </w:r>
                  </w:ins>
                </w:sdtContent>
              </w:sdt>
              <w:ins w:author="Anonymous" w:id="47" w:date="2026-09-22T03:01:52Z"/>
            </w:sdtContent>
          </w:sdt>
        </w:p>
      </w:sdtContent>
    </w:sdt>
    <w:sdt>
      <w:sdtPr>
        <w:id w:val="-171662933"/>
        <w:tag w:val="goog_rdk_847"/>
      </w:sdtPr>
      <w:sdtContent>
        <w:p w:rsidR="00000000" w:rsidDel="00000000" w:rsidP="00000000" w:rsidRDefault="00000000" w:rsidRPr="00000000" w14:paraId="000000E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38529067"/>
              <w:tag w:val="goog_rdk_845"/>
            </w:sdtPr>
            <w:sdtContent>
              <w:ins w:author="Anonymous" w:id="47" w:date="2026-09-22T03:01:52Z"/>
              <w:sdt>
                <w:sdtPr>
                  <w:id w:val="-458607178"/>
                  <w:tag w:val="goog_rdk_846"/>
                </w:sdtPr>
                <w:sdtContent>
                  <w:ins w:author="Anonymous" w:id="47" w:date="2026-09-22T03:01:52Z">
                    <w:r w:rsidDel="00000000" w:rsidR="00000000" w:rsidRPr="00000000">
                      <w:rPr>
                        <w:rtl w:val="0"/>
                      </w:rPr>
                    </w:r>
                  </w:ins>
                </w:sdtContent>
              </w:sdt>
              <w:ins w:author="Anonymous" w:id="47" w:date="2026-09-22T03:01:52Z"/>
            </w:sdtContent>
          </w:sdt>
        </w:p>
      </w:sdtContent>
    </w:sdt>
    <w:sdt>
      <w:sdtPr>
        <w:id w:val="1150435706"/>
        <w:tag w:val="goog_rdk_850"/>
      </w:sdtPr>
      <w:sdtContent>
        <w:p w:rsidR="00000000" w:rsidDel="00000000" w:rsidP="00000000" w:rsidRDefault="00000000" w:rsidRPr="00000000" w14:paraId="000000E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32800592"/>
              <w:tag w:val="goog_rdk_848"/>
            </w:sdtPr>
            <w:sdtContent>
              <w:ins w:author="Anonymous" w:id="47" w:date="2026-09-22T03:01:52Z"/>
              <w:sdt>
                <w:sdtPr>
                  <w:id w:val="-892683053"/>
                  <w:tag w:val="goog_rdk_849"/>
                </w:sdtPr>
                <w:sdtContent>
                  <w:ins w:author="Anonymous" w:id="47" w:date="2026-09-22T03:01:52Z">
                    <w:r w:rsidDel="00000000" w:rsidR="00000000" w:rsidRPr="00000000">
                      <w:rPr>
                        <w:rtl w:val="0"/>
                      </w:rPr>
                    </w:r>
                  </w:ins>
                </w:sdtContent>
              </w:sdt>
              <w:ins w:author="Anonymous" w:id="47" w:date="2026-09-22T03:01:52Z"/>
            </w:sdtContent>
          </w:sdt>
        </w:p>
      </w:sdtContent>
    </w:sdt>
    <w:sdt>
      <w:sdtPr>
        <w:id w:val="1635790001"/>
        <w:tag w:val="goog_rdk_853"/>
      </w:sdtPr>
      <w:sdtContent>
        <w:p w:rsidR="00000000" w:rsidDel="00000000" w:rsidP="00000000" w:rsidRDefault="00000000" w:rsidRPr="00000000" w14:paraId="000000E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3889610"/>
              <w:tag w:val="goog_rdk_851"/>
            </w:sdtPr>
            <w:sdtContent>
              <w:ins w:author="Anonymous" w:id="47" w:date="2026-09-22T03:01:52Z"/>
              <w:sdt>
                <w:sdtPr>
                  <w:id w:val="-1213800256"/>
                  <w:tag w:val="goog_rdk_852"/>
                </w:sdtPr>
                <w:sdtContent>
                  <w:ins w:author="Anonymous" w:id="47" w:date="2026-09-22T03:01:52Z">
                    <w:r w:rsidDel="00000000" w:rsidR="00000000" w:rsidRPr="00000000">
                      <w:rPr>
                        <w:rtl w:val="0"/>
                      </w:rPr>
                    </w:r>
                  </w:ins>
                </w:sdtContent>
              </w:sdt>
              <w:ins w:author="Anonymous" w:id="47" w:date="2026-09-22T03:01:52Z"/>
            </w:sdtContent>
          </w:sdt>
        </w:p>
      </w:sdtContent>
    </w:sdt>
    <w:sdt>
      <w:sdtPr>
        <w:id w:val="334941255"/>
        <w:tag w:val="goog_rdk_856"/>
      </w:sdtPr>
      <w:sdtContent>
        <w:p w:rsidR="00000000" w:rsidDel="00000000" w:rsidP="00000000" w:rsidRDefault="00000000" w:rsidRPr="00000000" w14:paraId="000000E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87239086"/>
              <w:tag w:val="goog_rdk_854"/>
            </w:sdtPr>
            <w:sdtContent>
              <w:ins w:author="Anonymous" w:id="47" w:date="2026-09-22T03:01:52Z"/>
              <w:sdt>
                <w:sdtPr>
                  <w:id w:val="-1031772193"/>
                  <w:tag w:val="goog_rdk_855"/>
                </w:sdtPr>
                <w:sdtContent>
                  <w:ins w:author="Anonymous" w:id="47" w:date="2026-09-22T03:01:52Z">
                    <w:r w:rsidDel="00000000" w:rsidR="00000000" w:rsidRPr="00000000">
                      <w:rPr>
                        <w:rtl w:val="0"/>
                      </w:rPr>
                    </w:r>
                  </w:ins>
                </w:sdtContent>
              </w:sdt>
              <w:ins w:author="Anonymous" w:id="47" w:date="2026-09-22T03:01:52Z"/>
            </w:sdtContent>
          </w:sdt>
        </w:p>
      </w:sdtContent>
    </w:sdt>
    <w:sdt>
      <w:sdtPr>
        <w:id w:val="-1712862276"/>
        <w:tag w:val="goog_rdk_859"/>
      </w:sdtPr>
      <w:sdtContent>
        <w:p w:rsidR="00000000" w:rsidDel="00000000" w:rsidP="00000000" w:rsidRDefault="00000000" w:rsidRPr="00000000" w14:paraId="000000E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371157012"/>
              <w:tag w:val="goog_rdk_857"/>
            </w:sdtPr>
            <w:sdtContent>
              <w:ins w:author="Anonymous" w:id="47" w:date="2026-09-22T03:01:52Z"/>
              <w:sdt>
                <w:sdtPr>
                  <w:id w:val="-335281913"/>
                  <w:tag w:val="goog_rdk_858"/>
                </w:sdtPr>
                <w:sdtContent>
                  <w:ins w:author="Anonymous" w:id="47" w:date="2026-09-22T03:01:52Z">
                    <w:r w:rsidDel="00000000" w:rsidR="00000000" w:rsidRPr="00000000">
                      <w:rPr>
                        <w:rtl w:val="0"/>
                      </w:rPr>
                    </w:r>
                  </w:ins>
                </w:sdtContent>
              </w:sdt>
              <w:ins w:author="Anonymous" w:id="47" w:date="2026-09-22T03:01:52Z"/>
            </w:sdtContent>
          </w:sdt>
        </w:p>
      </w:sdtContent>
    </w:sdt>
    <w:sdt>
      <w:sdtPr>
        <w:id w:val="-1081420623"/>
        <w:tag w:val="goog_rdk_862"/>
      </w:sdtPr>
      <w:sdtContent>
        <w:p w:rsidR="00000000" w:rsidDel="00000000" w:rsidP="00000000" w:rsidRDefault="00000000" w:rsidRPr="00000000" w14:paraId="000000F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139684441"/>
              <w:tag w:val="goog_rdk_860"/>
            </w:sdtPr>
            <w:sdtContent>
              <w:ins w:author="Anonymous" w:id="47" w:date="2026-09-22T03:01:52Z"/>
              <w:sdt>
                <w:sdtPr>
                  <w:id w:val="942357224"/>
                  <w:tag w:val="goog_rdk_861"/>
                </w:sdtPr>
                <w:sdtContent>
                  <w:ins w:author="Anonymous" w:id="47" w:date="2026-09-22T03:01:52Z">
                    <w:r w:rsidDel="00000000" w:rsidR="00000000" w:rsidRPr="00000000">
                      <w:rPr>
                        <w:rtl w:val="0"/>
                      </w:rPr>
                    </w:r>
                  </w:ins>
                </w:sdtContent>
              </w:sdt>
              <w:ins w:author="Anonymous" w:id="47" w:date="2026-09-22T03:01:52Z"/>
            </w:sdtContent>
          </w:sdt>
        </w:p>
      </w:sdtContent>
    </w:sdt>
    <w:sdt>
      <w:sdtPr>
        <w:id w:val="-431662114"/>
        <w:tag w:val="goog_rdk_865"/>
      </w:sdtPr>
      <w:sdtContent>
        <w:p w:rsidR="00000000" w:rsidDel="00000000" w:rsidP="00000000" w:rsidRDefault="00000000" w:rsidRPr="00000000" w14:paraId="000000F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7290288"/>
              <w:tag w:val="goog_rdk_863"/>
            </w:sdtPr>
            <w:sdtContent>
              <w:ins w:author="Anonymous" w:id="47" w:date="2026-09-22T03:01:52Z"/>
              <w:sdt>
                <w:sdtPr>
                  <w:id w:val="834176492"/>
                  <w:tag w:val="goog_rdk_864"/>
                </w:sdtPr>
                <w:sdtContent>
                  <w:ins w:author="Anonymous" w:id="47" w:date="2026-09-22T03:01:52Z">
                    <w:r w:rsidDel="00000000" w:rsidR="00000000" w:rsidRPr="00000000">
                      <w:rPr>
                        <w:rtl w:val="0"/>
                      </w:rPr>
                    </w:r>
                  </w:ins>
                </w:sdtContent>
              </w:sdt>
              <w:ins w:author="Anonymous" w:id="47" w:date="2026-09-22T03:01:52Z"/>
            </w:sdtContent>
          </w:sdt>
        </w:p>
      </w:sdtContent>
    </w:sdt>
    <w:sdt>
      <w:sdtPr>
        <w:id w:val="-284197450"/>
        <w:tag w:val="goog_rdk_868"/>
      </w:sdtPr>
      <w:sdtContent>
        <w:p w:rsidR="00000000" w:rsidDel="00000000" w:rsidP="00000000" w:rsidRDefault="00000000" w:rsidRPr="00000000" w14:paraId="000000F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33354063"/>
              <w:tag w:val="goog_rdk_866"/>
            </w:sdtPr>
            <w:sdtContent>
              <w:ins w:author="Anonymous" w:id="47" w:date="2026-09-22T03:01:52Z"/>
              <w:sdt>
                <w:sdtPr>
                  <w:id w:val="176114060"/>
                  <w:tag w:val="goog_rdk_867"/>
                </w:sdtPr>
                <w:sdtContent>
                  <w:ins w:author="Anonymous" w:id="47" w:date="2026-09-22T03:01:52Z">
                    <w:r w:rsidDel="00000000" w:rsidR="00000000" w:rsidRPr="00000000">
                      <w:rPr>
                        <w:rtl w:val="0"/>
                      </w:rPr>
                    </w:r>
                  </w:ins>
                </w:sdtContent>
              </w:sdt>
              <w:ins w:author="Anonymous" w:id="47" w:date="2026-09-22T03:01:52Z"/>
            </w:sdtContent>
          </w:sdt>
        </w:p>
      </w:sdtContent>
    </w:sdt>
    <w:sdt>
      <w:sdtPr>
        <w:id w:val="1961355822"/>
        <w:tag w:val="goog_rdk_871"/>
      </w:sdtPr>
      <w:sdtContent>
        <w:p w:rsidR="00000000" w:rsidDel="00000000" w:rsidP="00000000" w:rsidRDefault="00000000" w:rsidRPr="00000000" w14:paraId="000000F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489509230"/>
              <w:tag w:val="goog_rdk_869"/>
            </w:sdtPr>
            <w:sdtContent>
              <w:ins w:author="Anonymous" w:id="47" w:date="2026-09-22T03:01:52Z"/>
              <w:sdt>
                <w:sdtPr>
                  <w:id w:val="-1439146"/>
                  <w:tag w:val="goog_rdk_870"/>
                </w:sdtPr>
                <w:sdtContent>
                  <w:ins w:author="Anonymous" w:id="47" w:date="2026-09-22T03:01:52Z">
                    <w:r w:rsidDel="00000000" w:rsidR="00000000" w:rsidRPr="00000000">
                      <w:rPr>
                        <w:rtl w:val="0"/>
                      </w:rPr>
                    </w:r>
                  </w:ins>
                </w:sdtContent>
              </w:sdt>
              <w:ins w:author="Anonymous" w:id="47" w:date="2026-09-22T03:01:52Z"/>
            </w:sdtContent>
          </w:sdt>
        </w:p>
      </w:sdtContent>
    </w:sdt>
    <w:sdt>
      <w:sdtPr>
        <w:id w:val="69788271"/>
        <w:tag w:val="goog_rdk_874"/>
      </w:sdtPr>
      <w:sdtContent>
        <w:p w:rsidR="00000000" w:rsidDel="00000000" w:rsidP="00000000" w:rsidRDefault="00000000" w:rsidRPr="00000000" w14:paraId="000000F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0135163"/>
              <w:tag w:val="goog_rdk_872"/>
            </w:sdtPr>
            <w:sdtContent>
              <w:ins w:author="Anonymous" w:id="47" w:date="2026-09-22T03:01:52Z"/>
              <w:sdt>
                <w:sdtPr>
                  <w:id w:val="1735433181"/>
                  <w:tag w:val="goog_rdk_873"/>
                </w:sdtPr>
                <w:sdtContent>
                  <w:ins w:author="Anonymous" w:id="47" w:date="2026-09-22T03:01:52Z">
                    <w:r w:rsidDel="00000000" w:rsidR="00000000" w:rsidRPr="00000000">
                      <w:rPr>
                        <w:rtl w:val="0"/>
                      </w:rPr>
                    </w:r>
                  </w:ins>
                </w:sdtContent>
              </w:sdt>
              <w:ins w:author="Anonymous" w:id="47" w:date="2026-09-22T03:01:52Z"/>
            </w:sdtContent>
          </w:sdt>
        </w:p>
      </w:sdtContent>
    </w:sdt>
    <w:sdt>
      <w:sdtPr>
        <w:id w:val="63980590"/>
        <w:tag w:val="goog_rdk_877"/>
      </w:sdtPr>
      <w:sdtContent>
        <w:p w:rsidR="00000000" w:rsidDel="00000000" w:rsidP="00000000" w:rsidRDefault="00000000" w:rsidRPr="00000000" w14:paraId="000000F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39642114"/>
              <w:tag w:val="goog_rdk_875"/>
            </w:sdtPr>
            <w:sdtContent>
              <w:ins w:author="Anonymous" w:id="47" w:date="2026-09-22T03:01:52Z"/>
              <w:sdt>
                <w:sdtPr>
                  <w:id w:val="-890214680"/>
                  <w:tag w:val="goog_rdk_876"/>
                </w:sdtPr>
                <w:sdtContent>
                  <w:ins w:author="Anonymous" w:id="47" w:date="2026-09-22T03:01:52Z">
                    <w:r w:rsidDel="00000000" w:rsidR="00000000" w:rsidRPr="00000000">
                      <w:rPr>
                        <w:rtl w:val="0"/>
                      </w:rPr>
                    </w:r>
                  </w:ins>
                </w:sdtContent>
              </w:sdt>
              <w:ins w:author="Anonymous" w:id="47" w:date="2026-09-22T03:01:52Z"/>
            </w:sdtContent>
          </w:sdt>
        </w:p>
      </w:sdtContent>
    </w:sdt>
    <w:sdt>
      <w:sdtPr>
        <w:id w:val="-703813964"/>
        <w:tag w:val="goog_rdk_880"/>
      </w:sdtPr>
      <w:sdtContent>
        <w:p w:rsidR="00000000" w:rsidDel="00000000" w:rsidP="00000000" w:rsidRDefault="00000000" w:rsidRPr="00000000" w14:paraId="000000F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1896201"/>
              <w:tag w:val="goog_rdk_878"/>
            </w:sdtPr>
            <w:sdtContent>
              <w:ins w:author="Anonymous" w:id="47" w:date="2026-09-22T03:01:52Z"/>
              <w:sdt>
                <w:sdtPr>
                  <w:id w:val="-921125486"/>
                  <w:tag w:val="goog_rdk_879"/>
                </w:sdtPr>
                <w:sdtContent>
                  <w:ins w:author="Anonymous" w:id="47" w:date="2026-09-22T03:01:52Z">
                    <w:r w:rsidDel="00000000" w:rsidR="00000000" w:rsidRPr="00000000">
                      <w:rPr>
                        <w:rtl w:val="0"/>
                      </w:rPr>
                    </w:r>
                  </w:ins>
                </w:sdtContent>
              </w:sdt>
              <w:ins w:author="Anonymous" w:id="47" w:date="2026-09-22T03:01:52Z"/>
            </w:sdtContent>
          </w:sdt>
        </w:p>
      </w:sdtContent>
    </w:sdt>
    <w:sdt>
      <w:sdtPr>
        <w:id w:val="1302431634"/>
        <w:tag w:val="goog_rdk_883"/>
      </w:sdtPr>
      <w:sdtContent>
        <w:p w:rsidR="00000000" w:rsidDel="00000000" w:rsidP="00000000" w:rsidRDefault="00000000" w:rsidRPr="00000000" w14:paraId="000000F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52914094"/>
              <w:tag w:val="goog_rdk_881"/>
            </w:sdtPr>
            <w:sdtContent>
              <w:ins w:author="Anonymous" w:id="47" w:date="2026-09-22T03:01:52Z"/>
              <w:sdt>
                <w:sdtPr>
                  <w:id w:val="39665518"/>
                  <w:tag w:val="goog_rdk_882"/>
                </w:sdtPr>
                <w:sdtContent>
                  <w:ins w:author="Anonymous" w:id="47" w:date="2026-09-22T03:01:52Z">
                    <w:r w:rsidDel="00000000" w:rsidR="00000000" w:rsidRPr="00000000">
                      <w:rPr>
                        <w:rtl w:val="0"/>
                      </w:rPr>
                    </w:r>
                  </w:ins>
                </w:sdtContent>
              </w:sdt>
              <w:ins w:author="Anonymous" w:id="47" w:date="2026-09-22T03:01:52Z"/>
            </w:sdtContent>
          </w:sdt>
        </w:p>
      </w:sdtContent>
    </w:sdt>
    <w:sdt>
      <w:sdtPr>
        <w:id w:val="-168524218"/>
        <w:tag w:val="goog_rdk_886"/>
      </w:sdtPr>
      <w:sdtContent>
        <w:p w:rsidR="00000000" w:rsidDel="00000000" w:rsidP="00000000" w:rsidRDefault="00000000" w:rsidRPr="00000000" w14:paraId="000000F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10512980"/>
              <w:tag w:val="goog_rdk_884"/>
            </w:sdtPr>
            <w:sdtContent>
              <w:ins w:author="Anonymous" w:id="47" w:date="2026-09-22T03:01:52Z"/>
              <w:sdt>
                <w:sdtPr>
                  <w:id w:val="924864219"/>
                  <w:tag w:val="goog_rdk_885"/>
                </w:sdtPr>
                <w:sdtContent>
                  <w:ins w:author="Anonymous" w:id="47" w:date="2026-09-22T03:01:52Z">
                    <w:r w:rsidDel="00000000" w:rsidR="00000000" w:rsidRPr="00000000">
                      <w:rPr>
                        <w:rtl w:val="0"/>
                      </w:rPr>
                    </w:r>
                  </w:ins>
                </w:sdtContent>
              </w:sdt>
              <w:ins w:author="Anonymous" w:id="47" w:date="2026-09-22T03:01:52Z"/>
            </w:sdtContent>
          </w:sdt>
        </w:p>
      </w:sdtContent>
    </w:sdt>
    <w:sdt>
      <w:sdtPr>
        <w:id w:val="-740969906"/>
        <w:tag w:val="goog_rdk_889"/>
      </w:sdtPr>
      <w:sdtContent>
        <w:p w:rsidR="00000000" w:rsidDel="00000000" w:rsidP="00000000" w:rsidRDefault="00000000" w:rsidRPr="00000000" w14:paraId="000000F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74470153"/>
              <w:tag w:val="goog_rdk_887"/>
            </w:sdtPr>
            <w:sdtContent>
              <w:ins w:author="Anonymous" w:id="47" w:date="2026-09-22T03:01:52Z"/>
              <w:sdt>
                <w:sdtPr>
                  <w:id w:val="-536374084"/>
                  <w:tag w:val="goog_rdk_888"/>
                </w:sdtPr>
                <w:sdtContent>
                  <w:ins w:author="Anonymous" w:id="47" w:date="2026-09-22T03:01:52Z">
                    <w:r w:rsidDel="00000000" w:rsidR="00000000" w:rsidRPr="00000000">
                      <w:rPr>
                        <w:rtl w:val="0"/>
                      </w:rPr>
                    </w:r>
                  </w:ins>
                </w:sdtContent>
              </w:sdt>
              <w:ins w:author="Anonymous" w:id="47" w:date="2026-09-22T03:01:52Z"/>
            </w:sdtContent>
          </w:sdt>
        </w:p>
      </w:sdtContent>
    </w:sdt>
    <w:sdt>
      <w:sdtPr>
        <w:id w:val="894756241"/>
        <w:tag w:val="goog_rdk_892"/>
      </w:sdtPr>
      <w:sdtContent>
        <w:p w:rsidR="00000000" w:rsidDel="00000000" w:rsidP="00000000" w:rsidRDefault="00000000" w:rsidRPr="00000000" w14:paraId="000000F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44884623"/>
              <w:tag w:val="goog_rdk_890"/>
            </w:sdtPr>
            <w:sdtContent>
              <w:ins w:author="Anonymous" w:id="47" w:date="2026-09-22T03:01:52Z"/>
              <w:sdt>
                <w:sdtPr>
                  <w:id w:val="-173239139"/>
                  <w:tag w:val="goog_rdk_891"/>
                </w:sdtPr>
                <w:sdtContent>
                  <w:ins w:author="Anonymous" w:id="47" w:date="2026-09-22T03:01:52Z">
                    <w:r w:rsidDel="00000000" w:rsidR="00000000" w:rsidRPr="00000000">
                      <w:rPr>
                        <w:rtl w:val="0"/>
                      </w:rPr>
                    </w:r>
                  </w:ins>
                </w:sdtContent>
              </w:sdt>
              <w:ins w:author="Anonymous" w:id="47" w:date="2026-09-22T03:01:52Z"/>
            </w:sdtContent>
          </w:sdt>
        </w:p>
      </w:sdtContent>
    </w:sdt>
    <w:sdt>
      <w:sdtPr>
        <w:id w:val="-550096225"/>
        <w:tag w:val="goog_rdk_895"/>
      </w:sdtPr>
      <w:sdtContent>
        <w:p w:rsidR="00000000" w:rsidDel="00000000" w:rsidP="00000000" w:rsidRDefault="00000000" w:rsidRPr="00000000" w14:paraId="000000FB">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24842709"/>
              <w:tag w:val="goog_rdk_893"/>
            </w:sdtPr>
            <w:sdtContent>
              <w:ins w:author="Anonymous" w:id="47" w:date="2026-09-22T03:01:52Z"/>
              <w:sdt>
                <w:sdtPr>
                  <w:id w:val="1360745176"/>
                  <w:tag w:val="goog_rdk_894"/>
                </w:sdtPr>
                <w:sdtContent>
                  <w:ins w:author="Anonymous" w:id="47" w:date="2026-09-22T03:01:52Z">
                    <w:r w:rsidDel="00000000" w:rsidR="00000000" w:rsidRPr="00000000">
                      <w:rPr>
                        <w:rtl w:val="0"/>
                      </w:rPr>
                    </w:r>
                  </w:ins>
                </w:sdtContent>
              </w:sdt>
              <w:ins w:author="Anonymous" w:id="47" w:date="2026-09-22T03:01:52Z"/>
            </w:sdtContent>
          </w:sdt>
        </w:p>
      </w:sdtContent>
    </w:sdt>
    <w:sdt>
      <w:sdtPr>
        <w:id w:val="1725391025"/>
        <w:tag w:val="goog_rdk_898"/>
      </w:sdtPr>
      <w:sdtContent>
        <w:p w:rsidR="00000000" w:rsidDel="00000000" w:rsidP="00000000" w:rsidRDefault="00000000" w:rsidRPr="00000000" w14:paraId="000000FC">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64763944"/>
              <w:tag w:val="goog_rdk_896"/>
            </w:sdtPr>
            <w:sdtContent>
              <w:ins w:author="Anonymous" w:id="47" w:date="2026-09-22T03:01:52Z"/>
              <w:sdt>
                <w:sdtPr>
                  <w:id w:val="181471042"/>
                  <w:tag w:val="goog_rdk_897"/>
                </w:sdtPr>
                <w:sdtContent>
                  <w:ins w:author="Anonymous" w:id="47" w:date="2026-09-22T03:01:52Z">
                    <w:r w:rsidDel="00000000" w:rsidR="00000000" w:rsidRPr="00000000">
                      <w:rPr>
                        <w:rtl w:val="0"/>
                      </w:rPr>
                    </w:r>
                  </w:ins>
                </w:sdtContent>
              </w:sdt>
              <w:ins w:author="Anonymous" w:id="47" w:date="2026-09-22T03:01:52Z"/>
            </w:sdtContent>
          </w:sdt>
        </w:p>
      </w:sdtContent>
    </w:sdt>
    <w:sdt>
      <w:sdtPr>
        <w:id w:val="-812091619"/>
        <w:tag w:val="goog_rdk_901"/>
      </w:sdtPr>
      <w:sdtContent>
        <w:p w:rsidR="00000000" w:rsidDel="00000000" w:rsidP="00000000" w:rsidRDefault="00000000" w:rsidRPr="00000000" w14:paraId="000000FD">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720673832"/>
              <w:tag w:val="goog_rdk_899"/>
            </w:sdtPr>
            <w:sdtContent>
              <w:ins w:author="Anonymous" w:id="47" w:date="2026-09-22T03:01:52Z"/>
              <w:sdt>
                <w:sdtPr>
                  <w:id w:val="-2110987507"/>
                  <w:tag w:val="goog_rdk_900"/>
                </w:sdtPr>
                <w:sdtContent>
                  <w:ins w:author="Anonymous" w:id="47" w:date="2026-09-22T03:01:52Z">
                    <w:r w:rsidDel="00000000" w:rsidR="00000000" w:rsidRPr="00000000">
                      <w:rPr>
                        <w:rtl w:val="0"/>
                      </w:rPr>
                    </w:r>
                  </w:ins>
                </w:sdtContent>
              </w:sdt>
              <w:ins w:author="Anonymous" w:id="47" w:date="2026-09-22T03:01:52Z"/>
            </w:sdtContent>
          </w:sdt>
        </w:p>
      </w:sdtContent>
    </w:sdt>
    <w:sdt>
      <w:sdtPr>
        <w:id w:val="-1827054584"/>
        <w:tag w:val="goog_rdk_904"/>
      </w:sdtPr>
      <w:sdtContent>
        <w:p w:rsidR="00000000" w:rsidDel="00000000" w:rsidP="00000000" w:rsidRDefault="00000000" w:rsidRPr="00000000" w14:paraId="000000FE">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90528234"/>
              <w:tag w:val="goog_rdk_902"/>
            </w:sdtPr>
            <w:sdtContent>
              <w:ins w:author="Anonymous" w:id="47" w:date="2026-09-22T03:01:52Z"/>
              <w:sdt>
                <w:sdtPr>
                  <w:id w:val="1132782700"/>
                  <w:tag w:val="goog_rdk_903"/>
                </w:sdtPr>
                <w:sdtContent>
                  <w:ins w:author="Anonymous" w:id="47" w:date="2026-09-22T03:01:52Z">
                    <w:r w:rsidDel="00000000" w:rsidR="00000000" w:rsidRPr="00000000">
                      <w:rPr>
                        <w:rtl w:val="0"/>
                      </w:rPr>
                    </w:r>
                  </w:ins>
                </w:sdtContent>
              </w:sdt>
              <w:ins w:author="Anonymous" w:id="47" w:date="2026-09-22T03:01:52Z"/>
            </w:sdtContent>
          </w:sdt>
        </w:p>
      </w:sdtContent>
    </w:sdt>
    <w:sdt>
      <w:sdtPr>
        <w:id w:val="333348518"/>
        <w:tag w:val="goog_rdk_907"/>
      </w:sdtPr>
      <w:sdtContent>
        <w:p w:rsidR="00000000" w:rsidDel="00000000" w:rsidP="00000000" w:rsidRDefault="00000000" w:rsidRPr="00000000" w14:paraId="000000FF">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509462232"/>
              <w:tag w:val="goog_rdk_905"/>
            </w:sdtPr>
            <w:sdtContent>
              <w:ins w:author="Anonymous" w:id="47" w:date="2026-09-22T03:01:52Z"/>
              <w:sdt>
                <w:sdtPr>
                  <w:id w:val="-682575174"/>
                  <w:tag w:val="goog_rdk_906"/>
                </w:sdtPr>
                <w:sdtContent>
                  <w:ins w:author="Anonymous" w:id="47" w:date="2026-09-22T03:01:52Z">
                    <w:r w:rsidDel="00000000" w:rsidR="00000000" w:rsidRPr="00000000">
                      <w:rPr>
                        <w:rtl w:val="0"/>
                      </w:rPr>
                    </w:r>
                  </w:ins>
                </w:sdtContent>
              </w:sdt>
              <w:ins w:author="Anonymous" w:id="47" w:date="2026-09-22T03:01:52Z"/>
            </w:sdtContent>
          </w:sdt>
        </w:p>
      </w:sdtContent>
    </w:sdt>
    <w:sdt>
      <w:sdtPr>
        <w:id w:val="439260297"/>
        <w:tag w:val="goog_rdk_910"/>
      </w:sdtPr>
      <w:sdtContent>
        <w:p w:rsidR="00000000" w:rsidDel="00000000" w:rsidP="00000000" w:rsidRDefault="00000000" w:rsidRPr="00000000" w14:paraId="00000100">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14799762"/>
              <w:tag w:val="goog_rdk_908"/>
            </w:sdtPr>
            <w:sdtContent>
              <w:ins w:author="Anonymous" w:id="47" w:date="2026-09-22T03:01:52Z"/>
              <w:sdt>
                <w:sdtPr>
                  <w:id w:val="-1591952243"/>
                  <w:tag w:val="goog_rdk_909"/>
                </w:sdtPr>
                <w:sdtContent>
                  <w:ins w:author="Anonymous" w:id="47" w:date="2026-09-22T03:01:52Z">
                    <w:r w:rsidDel="00000000" w:rsidR="00000000" w:rsidRPr="00000000">
                      <w:rPr>
                        <w:rtl w:val="0"/>
                      </w:rPr>
                    </w:r>
                  </w:ins>
                </w:sdtContent>
              </w:sdt>
              <w:ins w:author="Anonymous" w:id="47" w:date="2026-09-22T03:01:52Z"/>
            </w:sdtContent>
          </w:sdt>
        </w:p>
      </w:sdtContent>
    </w:sdt>
    <w:sdt>
      <w:sdtPr>
        <w:id w:val="1664837528"/>
        <w:tag w:val="goog_rdk_913"/>
      </w:sdtPr>
      <w:sdtContent>
        <w:p w:rsidR="00000000" w:rsidDel="00000000" w:rsidP="00000000" w:rsidRDefault="00000000" w:rsidRPr="00000000" w14:paraId="00000101">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89006723"/>
              <w:tag w:val="goog_rdk_911"/>
            </w:sdtPr>
            <w:sdtContent>
              <w:ins w:author="Anonymous" w:id="47" w:date="2026-09-22T03:01:52Z"/>
              <w:sdt>
                <w:sdtPr>
                  <w:id w:val="1496771293"/>
                  <w:tag w:val="goog_rdk_912"/>
                </w:sdtPr>
                <w:sdtContent>
                  <w:ins w:author="Anonymous" w:id="47" w:date="2026-09-22T03:01:52Z">
                    <w:r w:rsidDel="00000000" w:rsidR="00000000" w:rsidRPr="00000000">
                      <w:rPr>
                        <w:rtl w:val="0"/>
                      </w:rPr>
                    </w:r>
                  </w:ins>
                </w:sdtContent>
              </w:sdt>
              <w:ins w:author="Anonymous" w:id="47" w:date="2026-09-22T03:01:52Z"/>
            </w:sdtContent>
          </w:sdt>
        </w:p>
      </w:sdtContent>
    </w:sdt>
    <w:sdt>
      <w:sdtPr>
        <w:id w:val="2062004110"/>
        <w:tag w:val="goog_rdk_916"/>
      </w:sdtPr>
      <w:sdtContent>
        <w:p w:rsidR="00000000" w:rsidDel="00000000" w:rsidP="00000000" w:rsidRDefault="00000000" w:rsidRPr="00000000" w14:paraId="00000102">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286317490"/>
              <w:tag w:val="goog_rdk_914"/>
            </w:sdtPr>
            <w:sdtContent>
              <w:ins w:author="Anonymous" w:id="47" w:date="2026-09-22T03:01:52Z"/>
              <w:sdt>
                <w:sdtPr>
                  <w:id w:val="1481115119"/>
                  <w:tag w:val="goog_rdk_915"/>
                </w:sdtPr>
                <w:sdtContent>
                  <w:ins w:author="Anonymous" w:id="47" w:date="2026-09-22T03:01:52Z">
                    <w:r w:rsidDel="00000000" w:rsidR="00000000" w:rsidRPr="00000000">
                      <w:rPr>
                        <w:rtl w:val="0"/>
                      </w:rPr>
                    </w:r>
                  </w:ins>
                </w:sdtContent>
              </w:sdt>
              <w:ins w:author="Anonymous" w:id="47" w:date="2026-09-22T03:01:52Z"/>
            </w:sdtContent>
          </w:sdt>
        </w:p>
      </w:sdtContent>
    </w:sdt>
    <w:sdt>
      <w:sdtPr>
        <w:id w:val="280756614"/>
        <w:tag w:val="goog_rdk_919"/>
      </w:sdtPr>
      <w:sdtContent>
        <w:p w:rsidR="00000000" w:rsidDel="00000000" w:rsidP="00000000" w:rsidRDefault="00000000" w:rsidRPr="00000000" w14:paraId="00000103">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068482388"/>
              <w:tag w:val="goog_rdk_917"/>
            </w:sdtPr>
            <w:sdtContent>
              <w:ins w:author="Anonymous" w:id="47" w:date="2026-09-22T03:01:52Z"/>
              <w:sdt>
                <w:sdtPr>
                  <w:id w:val="-531975818"/>
                  <w:tag w:val="goog_rdk_918"/>
                </w:sdtPr>
                <w:sdtContent>
                  <w:ins w:author="Anonymous" w:id="47" w:date="2026-09-22T03:01:52Z">
                    <w:r w:rsidDel="00000000" w:rsidR="00000000" w:rsidRPr="00000000">
                      <w:rPr>
                        <w:rtl w:val="0"/>
                      </w:rPr>
                    </w:r>
                  </w:ins>
                </w:sdtContent>
              </w:sdt>
              <w:ins w:author="Anonymous" w:id="47" w:date="2026-09-22T03:01:52Z"/>
            </w:sdtContent>
          </w:sdt>
        </w:p>
      </w:sdtContent>
    </w:sdt>
    <w:sdt>
      <w:sdtPr>
        <w:id w:val="-1193489803"/>
        <w:tag w:val="goog_rdk_922"/>
      </w:sdtPr>
      <w:sdtContent>
        <w:p w:rsidR="00000000" w:rsidDel="00000000" w:rsidP="00000000" w:rsidRDefault="00000000" w:rsidRPr="00000000" w14:paraId="00000104">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312545336"/>
              <w:tag w:val="goog_rdk_920"/>
            </w:sdtPr>
            <w:sdtContent>
              <w:ins w:author="Anonymous" w:id="47" w:date="2026-09-22T03:01:52Z"/>
              <w:sdt>
                <w:sdtPr>
                  <w:id w:val="-896357988"/>
                  <w:tag w:val="goog_rdk_921"/>
                </w:sdtPr>
                <w:sdtContent>
                  <w:ins w:author="Anonymous" w:id="47" w:date="2026-09-22T03:01:52Z">
                    <w:r w:rsidDel="00000000" w:rsidR="00000000" w:rsidRPr="00000000">
                      <w:rPr>
                        <w:rtl w:val="0"/>
                      </w:rPr>
                    </w:r>
                  </w:ins>
                </w:sdtContent>
              </w:sdt>
              <w:ins w:author="Anonymous" w:id="47" w:date="2026-09-22T03:01:52Z"/>
            </w:sdtContent>
          </w:sdt>
        </w:p>
      </w:sdtContent>
    </w:sdt>
    <w:sdt>
      <w:sdtPr>
        <w:id w:val="-1844224962"/>
        <w:tag w:val="goog_rdk_925"/>
      </w:sdtPr>
      <w:sdtContent>
        <w:p w:rsidR="00000000" w:rsidDel="00000000" w:rsidP="00000000" w:rsidRDefault="00000000" w:rsidRPr="00000000" w14:paraId="00000105">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225455621"/>
              <w:tag w:val="goog_rdk_923"/>
            </w:sdtPr>
            <w:sdtContent>
              <w:ins w:author="Anonymous" w:id="47" w:date="2026-09-22T03:01:52Z"/>
              <w:sdt>
                <w:sdtPr>
                  <w:id w:val="-2032793658"/>
                  <w:tag w:val="goog_rdk_924"/>
                </w:sdtPr>
                <w:sdtContent>
                  <w:ins w:author="Anonymous" w:id="47" w:date="2026-09-22T03:01:52Z">
                    <w:r w:rsidDel="00000000" w:rsidR="00000000" w:rsidRPr="00000000">
                      <w:rPr>
                        <w:rtl w:val="0"/>
                      </w:rPr>
                    </w:r>
                  </w:ins>
                </w:sdtContent>
              </w:sdt>
              <w:ins w:author="Anonymous" w:id="47" w:date="2026-09-22T03:01:52Z"/>
            </w:sdtContent>
          </w:sdt>
        </w:p>
      </w:sdtContent>
    </w:sdt>
    <w:sdt>
      <w:sdtPr>
        <w:id w:val="-1707341244"/>
        <w:tag w:val="goog_rdk_928"/>
      </w:sdtPr>
      <w:sdtContent>
        <w:p w:rsidR="00000000" w:rsidDel="00000000" w:rsidP="00000000" w:rsidRDefault="00000000" w:rsidRPr="00000000" w14:paraId="00000106">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85765778"/>
              <w:tag w:val="goog_rdk_926"/>
            </w:sdtPr>
            <w:sdtContent>
              <w:ins w:author="Anonymous" w:id="47" w:date="2026-09-22T03:01:52Z"/>
              <w:sdt>
                <w:sdtPr>
                  <w:id w:val="594187886"/>
                  <w:tag w:val="goog_rdk_927"/>
                </w:sdtPr>
                <w:sdtContent>
                  <w:ins w:author="Anonymous" w:id="47" w:date="2026-09-22T03:01:52Z">
                    <w:r w:rsidDel="00000000" w:rsidR="00000000" w:rsidRPr="00000000">
                      <w:rPr>
                        <w:rtl w:val="0"/>
                      </w:rPr>
                    </w:r>
                  </w:ins>
                </w:sdtContent>
              </w:sdt>
              <w:ins w:author="Anonymous" w:id="47" w:date="2026-09-22T03:01:52Z"/>
            </w:sdtContent>
          </w:sdt>
        </w:p>
      </w:sdtContent>
    </w:sdt>
    <w:sdt>
      <w:sdtPr>
        <w:id w:val="-1834264849"/>
        <w:tag w:val="goog_rdk_931"/>
      </w:sdtPr>
      <w:sdtContent>
        <w:p w:rsidR="00000000" w:rsidDel="00000000" w:rsidP="00000000" w:rsidRDefault="00000000" w:rsidRPr="00000000" w14:paraId="00000107">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829587251"/>
              <w:tag w:val="goog_rdk_929"/>
            </w:sdtPr>
            <w:sdtContent>
              <w:ins w:author="Anonymous" w:id="47" w:date="2026-09-22T03:01:52Z"/>
              <w:sdt>
                <w:sdtPr>
                  <w:id w:val="724120844"/>
                  <w:tag w:val="goog_rdk_930"/>
                </w:sdtPr>
                <w:sdtContent>
                  <w:ins w:author="Anonymous" w:id="47" w:date="2026-09-22T03:01:52Z">
                    <w:r w:rsidDel="00000000" w:rsidR="00000000" w:rsidRPr="00000000">
                      <w:rPr>
                        <w:rtl w:val="0"/>
                      </w:rPr>
                    </w:r>
                  </w:ins>
                </w:sdtContent>
              </w:sdt>
              <w:ins w:author="Anonymous" w:id="47" w:date="2026-09-22T03:01:52Z"/>
            </w:sdtContent>
          </w:sdt>
        </w:p>
      </w:sdtContent>
    </w:sdt>
    <w:sdt>
      <w:sdtPr>
        <w:id w:val="912010625"/>
        <w:tag w:val="goog_rdk_934"/>
      </w:sdtPr>
      <w:sdtContent>
        <w:p w:rsidR="00000000" w:rsidDel="00000000" w:rsidP="00000000" w:rsidRDefault="00000000" w:rsidRPr="00000000" w14:paraId="00000108">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1696043857"/>
              <w:tag w:val="goog_rdk_932"/>
            </w:sdtPr>
            <w:sdtContent>
              <w:ins w:author="Anonymous" w:id="47" w:date="2026-09-22T03:01:52Z"/>
              <w:sdt>
                <w:sdtPr>
                  <w:id w:val="-2119610838"/>
                  <w:tag w:val="goog_rdk_933"/>
                </w:sdtPr>
                <w:sdtContent>
                  <w:ins w:author="Anonymous" w:id="47" w:date="2026-09-22T03:01:52Z">
                    <w:r w:rsidDel="00000000" w:rsidR="00000000" w:rsidRPr="00000000">
                      <w:rPr>
                        <w:rtl w:val="0"/>
                      </w:rPr>
                    </w:r>
                  </w:ins>
                </w:sdtContent>
              </w:sdt>
              <w:ins w:author="Anonymous" w:id="47" w:date="2026-09-22T03:01:52Z"/>
            </w:sdtContent>
          </w:sdt>
        </w:p>
      </w:sdtContent>
    </w:sdt>
    <w:sdt>
      <w:sdtPr>
        <w:id w:val="737751517"/>
        <w:tag w:val="goog_rdk_937"/>
      </w:sdtPr>
      <w:sdtContent>
        <w:p w:rsidR="00000000" w:rsidDel="00000000" w:rsidP="00000000" w:rsidRDefault="00000000" w:rsidRPr="00000000" w14:paraId="00000109">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795121374"/>
              <w:tag w:val="goog_rdk_935"/>
            </w:sdtPr>
            <w:sdtContent>
              <w:ins w:author="Anonymous" w:id="47" w:date="2026-09-22T03:01:52Z"/>
              <w:sdt>
                <w:sdtPr>
                  <w:id w:val="180771525"/>
                  <w:tag w:val="goog_rdk_936"/>
                </w:sdtPr>
                <w:sdtContent>
                  <w:ins w:author="Anonymous" w:id="47" w:date="2026-09-22T03:01:52Z">
                    <w:r w:rsidDel="00000000" w:rsidR="00000000" w:rsidRPr="00000000">
                      <w:rPr>
                        <w:rtl w:val="0"/>
                      </w:rPr>
                    </w:r>
                  </w:ins>
                </w:sdtContent>
              </w:sdt>
              <w:ins w:author="Anonymous" w:id="47" w:date="2026-09-22T03:01:52Z"/>
            </w:sdtContent>
          </w:sdt>
        </w:p>
      </w:sdtContent>
    </w:sdt>
    <w:sdt>
      <w:sdtPr>
        <w:id w:val="-1911350780"/>
        <w:tag w:val="goog_rdk_940"/>
      </w:sdtPr>
      <w:sdtContent>
        <w:p w:rsidR="00000000" w:rsidDel="00000000" w:rsidP="00000000" w:rsidRDefault="00000000" w:rsidRPr="00000000" w14:paraId="0000010A">
          <w:pPr>
            <w:spacing w:line="276" w:lineRule="auto"/>
            <w:jc w:val="center"/>
            <w:rPr>
              <w:ins w:author="Anonymous" w:id="47" w:date="2026-09-22T03:01:52Z"/>
              <w:rFonts w:ascii="Cambria" w:cs="Cambria" w:eastAsia="Cambria" w:hAnsi="Cambria"/>
              <w:b w:val="1"/>
              <w:bCs w:val="1"/>
              <w:sz w:val="30"/>
              <w:szCs w:val="30"/>
              <w:rPrChange w:author="Anonymous" w:id="49" w:date="2026-09-22T03:01:52Z">
                <w:rPr>
                  <w:rFonts w:ascii="Arial" w:cs="Arial" w:eastAsia="Arial" w:hAnsi="Arial"/>
                  <w:b w:val="0"/>
                  <w:bCs w:val="0"/>
                  <w:i w:val="0"/>
                  <w:iCs w:val="0"/>
                  <w:smallCaps w:val="0"/>
                  <w:strike w:val="0"/>
                  <w:color w:val="000000"/>
                  <w:sz w:val="22"/>
                  <w:szCs w:val="22"/>
                  <w:u w:val="none"/>
                  <w:shd w:fill="auto" w:val="clear"/>
                  <w:vertAlign w:val="baseline"/>
                </w:rPr>
              </w:rPrChange>
            </w:rPr>
          </w:pPr>
          <w:sdt>
            <w:sdtPr>
              <w:id w:val="608605515"/>
              <w:tag w:val="goog_rdk_938"/>
            </w:sdtPr>
            <w:sdtContent>
              <w:ins w:author="Anonymous" w:id="47" w:date="2026-09-22T03:01:52Z"/>
              <w:sdt>
                <w:sdtPr>
                  <w:id w:val="-694061217"/>
                  <w:tag w:val="goog_rdk_939"/>
                </w:sdtPr>
                <w:sdtContent>
                  <w:ins w:author="Anonymous" w:id="47" w:date="2026-09-22T03:01:52Z">
                    <w:r w:rsidDel="00000000" w:rsidR="00000000" w:rsidRPr="00000000">
                      <w:rPr>
                        <w:rtl w:val="0"/>
                      </w:rPr>
                    </w:r>
                  </w:ins>
                </w:sdtContent>
              </w:sdt>
              <w:ins w:author="Anonymous" w:id="47" w:date="2026-09-22T03:01:52Z"/>
            </w:sdtContent>
          </w:sdt>
        </w:p>
      </w:sdtContent>
    </w:sdt>
    <w:p w:rsidR="00000000" w:rsidDel="00000000" w:rsidP="00000000" w:rsidRDefault="00000000" w:rsidRPr="00000000" w14:paraId="0000010B">
      <w:pPr>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ComicCraft - AI Comic Story Creator using  Gemini Models</w:t>
      </w:r>
    </w:p>
    <w:sdt>
      <w:sdtPr>
        <w:id w:val="1451400950"/>
        <w:tag w:val="goog_rdk_941"/>
      </w:sdtPr>
      <w:sdtContent>
        <w:p w:rsidR="00000000" w:rsidDel="00000000" w:rsidP="00000000" w:rsidRDefault="00000000" w:rsidRPr="00000000" w14:paraId="0000010C">
          <w:pPr>
            <w:spacing w:line="276" w:lineRule="auto"/>
            <w:ind w:left="0" w:firstLine="0"/>
            <w:rPr>
              <w:rFonts w:ascii="Cambria" w:cs="Cambria" w:eastAsia="Cambria" w:hAnsi="Cambria"/>
              <w:b w:val="1"/>
              <w:bCs w:val="1"/>
            </w:rPr>
            <w:pPrChange w:author="BALACHANDARJ" w:id="0" w:date="2026-09-22T09:25:56Z">
              <w:pPr>
                <w:spacing w:line="276" w:lineRule="auto"/>
              </w:pPr>
            </w:pPrChange>
          </w:pPr>
          <w:r w:rsidDel="00000000" w:rsidR="00000000" w:rsidRPr="00000000">
            <w:rPr>
              <w:rtl w:val="0"/>
            </w:rPr>
          </w:r>
        </w:p>
      </w:sdtContent>
    </w:sdt>
    <w:p w:rsidR="00000000" w:rsidDel="00000000" w:rsidP="00000000" w:rsidRDefault="00000000" w:rsidRPr="00000000" w14:paraId="0000010D">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sdt>
      <w:sdtPr>
        <w:id w:val="188055884"/>
        <w:tag w:val="goog_rdk_943"/>
      </w:sdtPr>
      <w:sdtContent>
        <w:p w:rsidR="00000000" w:rsidDel="00000000" w:rsidP="00000000" w:rsidRDefault="00000000" w:rsidRPr="00000000" w14:paraId="0000010E">
          <w:pPr>
            <w:spacing w:after="240" w:before="240" w:line="276" w:lineRule="auto"/>
            <w:ind w:right="0"/>
            <w:rPr>
              <w:rFonts w:ascii="Cambria" w:cs="Cambria" w:eastAsia="Cambria" w:hAnsi="Cambria"/>
            </w:rPr>
            <w:pPrChange w:author="Shinny" w:id="0" w:date="2026-09-22T13:12:49Z">
              <w:pPr>
                <w:spacing w:after="240" w:before="240" w:line="276" w:lineRule="auto"/>
              </w:pPr>
            </w:pPrChange>
          </w:pPr>
          <w:r w:rsidDel="00000000" w:rsidR="00000000" w:rsidRPr="00000000">
            <w:rPr>
              <w:rFonts w:ascii="Cambria" w:cs="Cambria" w:eastAsia="Cambria" w:hAnsi="Cambria"/>
              <w:b w:val="1"/>
              <w:bCs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w:t>
          </w:r>
          <w:sdt>
            <w:sdtPr>
              <w:id w:val="-1081014220"/>
              <w:tag w:val="goog_rdk_942"/>
            </w:sdtPr>
            <w:sdtContent>
              <w:ins w:author="Shinny" w:id="55" w:date="2026-09-22T13:11:28Z">
                <w:r w:rsidDel="00000000" w:rsidR="00000000" w:rsidRPr="00000000">
                  <w:rPr>
                    <w:rFonts w:ascii="Cambria" w:cs="Cambria" w:eastAsia="Cambria" w:hAnsi="Cambria"/>
                    <w:rtl w:val="0"/>
                  </w:rPr>
                  <w:t xml:space="preserve"> </w:t>
                </w:r>
              </w:ins>
            </w:sdtContent>
          </w:sdt>
          <w:r w:rsidDel="00000000" w:rsidR="00000000" w:rsidRPr="00000000">
            <w:rPr>
              <w:rFonts w:ascii="Cambria" w:cs="Cambria" w:eastAsia="Cambria" w:hAnsi="Cambria"/>
              <w:rtl w:val="0"/>
            </w:rPr>
            <w:t xml:space="preserve">ies and illustrations based on user-provided prompts. Built with FastAPI and integrated with Google’s Gemini AI models along with Stable Diffusion, ComicCraft streamlines the creative process of generating storylines, dialogues, and vivid comic-style imagery automatically.</w:t>
          </w:r>
        </w:p>
      </w:sdtContent>
    </w:sdt>
    <w:p w:rsidR="00000000" w:rsidDel="00000000" w:rsidP="00000000" w:rsidRDefault="00000000" w:rsidRPr="00000000" w14:paraId="0000010F">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11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sdt>
        <w:sdtPr>
          <w:id w:val="471211306"/>
          <w:tag w:val="goog_rdk_944"/>
        </w:sdtPr>
        <w:sdtContent>
          <w:ins w:author="Viji Viji" w:id="57" w:date="2026-09-22T05:29:32Z">
            <w:r w:rsidDel="00000000" w:rsidR="00000000" w:rsidRPr="00000000">
              <w:rPr>
                <w:rFonts w:ascii="Cambria" w:cs="Cambria" w:eastAsia="Cambria" w:hAnsi="Cambria"/>
                <w:rtl w:val="0"/>
              </w:rPr>
              <w:t xml:space="preserve">     </w:t>
            </w:r>
          </w:ins>
        </w:sdtContent>
      </w:sdt>
      <w:r w:rsidDel="00000000" w:rsidR="00000000" w:rsidRPr="00000000">
        <w:rPr>
          <w:rFonts w:ascii="Cambria" w:cs="Cambria" w:eastAsia="Cambria" w:hAnsi="Cambria"/>
          <w:rtl w:val="0"/>
        </w:rPr>
        <w:t xml:space="preserve">.</w:t>
      </w:r>
    </w:p>
    <w:p w:rsidR="00000000" w:rsidDel="00000000" w:rsidP="00000000" w:rsidRDefault="00000000" w:rsidRPr="00000000" w14:paraId="00000111">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11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3">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bCs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114">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5">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116">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17">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118">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119">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bCs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bCs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11A">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sdt>
      <w:sdtPr>
        <w:id w:val="822068410"/>
        <w:tag w:val="goog_rdk_948"/>
      </w:sdtPr>
      <w:sdtContent>
        <w:p w:rsidR="00000000" w:rsidDel="00000000" w:rsidP="00000000" w:rsidRDefault="00000000" w:rsidRPr="00000000" w14:paraId="0000011B">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474976995"/>
              <w:tag w:val="goog_rdk_946"/>
            </w:sdtPr>
            <w:sdtContent>
              <w:ins w:author="Anonymous" w:id="58" w:date="2026-09-22T03:04:09Z"/>
              <w:sdt>
                <w:sdtPr>
                  <w:id w:val="1564047210"/>
                  <w:tag w:val="goog_rdk_947"/>
                </w:sdtPr>
                <w:sdtContent>
                  <w:ins w:author="Anonymous" w:id="58" w:date="2026-09-22T03:04:09Z">
                    <w:r w:rsidDel="00000000" w:rsidR="00000000" w:rsidRPr="00000000">
                      <w:rPr>
                        <w:rtl w:val="0"/>
                      </w:rPr>
                    </w:r>
                  </w:ins>
                </w:sdtContent>
              </w:sdt>
              <w:ins w:author="Anonymous" w:id="58" w:date="2026-09-22T03:04:09Z">
                <w:bookmarkStart w:colFirst="0" w:colLast="0" w:name="_heading=h.j0mr1eeemo0n" w:id="1"/>
                <w:bookmarkEnd w:id="1"/>
              </w:ins>
            </w:sdtContent>
          </w:sdt>
        </w:p>
      </w:sdtContent>
    </w:sdt>
    <w:sdt>
      <w:sdtPr>
        <w:id w:val="-900460447"/>
        <w:tag w:val="goog_rdk_951"/>
      </w:sdtPr>
      <w:sdtContent>
        <w:p w:rsidR="00000000" w:rsidDel="00000000" w:rsidP="00000000" w:rsidRDefault="00000000" w:rsidRPr="00000000" w14:paraId="0000011C">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671205276"/>
              <w:tag w:val="goog_rdk_949"/>
            </w:sdtPr>
            <w:sdtContent>
              <w:ins w:author="Anonymous" w:id="58" w:date="2026-09-22T03:04:09Z"/>
              <w:sdt>
                <w:sdtPr>
                  <w:id w:val="-669068100"/>
                  <w:tag w:val="goog_rdk_950"/>
                </w:sdtPr>
                <w:sdtContent>
                  <w:ins w:author="Anonymous" w:id="58" w:date="2026-09-22T03:04:09Z">
                    <w:r w:rsidDel="00000000" w:rsidR="00000000" w:rsidRPr="00000000">
                      <w:rPr>
                        <w:rtl w:val="0"/>
                      </w:rPr>
                    </w:r>
                  </w:ins>
                </w:sdtContent>
              </w:sdt>
              <w:ins w:author="Anonymous" w:id="58" w:date="2026-09-22T03:04:09Z">
                <w:bookmarkStart w:colFirst="0" w:colLast="0" w:name="_heading=h.nbzk0ja84b0d" w:id="2"/>
                <w:bookmarkEnd w:id="2"/>
              </w:ins>
            </w:sdtContent>
          </w:sdt>
        </w:p>
      </w:sdtContent>
    </w:sdt>
    <w:sdt>
      <w:sdtPr>
        <w:id w:val="-1148032689"/>
        <w:tag w:val="goog_rdk_954"/>
      </w:sdtPr>
      <w:sdtContent>
        <w:p w:rsidR="00000000" w:rsidDel="00000000" w:rsidP="00000000" w:rsidRDefault="00000000" w:rsidRPr="00000000" w14:paraId="0000011D">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1284950"/>
              <w:tag w:val="goog_rdk_952"/>
            </w:sdtPr>
            <w:sdtContent>
              <w:ins w:author="Anonymous" w:id="58" w:date="2026-09-22T03:04:09Z"/>
              <w:sdt>
                <w:sdtPr>
                  <w:id w:val="-1896189652"/>
                  <w:tag w:val="goog_rdk_953"/>
                </w:sdtPr>
                <w:sdtContent>
                  <w:ins w:author="Anonymous" w:id="58" w:date="2026-09-22T03:04:09Z">
                    <w:r w:rsidDel="00000000" w:rsidR="00000000" w:rsidRPr="00000000">
                      <w:rPr>
                        <w:rtl w:val="0"/>
                      </w:rPr>
                    </w:r>
                  </w:ins>
                </w:sdtContent>
              </w:sdt>
              <w:ins w:author="Anonymous" w:id="58" w:date="2026-09-22T03:04:09Z">
                <w:bookmarkStart w:colFirst="0" w:colLast="0" w:name="_heading=h.kwqawdaa6lds" w:id="3"/>
                <w:bookmarkEnd w:id="3"/>
              </w:ins>
            </w:sdtContent>
          </w:sdt>
        </w:p>
      </w:sdtContent>
    </w:sdt>
    <w:sdt>
      <w:sdtPr>
        <w:id w:val="-394204319"/>
        <w:tag w:val="goog_rdk_957"/>
      </w:sdtPr>
      <w:sdtContent>
        <w:p w:rsidR="00000000" w:rsidDel="00000000" w:rsidP="00000000" w:rsidRDefault="00000000" w:rsidRPr="00000000" w14:paraId="0000011E">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56471710"/>
              <w:tag w:val="goog_rdk_955"/>
            </w:sdtPr>
            <w:sdtContent>
              <w:ins w:author="Anonymous" w:id="58" w:date="2026-09-22T03:04:09Z"/>
              <w:sdt>
                <w:sdtPr>
                  <w:id w:val="410828131"/>
                  <w:tag w:val="goog_rdk_956"/>
                </w:sdtPr>
                <w:sdtContent>
                  <w:ins w:author="Anonymous" w:id="58" w:date="2026-09-22T03:04:09Z">
                    <w:r w:rsidDel="00000000" w:rsidR="00000000" w:rsidRPr="00000000">
                      <w:rPr>
                        <w:rtl w:val="0"/>
                      </w:rPr>
                    </w:r>
                  </w:ins>
                </w:sdtContent>
              </w:sdt>
              <w:ins w:author="Anonymous" w:id="58" w:date="2026-09-22T03:04:09Z">
                <w:bookmarkStart w:colFirst="0" w:colLast="0" w:name="_heading=h.74k7senxygeg" w:id="4"/>
                <w:bookmarkEnd w:id="4"/>
              </w:ins>
            </w:sdtContent>
          </w:sdt>
        </w:p>
      </w:sdtContent>
    </w:sdt>
    <w:sdt>
      <w:sdtPr>
        <w:id w:val="1076842044"/>
        <w:tag w:val="goog_rdk_960"/>
      </w:sdtPr>
      <w:sdtContent>
        <w:p w:rsidR="00000000" w:rsidDel="00000000" w:rsidP="00000000" w:rsidRDefault="00000000" w:rsidRPr="00000000" w14:paraId="0000011F">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966928391"/>
              <w:tag w:val="goog_rdk_958"/>
            </w:sdtPr>
            <w:sdtContent>
              <w:ins w:author="Anonymous" w:id="58" w:date="2026-09-22T03:04:09Z"/>
              <w:sdt>
                <w:sdtPr>
                  <w:id w:val="-300020649"/>
                  <w:tag w:val="goog_rdk_959"/>
                </w:sdtPr>
                <w:sdtContent>
                  <w:ins w:author="Anonymous" w:id="58" w:date="2026-09-22T03:04:09Z">
                    <w:r w:rsidDel="00000000" w:rsidR="00000000" w:rsidRPr="00000000">
                      <w:rPr>
                        <w:rtl w:val="0"/>
                      </w:rPr>
                    </w:r>
                  </w:ins>
                </w:sdtContent>
              </w:sdt>
              <w:ins w:author="Anonymous" w:id="58" w:date="2026-09-22T03:04:09Z">
                <w:bookmarkStart w:colFirst="0" w:colLast="0" w:name="_heading=h.hphus1cfzyd7" w:id="5"/>
                <w:bookmarkEnd w:id="5"/>
              </w:ins>
            </w:sdtContent>
          </w:sdt>
        </w:p>
      </w:sdtContent>
    </w:sdt>
    <w:sdt>
      <w:sdtPr>
        <w:id w:val="-883374514"/>
        <w:tag w:val="goog_rdk_963"/>
      </w:sdtPr>
      <w:sdtContent>
        <w:p w:rsidR="00000000" w:rsidDel="00000000" w:rsidP="00000000" w:rsidRDefault="00000000" w:rsidRPr="00000000" w14:paraId="00000120">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257371379"/>
              <w:tag w:val="goog_rdk_961"/>
            </w:sdtPr>
            <w:sdtContent>
              <w:ins w:author="Anonymous" w:id="58" w:date="2026-09-22T03:04:09Z"/>
              <w:sdt>
                <w:sdtPr>
                  <w:id w:val="744188672"/>
                  <w:tag w:val="goog_rdk_962"/>
                </w:sdtPr>
                <w:sdtContent>
                  <w:ins w:author="Anonymous" w:id="58" w:date="2026-09-22T03:04:09Z">
                    <w:r w:rsidDel="00000000" w:rsidR="00000000" w:rsidRPr="00000000">
                      <w:rPr>
                        <w:rtl w:val="0"/>
                      </w:rPr>
                    </w:r>
                  </w:ins>
                </w:sdtContent>
              </w:sdt>
              <w:ins w:author="Anonymous" w:id="58" w:date="2026-09-22T03:04:09Z">
                <w:bookmarkStart w:colFirst="0" w:colLast="0" w:name="_heading=h.7la5i0r1089l" w:id="6"/>
                <w:bookmarkEnd w:id="6"/>
              </w:ins>
            </w:sdtContent>
          </w:sdt>
        </w:p>
      </w:sdtContent>
    </w:sdt>
    <w:sdt>
      <w:sdtPr>
        <w:id w:val="1139897753"/>
        <w:tag w:val="goog_rdk_966"/>
      </w:sdtPr>
      <w:sdtContent>
        <w:p w:rsidR="00000000" w:rsidDel="00000000" w:rsidP="00000000" w:rsidRDefault="00000000" w:rsidRPr="00000000" w14:paraId="00000121">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091372007"/>
              <w:tag w:val="goog_rdk_964"/>
            </w:sdtPr>
            <w:sdtContent>
              <w:ins w:author="Anonymous" w:id="58" w:date="2026-09-22T03:04:09Z"/>
              <w:sdt>
                <w:sdtPr>
                  <w:id w:val="-276428230"/>
                  <w:tag w:val="goog_rdk_965"/>
                </w:sdtPr>
                <w:sdtContent>
                  <w:ins w:author="Anonymous" w:id="58" w:date="2026-09-22T03:04:09Z">
                    <w:r w:rsidDel="00000000" w:rsidR="00000000" w:rsidRPr="00000000">
                      <w:rPr>
                        <w:rtl w:val="0"/>
                      </w:rPr>
                    </w:r>
                  </w:ins>
                </w:sdtContent>
              </w:sdt>
              <w:ins w:author="Anonymous" w:id="58" w:date="2026-09-22T03:04:09Z">
                <w:bookmarkStart w:colFirst="0" w:colLast="0" w:name="_heading=h.hvvzw0x3fzcc" w:id="7"/>
                <w:bookmarkEnd w:id="7"/>
              </w:ins>
            </w:sdtContent>
          </w:sdt>
        </w:p>
      </w:sdtContent>
    </w:sdt>
    <w:sdt>
      <w:sdtPr>
        <w:id w:val="968977369"/>
        <w:tag w:val="goog_rdk_969"/>
      </w:sdtPr>
      <w:sdtContent>
        <w:p w:rsidR="00000000" w:rsidDel="00000000" w:rsidP="00000000" w:rsidRDefault="00000000" w:rsidRPr="00000000" w14:paraId="00000122">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856800423"/>
              <w:tag w:val="goog_rdk_967"/>
            </w:sdtPr>
            <w:sdtContent>
              <w:ins w:author="Anonymous" w:id="58" w:date="2026-09-22T03:04:09Z"/>
              <w:sdt>
                <w:sdtPr>
                  <w:id w:val="-1226361638"/>
                  <w:tag w:val="goog_rdk_968"/>
                </w:sdtPr>
                <w:sdtContent>
                  <w:ins w:author="Anonymous" w:id="58" w:date="2026-09-22T03:04:09Z">
                    <w:r w:rsidDel="00000000" w:rsidR="00000000" w:rsidRPr="00000000">
                      <w:rPr>
                        <w:rtl w:val="0"/>
                      </w:rPr>
                    </w:r>
                  </w:ins>
                </w:sdtContent>
              </w:sdt>
              <w:ins w:author="Anonymous" w:id="58" w:date="2026-09-22T03:04:09Z">
                <w:bookmarkStart w:colFirst="0" w:colLast="0" w:name="_heading=h.6lqqevcza7k4" w:id="8"/>
                <w:bookmarkEnd w:id="8"/>
              </w:ins>
            </w:sdtContent>
          </w:sdt>
        </w:p>
      </w:sdtContent>
    </w:sdt>
    <w:sdt>
      <w:sdtPr>
        <w:id w:val="-1573964272"/>
        <w:tag w:val="goog_rdk_972"/>
      </w:sdtPr>
      <w:sdtContent>
        <w:p w:rsidR="00000000" w:rsidDel="00000000" w:rsidP="00000000" w:rsidRDefault="00000000" w:rsidRPr="00000000" w14:paraId="00000123">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927368194"/>
              <w:tag w:val="goog_rdk_970"/>
            </w:sdtPr>
            <w:sdtContent>
              <w:ins w:author="Anonymous" w:id="58" w:date="2026-09-22T03:04:09Z"/>
              <w:sdt>
                <w:sdtPr>
                  <w:id w:val="-298132904"/>
                  <w:tag w:val="goog_rdk_971"/>
                </w:sdtPr>
                <w:sdtContent>
                  <w:ins w:author="Anonymous" w:id="58" w:date="2026-09-22T03:04:09Z">
                    <w:r w:rsidDel="00000000" w:rsidR="00000000" w:rsidRPr="00000000">
                      <w:rPr>
                        <w:rtl w:val="0"/>
                      </w:rPr>
                    </w:r>
                  </w:ins>
                </w:sdtContent>
              </w:sdt>
              <w:ins w:author="Anonymous" w:id="58" w:date="2026-09-22T03:04:09Z">
                <w:bookmarkStart w:colFirst="0" w:colLast="0" w:name="_heading=h.fcjb4v8gmahn" w:id="9"/>
                <w:bookmarkEnd w:id="9"/>
              </w:ins>
            </w:sdtContent>
          </w:sdt>
        </w:p>
      </w:sdtContent>
    </w:sdt>
    <w:sdt>
      <w:sdtPr>
        <w:id w:val="-1818492760"/>
        <w:tag w:val="goog_rdk_975"/>
      </w:sdtPr>
      <w:sdtContent>
        <w:p w:rsidR="00000000" w:rsidDel="00000000" w:rsidP="00000000" w:rsidRDefault="00000000" w:rsidRPr="00000000" w14:paraId="00000124">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257796996"/>
              <w:tag w:val="goog_rdk_973"/>
            </w:sdtPr>
            <w:sdtContent>
              <w:ins w:author="Anonymous" w:id="58" w:date="2026-09-22T03:04:09Z"/>
              <w:sdt>
                <w:sdtPr>
                  <w:id w:val="-71129415"/>
                  <w:tag w:val="goog_rdk_974"/>
                </w:sdtPr>
                <w:sdtContent>
                  <w:ins w:author="Anonymous" w:id="58" w:date="2026-09-22T03:04:09Z">
                    <w:r w:rsidDel="00000000" w:rsidR="00000000" w:rsidRPr="00000000">
                      <w:rPr>
                        <w:rtl w:val="0"/>
                      </w:rPr>
                    </w:r>
                  </w:ins>
                </w:sdtContent>
              </w:sdt>
              <w:ins w:author="Anonymous" w:id="58" w:date="2026-09-22T03:04:09Z">
                <w:bookmarkStart w:colFirst="0" w:colLast="0" w:name="_heading=h.dwvjfm9x6ndb" w:id="10"/>
                <w:bookmarkEnd w:id="10"/>
              </w:ins>
            </w:sdtContent>
          </w:sdt>
        </w:p>
      </w:sdtContent>
    </w:sdt>
    <w:sdt>
      <w:sdtPr>
        <w:id w:val="-688699669"/>
        <w:tag w:val="goog_rdk_978"/>
      </w:sdtPr>
      <w:sdtContent>
        <w:p w:rsidR="00000000" w:rsidDel="00000000" w:rsidP="00000000" w:rsidRDefault="00000000" w:rsidRPr="00000000" w14:paraId="00000125">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820954581"/>
              <w:tag w:val="goog_rdk_976"/>
            </w:sdtPr>
            <w:sdtContent>
              <w:ins w:author="Anonymous" w:id="58" w:date="2026-09-22T03:04:09Z"/>
              <w:sdt>
                <w:sdtPr>
                  <w:id w:val="-143414747"/>
                  <w:tag w:val="goog_rdk_977"/>
                </w:sdtPr>
                <w:sdtContent>
                  <w:ins w:author="Anonymous" w:id="58" w:date="2026-09-22T03:04:09Z">
                    <w:r w:rsidDel="00000000" w:rsidR="00000000" w:rsidRPr="00000000">
                      <w:rPr>
                        <w:rtl w:val="0"/>
                      </w:rPr>
                    </w:r>
                  </w:ins>
                </w:sdtContent>
              </w:sdt>
              <w:ins w:author="Anonymous" w:id="58" w:date="2026-09-22T03:04:09Z">
                <w:bookmarkStart w:colFirst="0" w:colLast="0" w:name="_heading=h.i87e2muoi5me" w:id="11"/>
                <w:bookmarkEnd w:id="11"/>
              </w:ins>
            </w:sdtContent>
          </w:sdt>
        </w:p>
      </w:sdtContent>
    </w:sdt>
    <w:sdt>
      <w:sdtPr>
        <w:id w:val="-330296388"/>
        <w:tag w:val="goog_rdk_981"/>
      </w:sdtPr>
      <w:sdtContent>
        <w:p w:rsidR="00000000" w:rsidDel="00000000" w:rsidP="00000000" w:rsidRDefault="00000000" w:rsidRPr="00000000" w14:paraId="00000126">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355902977"/>
              <w:tag w:val="goog_rdk_979"/>
            </w:sdtPr>
            <w:sdtContent>
              <w:ins w:author="Anonymous" w:id="58" w:date="2026-09-22T03:04:09Z"/>
              <w:sdt>
                <w:sdtPr>
                  <w:id w:val="2113966960"/>
                  <w:tag w:val="goog_rdk_980"/>
                </w:sdtPr>
                <w:sdtContent>
                  <w:ins w:author="Anonymous" w:id="58" w:date="2026-09-22T03:04:09Z">
                    <w:r w:rsidDel="00000000" w:rsidR="00000000" w:rsidRPr="00000000">
                      <w:rPr>
                        <w:rtl w:val="0"/>
                      </w:rPr>
                    </w:r>
                  </w:ins>
                </w:sdtContent>
              </w:sdt>
              <w:ins w:author="Anonymous" w:id="58" w:date="2026-09-22T03:04:09Z">
                <w:bookmarkStart w:colFirst="0" w:colLast="0" w:name="_heading=h.uemstz7az7g5" w:id="12"/>
                <w:bookmarkEnd w:id="12"/>
              </w:ins>
            </w:sdtContent>
          </w:sdt>
        </w:p>
      </w:sdtContent>
    </w:sdt>
    <w:sdt>
      <w:sdtPr>
        <w:id w:val="433705423"/>
        <w:tag w:val="goog_rdk_984"/>
      </w:sdtPr>
      <w:sdtContent>
        <w:p w:rsidR="00000000" w:rsidDel="00000000" w:rsidP="00000000" w:rsidRDefault="00000000" w:rsidRPr="00000000" w14:paraId="00000127">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1125860894"/>
              <w:tag w:val="goog_rdk_982"/>
            </w:sdtPr>
            <w:sdtContent>
              <w:ins w:author="Anonymous" w:id="58" w:date="2026-09-22T03:04:09Z"/>
              <w:sdt>
                <w:sdtPr>
                  <w:id w:val="-389909038"/>
                  <w:tag w:val="goog_rdk_983"/>
                </w:sdtPr>
                <w:sdtContent>
                  <w:ins w:author="Anonymous" w:id="58" w:date="2026-09-22T03:04:09Z">
                    <w:r w:rsidDel="00000000" w:rsidR="00000000" w:rsidRPr="00000000">
                      <w:rPr>
                        <w:rtl w:val="0"/>
                      </w:rPr>
                    </w:r>
                  </w:ins>
                </w:sdtContent>
              </w:sdt>
              <w:ins w:author="Anonymous" w:id="58" w:date="2026-09-22T03:04:09Z">
                <w:bookmarkStart w:colFirst="0" w:colLast="0" w:name="_heading=h.wjj6cm64nwia" w:id="13"/>
                <w:bookmarkEnd w:id="13"/>
              </w:ins>
            </w:sdtContent>
          </w:sdt>
        </w:p>
      </w:sdtContent>
    </w:sdt>
    <w:sdt>
      <w:sdtPr>
        <w:id w:val="507161983"/>
        <w:tag w:val="goog_rdk_987"/>
      </w:sdtPr>
      <w:sdtContent>
        <w:p w:rsidR="00000000" w:rsidDel="00000000" w:rsidP="00000000" w:rsidRDefault="00000000" w:rsidRPr="00000000" w14:paraId="00000128">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250745085"/>
              <w:tag w:val="goog_rdk_985"/>
            </w:sdtPr>
            <w:sdtContent>
              <w:ins w:author="Anonymous" w:id="58" w:date="2026-09-22T03:04:09Z"/>
              <w:sdt>
                <w:sdtPr>
                  <w:id w:val="-1849547693"/>
                  <w:tag w:val="goog_rdk_986"/>
                </w:sdtPr>
                <w:sdtContent>
                  <w:ins w:author="Anonymous" w:id="58" w:date="2026-09-22T03:04:09Z">
                    <w:r w:rsidDel="00000000" w:rsidR="00000000" w:rsidRPr="00000000">
                      <w:rPr>
                        <w:rtl w:val="0"/>
                      </w:rPr>
                    </w:r>
                  </w:ins>
                </w:sdtContent>
              </w:sdt>
              <w:ins w:author="Anonymous" w:id="58" w:date="2026-09-22T03:04:09Z">
                <w:bookmarkStart w:colFirst="0" w:colLast="0" w:name="_heading=h.kbv10athcvpd" w:id="14"/>
                <w:bookmarkEnd w:id="14"/>
              </w:ins>
            </w:sdtContent>
          </w:sdt>
        </w:p>
      </w:sdtContent>
    </w:sdt>
    <w:sdt>
      <w:sdtPr>
        <w:id w:val="709985157"/>
        <w:tag w:val="goog_rdk_990"/>
      </w:sdtPr>
      <w:sdtContent>
        <w:p w:rsidR="00000000" w:rsidDel="00000000" w:rsidP="00000000" w:rsidRDefault="00000000" w:rsidRPr="00000000" w14:paraId="00000129">
          <w:pPr>
            <w:pStyle w:val="Heading3"/>
            <w:keepNext w:val="0"/>
            <w:keepLines w:val="0"/>
            <w:widowControl w:val="0"/>
            <w:spacing w:before="280" w:line="240" w:lineRule="auto"/>
            <w:rPr>
              <w:ins w:author="Anonymous" w:id="58" w:date="2026-09-22T03:04:09Z"/>
              <w:rFonts w:ascii="Cambria" w:cs="Cambria" w:eastAsia="Cambria" w:hAnsi="Cambria"/>
              <w:b w:val="1"/>
              <w:bCs w:val="1"/>
              <w:color w:val="000000"/>
              <w:sz w:val="22"/>
              <w:szCs w:val="22"/>
              <w:rPrChange w:author="Anonymous" w:id="59" w:date="2026-09-22T03:04:09Z">
                <w:rPr>
                  <w:rFonts w:ascii="Cambria" w:cs="Cambria" w:eastAsia="Cambria" w:hAnsi="Cambria"/>
                </w:rPr>
              </w:rPrChange>
            </w:rPr>
          </w:pPr>
          <w:sdt>
            <w:sdtPr>
              <w:id w:val="-769456851"/>
              <w:tag w:val="goog_rdk_988"/>
            </w:sdtPr>
            <w:sdtContent>
              <w:ins w:author="Anonymous" w:id="58" w:date="2026-09-22T03:04:09Z"/>
              <w:sdt>
                <w:sdtPr>
                  <w:id w:val="-1318840407"/>
                  <w:tag w:val="goog_rdk_989"/>
                </w:sdtPr>
                <w:sdtContent>
                  <w:ins w:author="Anonymous" w:id="58" w:date="2026-09-22T03:04:09Z">
                    <w:r w:rsidDel="00000000" w:rsidR="00000000" w:rsidRPr="00000000">
                      <w:rPr>
                        <w:rtl w:val="0"/>
                      </w:rPr>
                    </w:r>
                  </w:ins>
                </w:sdtContent>
              </w:sdt>
              <w:ins w:author="Anonymous" w:id="58" w:date="2026-09-22T03:04:09Z">
                <w:bookmarkStart w:colFirst="0" w:colLast="0" w:name="_heading=h.nh6wocpm9rpa" w:id="15"/>
                <w:bookmarkEnd w:id="15"/>
              </w:ins>
            </w:sdtContent>
          </w:sdt>
        </w:p>
      </w:sdtContent>
    </w:sdt>
    <w:sdt>
      <w:sdtPr>
        <w:id w:val="1317234527"/>
        <w:tag w:val="goog_rdk_991"/>
      </w:sdtPr>
      <w:sdtContent>
        <w:p w:rsidR="00000000" w:rsidDel="00000000" w:rsidP="00000000" w:rsidRDefault="00000000" w:rsidRPr="00000000" w14:paraId="0000012A">
          <w:pPr>
            <w:pStyle w:val="Heading3"/>
            <w:keepNext w:val="0"/>
            <w:keepLines w:val="0"/>
            <w:widowControl w:val="0"/>
            <w:spacing w:before="280" w:line="240" w:lineRule="auto"/>
            <w:ind w:left="0" w:firstLine="0"/>
            <w:rPr>
              <w:rFonts w:ascii="Cambria" w:cs="Cambria" w:eastAsia="Cambria" w:hAnsi="Cambria"/>
              <w:b w:val="1"/>
              <w:bCs w:val="1"/>
              <w:color w:val="000000"/>
              <w:sz w:val="22"/>
              <w:szCs w:val="22"/>
            </w:rPr>
            <w:pPrChange w:author="Pokkala Sukanya" w:id="0" w:date="2026-09-22T07:27:03Z">
              <w:pPr>
                <w:pStyle w:val="Heading3"/>
                <w:keepNext w:val="0"/>
                <w:keepLines w:val="0"/>
                <w:widowControl w:val="0"/>
                <w:spacing w:before="280" w:line="240" w:lineRule="auto"/>
              </w:pPr>
            </w:pPrChange>
          </w:pPr>
          <w:bookmarkStart w:colFirst="0" w:colLast="0" w:name="_heading=h.ne6v6cnjr7yr" w:id="16"/>
          <w:bookmarkEnd w:id="16"/>
          <w:r w:rsidDel="00000000" w:rsidR="00000000" w:rsidRPr="00000000">
            <w:rPr>
              <w:rFonts w:ascii="Cambria" w:cs="Cambria" w:eastAsia="Cambria" w:hAnsi="Cambria"/>
              <w:b w:val="1"/>
              <w:bCs w:val="1"/>
              <w:color w:val="000000"/>
              <w:sz w:val="22"/>
              <w:szCs w:val="22"/>
              <w:rtl w:val="0"/>
            </w:rPr>
            <w:t xml:space="preserve">Technical Architecture:</w:t>
          </w:r>
        </w:p>
      </w:sdtContent>
    </w:sdt>
    <w:p w:rsidR="00000000" w:rsidDel="00000000" w:rsidP="00000000" w:rsidRDefault="00000000" w:rsidRPr="00000000" w14:paraId="0000012B">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3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12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12E">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Uvicorn ASGI Server:</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12F">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11">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130">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Jinja2 Template Skills:</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131">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 Gemini API Familiarity:</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132">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 &amp; Stable Diffusion:</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133">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PyTorch Basics:</w:t>
      </w:r>
      <w:r w:rsidDel="00000000" w:rsidR="00000000" w:rsidRPr="00000000">
        <w:rPr>
          <w:rFonts w:ascii="Cambria" w:cs="Cambria" w:eastAsia="Cambria" w:hAnsi="Cambria"/>
          <w:rtl w:val="0"/>
        </w:rPr>
        <w:t xml:space="preserve"> </w:t>
      </w:r>
      <w:hyperlink r:id="rId16">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134">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 with FPDF:</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135">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hyperlink r:id="rId18">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136">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9">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137">
      <w:pPr>
        <w:ind w:left="720" w:firstLine="0"/>
        <w:rPr>
          <w:rFonts w:ascii="Cambria" w:cs="Cambria" w:eastAsia="Cambria" w:hAnsi="Cambria"/>
        </w:rPr>
      </w:pPr>
      <w:r w:rsidDel="00000000" w:rsidR="00000000" w:rsidRPr="00000000">
        <w:rPr>
          <w:rtl w:val="0"/>
        </w:rPr>
      </w:r>
    </w:p>
    <w:sdt>
      <w:sdtPr>
        <w:id w:val="1493930627"/>
        <w:tag w:val="goog_rdk_993"/>
      </w:sdtPr>
      <w:sdtContent>
        <w:p w:rsidR="00000000" w:rsidDel="00000000" w:rsidP="00000000" w:rsidRDefault="00000000" w:rsidRPr="00000000" w14:paraId="00000138">
          <w:pPr>
            <w:rPr>
              <w:rFonts w:ascii="Cambria" w:cs="Cambria" w:eastAsia="Cambria" w:hAnsi="Cambria"/>
              <w:b w:val="1"/>
              <w:bCs w:val="1"/>
              <w:sz w:val="24"/>
              <w:szCs w:val="24"/>
              <w:rPrChange w:author="25bcs007 SUBHASHINI N" w:id="61" w:date="2026-09-22T09:32:44Z">
                <w:rPr>
                  <w:rFonts w:ascii="Cambria" w:cs="Cambria" w:eastAsia="Cambria" w:hAnsi="Cambria"/>
                  <w:sz w:val="24"/>
                  <w:szCs w:val="24"/>
                </w:rPr>
              </w:rPrChange>
            </w:rPr>
          </w:pPr>
          <w:r w:rsidDel="00000000" w:rsidR="00000000" w:rsidRPr="00000000">
            <w:rPr>
              <w:rFonts w:ascii="Cambria" w:cs="Cambria" w:eastAsia="Cambria" w:hAnsi="Cambria"/>
              <w:b w:val="1"/>
              <w:bCs w:val="1"/>
              <w:sz w:val="24"/>
              <w:szCs w:val="24"/>
              <w:rtl w:val="0"/>
            </w:rPr>
            <w:t xml:space="preserve">Project Workflow:</w:t>
          </w:r>
          <w:sdt>
            <w:sdtPr>
              <w:id w:val="-780605274"/>
              <w:tag w:val="goog_rdk_992"/>
            </w:sdtPr>
            <w:sdtContent>
              <w:r w:rsidDel="00000000" w:rsidR="00000000" w:rsidRPr="00000000">
                <w:rPr>
                  <w:rtl w:val="0"/>
                </w:rPr>
              </w:r>
            </w:sdtContent>
          </w:sdt>
        </w:p>
      </w:sdtContent>
    </w:sdt>
    <w:p w:rsidR="00000000" w:rsidDel="00000000" w:rsidP="00000000" w:rsidRDefault="00000000" w:rsidRPr="00000000" w14:paraId="00000139">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13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13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13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13D">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13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13F">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140">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14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142">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143">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14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145">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146">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14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148">
      <w:pPr>
        <w:rPr>
          <w:rFonts w:ascii="Cambria" w:cs="Cambria" w:eastAsia="Cambria" w:hAnsi="Cambria"/>
        </w:rPr>
      </w:pPr>
      <w:r w:rsidDel="00000000" w:rsidR="00000000" w:rsidRPr="00000000">
        <w:rPr>
          <w:rtl w:val="0"/>
        </w:rPr>
      </w:r>
    </w:p>
    <w:p w:rsidR="00000000" w:rsidDel="00000000" w:rsidP="00000000" w:rsidRDefault="00000000" w:rsidRPr="00000000" w14:paraId="0000014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C">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D">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4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5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1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15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sdt>
      <w:sdtPr>
        <w:id w:val="860747649"/>
        <w:tag w:val="goog_rdk_1002"/>
      </w:sdtPr>
      <w:sdtContent>
        <w:p w:rsidR="00000000" w:rsidDel="00000000" w:rsidP="00000000" w:rsidRDefault="00000000" w:rsidRPr="00000000" w14:paraId="00000157">
          <w:pPr>
            <w:pStyle w:val="Heading3"/>
            <w:keepNext w:val="0"/>
            <w:keepLines w:val="0"/>
            <w:spacing w:before="280" w:lineRule="auto"/>
            <w:rPr>
              <w:ins w:author="Maha Lakshmi" w:id="65" w:date="2026-09-22T06:27:45Z"/>
              <w:rFonts w:ascii="Cambria" w:cs="Cambria" w:eastAsia="Cambria" w:hAnsi="Cambria"/>
              <w:b w:val="1"/>
              <w:bCs w:val="1"/>
              <w:color w:val="000000"/>
              <w:sz w:val="22"/>
              <w:szCs w:val="22"/>
              <w:rPrChange w:author="vasu devan" w:id="63" w:date="2026-09-22T05:42:34Z">
                <w:rPr>
                  <w:rFonts w:ascii="Cambria" w:cs="Cambria" w:eastAsia="Cambria" w:hAnsi="Cambria"/>
                  <w:b w:val="1"/>
                  <w:bCs w:val="1"/>
                  <w:sz w:val="24"/>
                  <w:szCs w:val="24"/>
                </w:rPr>
              </w:rPrChange>
            </w:rPr>
          </w:pPr>
          <w:sdt>
            <w:sdtPr>
              <w:id w:val="1880178728"/>
              <w:tag w:val="goog_rdk_995"/>
            </w:sdtPr>
            <w:sdtContent>
              <w:ins w:author="vasu devan" w:id="62" w:date="2026-09-22T05:42:34Z"/>
              <w:sdt>
                <w:sdtPr>
                  <w:id w:val="-944482349"/>
                  <w:tag w:val="goog_rdk_996"/>
                </w:sdtPr>
                <w:sdtContent>
                  <w:ins w:author="vasu devan" w:id="62" w:date="2026-09-22T05:42:34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ins>
                </w:sdtContent>
              </w:sdt>
              <w:ins w:author="vasu devan" w:id="62" w:date="2026-09-22T05:42:34Z">
                <w:sdt>
                  <w:sdtPr>
                    <w:id w:val="-669459514"/>
                    <w:tag w:val="goog_rdk_997"/>
                  </w:sdtPr>
                  <w:sdtContent>
                    <w:del w:author="Maha Lakshmi" w:id="64" w:date="2026-09-22T05:43:34Z">
                      <w:sdt>
                        <w:sdtPr>
                          <w:id w:val="-297756004"/>
                          <w:tag w:val="goog_rdk_998"/>
                        </w:sdtPr>
                        <w:sdtContent>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delText xml:space="preserve">     </w:delText>
                          </w:r>
                        </w:sdtContent>
                      </w:sdt>
                    </w:del>
                  </w:sdtContent>
                </w:sdt>
                <w:sdt>
                  <w:sdtPr>
                    <w:id w:val="2110136458"/>
                    <w:tag w:val="goog_rdk_999"/>
                  </w:sdtPr>
                  <w:sdtContent>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sdtContent>
                </w:sdt>
              </w:ins>
            </w:sdtContent>
          </w:sdt>
          <w:sdt>
            <w:sdtPr>
              <w:id w:val="-1479743943"/>
              <w:tag w:val="goog_rdk_1000"/>
            </w:sdtPr>
            <w:sdtContent>
              <w:ins w:author="Maha Lakshmi" w:id="65" w:date="2026-09-22T06:27:45Z"/>
              <w:sdt>
                <w:sdtPr>
                  <w:id w:val="-94251830"/>
                  <w:tag w:val="goog_rdk_1001"/>
                </w:sdtPr>
                <w:sdtContent>
                  <w:ins w:author="Maha Lakshmi" w:id="65" w:date="2026-09-22T06:27:45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Understand project Requirements</w:t>
                    </w:r>
                  </w:ins>
                </w:sdtContent>
              </w:sdt>
              <w:ins w:author="Maha Lakshmi" w:id="65" w:date="2026-09-22T06:27:45Z">
                <w:bookmarkStart w:colFirst="0" w:colLast="0" w:name="_heading=h.5by5kt11lhe5" w:id="17"/>
                <w:bookmarkEnd w:id="17"/>
              </w:ins>
            </w:sdtContent>
          </w:sdt>
        </w:p>
      </w:sdtContent>
    </w:sdt>
    <w:sdt>
      <w:sdtPr>
        <w:id w:val="810712240"/>
        <w:tag w:val="goog_rdk_1008"/>
      </w:sdtPr>
      <w:sdtContent>
        <w:p w:rsidR="00000000" w:rsidDel="00000000" w:rsidP="00000000" w:rsidRDefault="00000000" w:rsidRPr="00000000" w14:paraId="000001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Change w:author="Maha Lakshmi" w:id="0" w:date="2026-09-22T06:27:45Z">
              <w:pPr>
                <w:pStyle w:val="Heading3"/>
                <w:keepNext w:val="0"/>
                <w:keepLines w:val="0"/>
                <w:spacing w:before="280" w:lineRule="auto"/>
              </w:pPr>
            </w:pPrChange>
          </w:pPr>
          <w:sdt>
            <w:sdtPr>
              <w:id w:val="410704675"/>
              <w:tag w:val="goog_rdk_1004"/>
            </w:sdtPr>
            <w:sdtContent>
              <w:ins w:author="vasu devan" w:id="62" w:date="2026-09-22T05:42:34Z"/>
              <w:sdt>
                <w:sdtPr>
                  <w:id w:val="1141766012"/>
                  <w:tag w:val="goog_rdk_1005"/>
                </w:sdtPr>
                <w:sdtContent>
                  <w:ins w:author="vasu devan" w:id="62" w:date="2026-09-22T05:42:34Z">
                    <w:r w:rsidDel="00000000" w:rsidR="00000000" w:rsidRPr="00000000">
                      <w:rPr>
                        <w:rFonts w:ascii="Cambria" w:cs="Cambria" w:eastAsia="Cambria" w:hAnsi="Cambria"/>
                        <w:b w:val="1"/>
                        <w:bCs w:val="1"/>
                        <w:color w:val="000000"/>
                        <w:sz w:val="22"/>
                        <w:szCs w:val="22"/>
                        <w:rtl w:val="0"/>
                        <w:rPrChange w:author="vasu devan" w:id="63" w:date="2026-09-22T05:42:34Z">
                          <w:rPr>
                            <w:rFonts w:ascii="Cambria" w:cs="Cambria" w:eastAsia="Cambria" w:hAnsi="Cambria"/>
                            <w:b w:val="1"/>
                            <w:bCs w:val="1"/>
                            <w:sz w:val="24"/>
                            <w:szCs w:val="24"/>
                          </w:rPr>
                        </w:rPrChange>
                      </w:rPr>
                      <w:t xml:space="preserve">                                                                                                                 </w:t>
                    </w:r>
                  </w:ins>
                </w:sdtContent>
              </w:sdt>
              <w:ins w:author="vasu devan" w:id="62" w:date="2026-09-22T05:42:34Z"/>
            </w:sdtContent>
          </w:sdt>
          <w:sdt>
            <w:sdtPr>
              <w:id w:val="-703335089"/>
              <w:tag w:val="goog_rdk_1006"/>
            </w:sdtPr>
            <w:sdtContent>
              <w:ins w:author="Anonymous" w:id="66" w:date="2026-09-22T03:03:20Z"/>
              <w:sdt>
                <w:sdtPr>
                  <w:id w:val="1596368956"/>
                  <w:tag w:val="goog_rdk_1007"/>
                </w:sdtPr>
                <w:sdtContent>
                  <w:ins w:author="Anonymous" w:id="66" w:date="2026-09-22T03:03:20Z">
                    <w:r w:rsidDel="00000000" w:rsidR="00000000" w:rsidRPr="00000000">
                      <w:rPr>
                        <w:rtl w:val="0"/>
                      </w:rPr>
                    </w:r>
                  </w:ins>
                </w:sdtContent>
              </w:sdt>
              <w:ins w:author="Anonymous" w:id="66" w:date="2026-09-22T03:03:20Z">
                <w:bookmarkStart w:colFirst="0" w:colLast="0" w:name="_heading=h.5by5kt11lhe5" w:id="17"/>
                <w:bookmarkEnd w:id="17"/>
              </w:ins>
            </w:sdtContent>
          </w:sdt>
        </w:p>
      </w:sdtContent>
    </w:sdt>
    <w:sdt>
      <w:sdtPr>
        <w:id w:val="-1458688741"/>
        <w:tag w:val="goog_rdk_1011"/>
      </w:sdtPr>
      <w:sdtContent>
        <w:p w:rsidR="00000000" w:rsidDel="00000000" w:rsidP="00000000" w:rsidRDefault="00000000" w:rsidRPr="00000000" w14:paraId="000001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1891709"/>
              <w:tag w:val="goog_rdk_1009"/>
            </w:sdtPr>
            <w:sdtContent>
              <w:ins w:author="Anonymous" w:id="66" w:date="2026-09-22T03:03:20Z"/>
              <w:sdt>
                <w:sdtPr>
                  <w:id w:val="1344199773"/>
                  <w:tag w:val="goog_rdk_1010"/>
                </w:sdtPr>
                <w:sdtContent>
                  <w:ins w:author="Anonymous" w:id="66" w:date="2026-09-22T03:03:20Z">
                    <w:r w:rsidDel="00000000" w:rsidR="00000000" w:rsidRPr="00000000">
                      <w:rPr>
                        <w:rtl w:val="0"/>
                      </w:rPr>
                    </w:r>
                  </w:ins>
                </w:sdtContent>
              </w:sdt>
              <w:ins w:author="Anonymous" w:id="66" w:date="2026-09-22T03:03:20Z">
                <w:bookmarkStart w:colFirst="0" w:colLast="0" w:name="_heading=h.m31a53ig7ydu" w:id="18"/>
                <w:bookmarkEnd w:id="18"/>
              </w:ins>
            </w:sdtContent>
          </w:sdt>
        </w:p>
      </w:sdtContent>
    </w:sdt>
    <w:sdt>
      <w:sdtPr>
        <w:id w:val="1207323622"/>
        <w:tag w:val="goog_rdk_1014"/>
      </w:sdtPr>
      <w:sdtContent>
        <w:p w:rsidR="00000000" w:rsidDel="00000000" w:rsidP="00000000" w:rsidRDefault="00000000" w:rsidRPr="00000000" w14:paraId="000001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6211805"/>
              <w:tag w:val="goog_rdk_1012"/>
            </w:sdtPr>
            <w:sdtContent>
              <w:ins w:author="Anonymous" w:id="66" w:date="2026-09-22T03:03:20Z"/>
              <w:sdt>
                <w:sdtPr>
                  <w:id w:val="1742557441"/>
                  <w:tag w:val="goog_rdk_1013"/>
                </w:sdtPr>
                <w:sdtContent>
                  <w:ins w:author="Anonymous" w:id="66" w:date="2026-09-22T03:03:20Z">
                    <w:r w:rsidDel="00000000" w:rsidR="00000000" w:rsidRPr="00000000">
                      <w:rPr>
                        <w:rtl w:val="0"/>
                      </w:rPr>
                    </w:r>
                  </w:ins>
                </w:sdtContent>
              </w:sdt>
              <w:ins w:author="Anonymous" w:id="66" w:date="2026-09-22T03:03:20Z">
                <w:bookmarkStart w:colFirst="0" w:colLast="0" w:name="_heading=h.evyjmta2fwdg" w:id="19"/>
                <w:bookmarkEnd w:id="19"/>
              </w:ins>
            </w:sdtContent>
          </w:sdt>
        </w:p>
      </w:sdtContent>
    </w:sdt>
    <w:sdt>
      <w:sdtPr>
        <w:id w:val="-1789620017"/>
        <w:tag w:val="goog_rdk_1017"/>
      </w:sdtPr>
      <w:sdtContent>
        <w:p w:rsidR="00000000" w:rsidDel="00000000" w:rsidP="00000000" w:rsidRDefault="00000000" w:rsidRPr="00000000" w14:paraId="000001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2503355"/>
              <w:tag w:val="goog_rdk_1015"/>
            </w:sdtPr>
            <w:sdtContent>
              <w:ins w:author="Anonymous" w:id="66" w:date="2026-09-22T03:03:20Z"/>
              <w:sdt>
                <w:sdtPr>
                  <w:id w:val="1637345533"/>
                  <w:tag w:val="goog_rdk_1016"/>
                </w:sdtPr>
                <w:sdtContent>
                  <w:ins w:author="Anonymous" w:id="66" w:date="2026-09-22T03:03:20Z">
                    <w:r w:rsidDel="00000000" w:rsidR="00000000" w:rsidRPr="00000000">
                      <w:rPr>
                        <w:rtl w:val="0"/>
                      </w:rPr>
                    </w:r>
                  </w:ins>
                </w:sdtContent>
              </w:sdt>
              <w:ins w:author="Anonymous" w:id="66" w:date="2026-09-22T03:03:20Z">
                <w:bookmarkStart w:colFirst="0" w:colLast="0" w:name="_heading=h.j749a6ymzb2o" w:id="20"/>
                <w:bookmarkEnd w:id="20"/>
              </w:ins>
            </w:sdtContent>
          </w:sdt>
        </w:p>
      </w:sdtContent>
    </w:sdt>
    <w:sdt>
      <w:sdtPr>
        <w:id w:val="1502292421"/>
        <w:tag w:val="goog_rdk_1020"/>
      </w:sdtPr>
      <w:sdtContent>
        <w:p w:rsidR="00000000" w:rsidDel="00000000" w:rsidP="00000000" w:rsidRDefault="00000000" w:rsidRPr="00000000" w14:paraId="000001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9647239"/>
              <w:tag w:val="goog_rdk_1018"/>
            </w:sdtPr>
            <w:sdtContent>
              <w:ins w:author="Anonymous" w:id="66" w:date="2026-09-22T03:03:20Z"/>
              <w:sdt>
                <w:sdtPr>
                  <w:id w:val="-972510901"/>
                  <w:tag w:val="goog_rdk_1019"/>
                </w:sdtPr>
                <w:sdtContent>
                  <w:ins w:author="Anonymous" w:id="66" w:date="2026-09-22T03:03:20Z">
                    <w:r w:rsidDel="00000000" w:rsidR="00000000" w:rsidRPr="00000000">
                      <w:rPr>
                        <w:rtl w:val="0"/>
                      </w:rPr>
                    </w:r>
                  </w:ins>
                </w:sdtContent>
              </w:sdt>
              <w:ins w:author="Anonymous" w:id="66" w:date="2026-09-22T03:03:20Z">
                <w:bookmarkStart w:colFirst="0" w:colLast="0" w:name="_heading=h.smxas68jkiws" w:id="21"/>
                <w:bookmarkEnd w:id="21"/>
              </w:ins>
            </w:sdtContent>
          </w:sdt>
        </w:p>
      </w:sdtContent>
    </w:sdt>
    <w:sdt>
      <w:sdtPr>
        <w:id w:val="-1377285542"/>
        <w:tag w:val="goog_rdk_1023"/>
      </w:sdtPr>
      <w:sdtContent>
        <w:p w:rsidR="00000000" w:rsidDel="00000000" w:rsidP="00000000" w:rsidRDefault="00000000" w:rsidRPr="00000000" w14:paraId="000001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0210684"/>
              <w:tag w:val="goog_rdk_1021"/>
            </w:sdtPr>
            <w:sdtContent>
              <w:ins w:author="Anonymous" w:id="66" w:date="2026-09-22T03:03:20Z"/>
              <w:sdt>
                <w:sdtPr>
                  <w:id w:val="-413055874"/>
                  <w:tag w:val="goog_rdk_1022"/>
                </w:sdtPr>
                <w:sdtContent>
                  <w:ins w:author="Anonymous" w:id="66" w:date="2026-09-22T03:03:20Z">
                    <w:r w:rsidDel="00000000" w:rsidR="00000000" w:rsidRPr="00000000">
                      <w:rPr>
                        <w:rtl w:val="0"/>
                      </w:rPr>
                    </w:r>
                  </w:ins>
                </w:sdtContent>
              </w:sdt>
              <w:ins w:author="Anonymous" w:id="66" w:date="2026-09-22T03:03:20Z">
                <w:bookmarkStart w:colFirst="0" w:colLast="0" w:name="_heading=h.jl718i802lfc" w:id="22"/>
                <w:bookmarkEnd w:id="22"/>
              </w:ins>
            </w:sdtContent>
          </w:sdt>
        </w:p>
      </w:sdtContent>
    </w:sdt>
    <w:sdt>
      <w:sdtPr>
        <w:id w:val="-248820453"/>
        <w:tag w:val="goog_rdk_1026"/>
      </w:sdtPr>
      <w:sdtContent>
        <w:p w:rsidR="00000000" w:rsidDel="00000000" w:rsidP="00000000" w:rsidRDefault="00000000" w:rsidRPr="00000000" w14:paraId="000001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7792133"/>
              <w:tag w:val="goog_rdk_1024"/>
            </w:sdtPr>
            <w:sdtContent>
              <w:ins w:author="Anonymous" w:id="66" w:date="2026-09-22T03:03:20Z"/>
              <w:sdt>
                <w:sdtPr>
                  <w:id w:val="-671666340"/>
                  <w:tag w:val="goog_rdk_1025"/>
                </w:sdtPr>
                <w:sdtContent>
                  <w:ins w:author="Anonymous" w:id="66" w:date="2026-09-22T03:03:20Z">
                    <w:r w:rsidDel="00000000" w:rsidR="00000000" w:rsidRPr="00000000">
                      <w:rPr>
                        <w:rtl w:val="0"/>
                      </w:rPr>
                    </w:r>
                  </w:ins>
                </w:sdtContent>
              </w:sdt>
              <w:ins w:author="Anonymous" w:id="66" w:date="2026-09-22T03:03:20Z">
                <w:bookmarkStart w:colFirst="0" w:colLast="0" w:name="_heading=h.fllibq8m1nq8" w:id="23"/>
                <w:bookmarkEnd w:id="23"/>
              </w:ins>
            </w:sdtContent>
          </w:sdt>
        </w:p>
      </w:sdtContent>
    </w:sdt>
    <w:sdt>
      <w:sdtPr>
        <w:id w:val="777872233"/>
        <w:tag w:val="goog_rdk_1029"/>
      </w:sdtPr>
      <w:sdtContent>
        <w:p w:rsidR="00000000" w:rsidDel="00000000" w:rsidP="00000000" w:rsidRDefault="00000000" w:rsidRPr="00000000" w14:paraId="000001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3148035"/>
              <w:tag w:val="goog_rdk_1027"/>
            </w:sdtPr>
            <w:sdtContent>
              <w:ins w:author="Anonymous" w:id="66" w:date="2026-09-22T03:03:20Z"/>
              <w:sdt>
                <w:sdtPr>
                  <w:id w:val="606752196"/>
                  <w:tag w:val="goog_rdk_1028"/>
                </w:sdtPr>
                <w:sdtContent>
                  <w:ins w:author="Anonymous" w:id="66" w:date="2026-09-22T03:03:20Z">
                    <w:r w:rsidDel="00000000" w:rsidR="00000000" w:rsidRPr="00000000">
                      <w:rPr>
                        <w:rtl w:val="0"/>
                      </w:rPr>
                    </w:r>
                  </w:ins>
                </w:sdtContent>
              </w:sdt>
              <w:ins w:author="Anonymous" w:id="66" w:date="2026-09-22T03:03:20Z">
                <w:bookmarkStart w:colFirst="0" w:colLast="0" w:name="_heading=h.gjbsh7sn04if" w:id="24"/>
                <w:bookmarkEnd w:id="24"/>
              </w:ins>
            </w:sdtContent>
          </w:sdt>
        </w:p>
      </w:sdtContent>
    </w:sdt>
    <w:sdt>
      <w:sdtPr>
        <w:id w:val="-153102784"/>
        <w:tag w:val="goog_rdk_1032"/>
      </w:sdtPr>
      <w:sdtContent>
        <w:p w:rsidR="00000000" w:rsidDel="00000000" w:rsidP="00000000" w:rsidRDefault="00000000" w:rsidRPr="00000000" w14:paraId="000001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2397646"/>
              <w:tag w:val="goog_rdk_1030"/>
            </w:sdtPr>
            <w:sdtContent>
              <w:ins w:author="Anonymous" w:id="66" w:date="2026-09-22T03:03:20Z"/>
              <w:sdt>
                <w:sdtPr>
                  <w:id w:val="-431478750"/>
                  <w:tag w:val="goog_rdk_1031"/>
                </w:sdtPr>
                <w:sdtContent>
                  <w:ins w:author="Anonymous" w:id="66" w:date="2026-09-22T03:03:20Z">
                    <w:r w:rsidDel="00000000" w:rsidR="00000000" w:rsidRPr="00000000">
                      <w:rPr>
                        <w:rtl w:val="0"/>
                      </w:rPr>
                    </w:r>
                  </w:ins>
                </w:sdtContent>
              </w:sdt>
              <w:ins w:author="Anonymous" w:id="66" w:date="2026-09-22T03:03:20Z">
                <w:bookmarkStart w:colFirst="0" w:colLast="0" w:name="_heading=h.wmy19fz43j0" w:id="25"/>
                <w:bookmarkEnd w:id="25"/>
              </w:ins>
            </w:sdtContent>
          </w:sdt>
        </w:p>
      </w:sdtContent>
    </w:sdt>
    <w:sdt>
      <w:sdtPr>
        <w:id w:val="718395307"/>
        <w:tag w:val="goog_rdk_1035"/>
      </w:sdtPr>
      <w:sdtContent>
        <w:p w:rsidR="00000000" w:rsidDel="00000000" w:rsidP="00000000" w:rsidRDefault="00000000" w:rsidRPr="00000000" w14:paraId="000001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8967965"/>
              <w:tag w:val="goog_rdk_1033"/>
            </w:sdtPr>
            <w:sdtContent>
              <w:ins w:author="Anonymous" w:id="66" w:date="2026-09-22T03:03:20Z"/>
              <w:sdt>
                <w:sdtPr>
                  <w:id w:val="560837627"/>
                  <w:tag w:val="goog_rdk_1034"/>
                </w:sdtPr>
                <w:sdtContent>
                  <w:ins w:author="Anonymous" w:id="66" w:date="2026-09-22T03:03:20Z">
                    <w:r w:rsidDel="00000000" w:rsidR="00000000" w:rsidRPr="00000000">
                      <w:rPr>
                        <w:rtl w:val="0"/>
                      </w:rPr>
                    </w:r>
                  </w:ins>
                </w:sdtContent>
              </w:sdt>
              <w:ins w:author="Anonymous" w:id="66" w:date="2026-09-22T03:03:20Z">
                <w:bookmarkStart w:colFirst="0" w:colLast="0" w:name="_heading=h.9pf00rpbg11t" w:id="26"/>
                <w:bookmarkEnd w:id="26"/>
              </w:ins>
            </w:sdtContent>
          </w:sdt>
        </w:p>
      </w:sdtContent>
    </w:sdt>
    <w:sdt>
      <w:sdtPr>
        <w:id w:val="-1389371188"/>
        <w:tag w:val="goog_rdk_1038"/>
      </w:sdtPr>
      <w:sdtContent>
        <w:p w:rsidR="00000000" w:rsidDel="00000000" w:rsidP="00000000" w:rsidRDefault="00000000" w:rsidRPr="00000000" w14:paraId="000001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8346486"/>
              <w:tag w:val="goog_rdk_1036"/>
            </w:sdtPr>
            <w:sdtContent>
              <w:ins w:author="Anonymous" w:id="66" w:date="2026-09-22T03:03:20Z"/>
              <w:sdt>
                <w:sdtPr>
                  <w:id w:val="782872117"/>
                  <w:tag w:val="goog_rdk_1037"/>
                </w:sdtPr>
                <w:sdtContent>
                  <w:ins w:author="Anonymous" w:id="66" w:date="2026-09-22T03:03:20Z">
                    <w:r w:rsidDel="00000000" w:rsidR="00000000" w:rsidRPr="00000000">
                      <w:rPr>
                        <w:rtl w:val="0"/>
                      </w:rPr>
                    </w:r>
                  </w:ins>
                </w:sdtContent>
              </w:sdt>
              <w:ins w:author="Anonymous" w:id="66" w:date="2026-09-22T03:03:20Z">
                <w:bookmarkStart w:colFirst="0" w:colLast="0" w:name="_heading=h.3ld2c8qd5zj0" w:id="27"/>
                <w:bookmarkEnd w:id="27"/>
              </w:ins>
            </w:sdtContent>
          </w:sdt>
        </w:p>
      </w:sdtContent>
    </w:sdt>
    <w:sdt>
      <w:sdtPr>
        <w:id w:val="-1957780088"/>
        <w:tag w:val="goog_rdk_1041"/>
      </w:sdtPr>
      <w:sdtContent>
        <w:p w:rsidR="00000000" w:rsidDel="00000000" w:rsidP="00000000" w:rsidRDefault="00000000" w:rsidRPr="00000000" w14:paraId="000001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5778407"/>
              <w:tag w:val="goog_rdk_1039"/>
            </w:sdtPr>
            <w:sdtContent>
              <w:ins w:author="Anonymous" w:id="66" w:date="2026-09-22T03:03:20Z"/>
              <w:sdt>
                <w:sdtPr>
                  <w:id w:val="1843495524"/>
                  <w:tag w:val="goog_rdk_1040"/>
                </w:sdtPr>
                <w:sdtContent>
                  <w:ins w:author="Anonymous" w:id="66" w:date="2026-09-22T03:03:20Z">
                    <w:r w:rsidDel="00000000" w:rsidR="00000000" w:rsidRPr="00000000">
                      <w:rPr>
                        <w:rtl w:val="0"/>
                      </w:rPr>
                    </w:r>
                  </w:ins>
                </w:sdtContent>
              </w:sdt>
              <w:ins w:author="Anonymous" w:id="66" w:date="2026-09-22T03:03:20Z">
                <w:bookmarkStart w:colFirst="0" w:colLast="0" w:name="_heading=h.yiz4zn48buua" w:id="28"/>
                <w:bookmarkEnd w:id="28"/>
              </w:ins>
            </w:sdtContent>
          </w:sdt>
        </w:p>
      </w:sdtContent>
    </w:sdt>
    <w:sdt>
      <w:sdtPr>
        <w:id w:val="-1315728863"/>
        <w:tag w:val="goog_rdk_1044"/>
      </w:sdtPr>
      <w:sdtContent>
        <w:p w:rsidR="00000000" w:rsidDel="00000000" w:rsidP="00000000" w:rsidRDefault="00000000" w:rsidRPr="00000000" w14:paraId="000001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0549399"/>
              <w:tag w:val="goog_rdk_1042"/>
            </w:sdtPr>
            <w:sdtContent>
              <w:ins w:author="Anonymous" w:id="66" w:date="2026-09-22T03:03:20Z"/>
              <w:sdt>
                <w:sdtPr>
                  <w:id w:val="1513800555"/>
                  <w:tag w:val="goog_rdk_1043"/>
                </w:sdtPr>
                <w:sdtContent>
                  <w:ins w:author="Anonymous" w:id="66" w:date="2026-09-22T03:03:20Z">
                    <w:r w:rsidDel="00000000" w:rsidR="00000000" w:rsidRPr="00000000">
                      <w:rPr>
                        <w:rtl w:val="0"/>
                      </w:rPr>
                    </w:r>
                  </w:ins>
                </w:sdtContent>
              </w:sdt>
              <w:ins w:author="Anonymous" w:id="66" w:date="2026-09-22T03:03:20Z">
                <w:bookmarkStart w:colFirst="0" w:colLast="0" w:name="_heading=h.cb608uujof6" w:id="29"/>
                <w:bookmarkEnd w:id="29"/>
              </w:ins>
            </w:sdtContent>
          </w:sdt>
        </w:p>
      </w:sdtContent>
    </w:sdt>
    <w:sdt>
      <w:sdtPr>
        <w:id w:val="-510861866"/>
        <w:tag w:val="goog_rdk_1047"/>
      </w:sdtPr>
      <w:sdtContent>
        <w:p w:rsidR="00000000" w:rsidDel="00000000" w:rsidP="00000000" w:rsidRDefault="00000000" w:rsidRPr="00000000" w14:paraId="000001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108926"/>
              <w:tag w:val="goog_rdk_1045"/>
            </w:sdtPr>
            <w:sdtContent>
              <w:ins w:author="Anonymous" w:id="66" w:date="2026-09-22T03:03:20Z"/>
              <w:sdt>
                <w:sdtPr>
                  <w:id w:val="-1744096289"/>
                  <w:tag w:val="goog_rdk_1046"/>
                </w:sdtPr>
                <w:sdtContent>
                  <w:ins w:author="Anonymous" w:id="66" w:date="2026-09-22T03:03:20Z">
                    <w:r w:rsidDel="00000000" w:rsidR="00000000" w:rsidRPr="00000000">
                      <w:rPr>
                        <w:rtl w:val="0"/>
                      </w:rPr>
                    </w:r>
                  </w:ins>
                </w:sdtContent>
              </w:sdt>
              <w:ins w:author="Anonymous" w:id="66" w:date="2026-09-22T03:03:20Z">
                <w:bookmarkStart w:colFirst="0" w:colLast="0" w:name="_heading=h.zchdar9g0l59" w:id="30"/>
                <w:bookmarkEnd w:id="30"/>
              </w:ins>
            </w:sdtContent>
          </w:sdt>
        </w:p>
      </w:sdtContent>
    </w:sdt>
    <w:sdt>
      <w:sdtPr>
        <w:id w:val="1070279068"/>
        <w:tag w:val="goog_rdk_1050"/>
      </w:sdtPr>
      <w:sdtContent>
        <w:p w:rsidR="00000000" w:rsidDel="00000000" w:rsidP="00000000" w:rsidRDefault="00000000" w:rsidRPr="00000000" w14:paraId="000001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4624843"/>
              <w:tag w:val="goog_rdk_1048"/>
            </w:sdtPr>
            <w:sdtContent>
              <w:ins w:author="Anonymous" w:id="66" w:date="2026-09-22T03:03:20Z"/>
              <w:sdt>
                <w:sdtPr>
                  <w:id w:val="-1869521111"/>
                  <w:tag w:val="goog_rdk_1049"/>
                </w:sdtPr>
                <w:sdtContent>
                  <w:ins w:author="Anonymous" w:id="66" w:date="2026-09-22T03:03:20Z">
                    <w:r w:rsidDel="00000000" w:rsidR="00000000" w:rsidRPr="00000000">
                      <w:rPr>
                        <w:rtl w:val="0"/>
                      </w:rPr>
                    </w:r>
                  </w:ins>
                </w:sdtContent>
              </w:sdt>
              <w:ins w:author="Anonymous" w:id="66" w:date="2026-09-22T03:03:20Z">
                <w:bookmarkStart w:colFirst="0" w:colLast="0" w:name="_heading=h.vnly1dq9lcbg" w:id="31"/>
                <w:bookmarkEnd w:id="31"/>
              </w:ins>
            </w:sdtContent>
          </w:sdt>
        </w:p>
      </w:sdtContent>
    </w:sdt>
    <w:sdt>
      <w:sdtPr>
        <w:id w:val="2048832222"/>
        <w:tag w:val="goog_rdk_1053"/>
      </w:sdtPr>
      <w:sdtContent>
        <w:p w:rsidR="00000000" w:rsidDel="00000000" w:rsidP="00000000" w:rsidRDefault="00000000" w:rsidRPr="00000000" w14:paraId="000001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7223751"/>
              <w:tag w:val="goog_rdk_1051"/>
            </w:sdtPr>
            <w:sdtContent>
              <w:ins w:author="Anonymous" w:id="66" w:date="2026-09-22T03:03:20Z"/>
              <w:sdt>
                <w:sdtPr>
                  <w:id w:val="-1242054371"/>
                  <w:tag w:val="goog_rdk_1052"/>
                </w:sdtPr>
                <w:sdtContent>
                  <w:ins w:author="Anonymous" w:id="66" w:date="2026-09-22T03:03:20Z">
                    <w:r w:rsidDel="00000000" w:rsidR="00000000" w:rsidRPr="00000000">
                      <w:rPr>
                        <w:rtl w:val="0"/>
                      </w:rPr>
                    </w:r>
                  </w:ins>
                </w:sdtContent>
              </w:sdt>
              <w:ins w:author="Anonymous" w:id="66" w:date="2026-09-22T03:03:20Z">
                <w:bookmarkStart w:colFirst="0" w:colLast="0" w:name="_heading=h.g1yxeriaez05" w:id="32"/>
                <w:bookmarkEnd w:id="32"/>
              </w:ins>
            </w:sdtContent>
          </w:sdt>
        </w:p>
      </w:sdtContent>
    </w:sdt>
    <w:sdt>
      <w:sdtPr>
        <w:id w:val="958009675"/>
        <w:tag w:val="goog_rdk_1056"/>
      </w:sdtPr>
      <w:sdtContent>
        <w:p w:rsidR="00000000" w:rsidDel="00000000" w:rsidP="00000000" w:rsidRDefault="00000000" w:rsidRPr="00000000" w14:paraId="000001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3169597"/>
              <w:tag w:val="goog_rdk_1054"/>
            </w:sdtPr>
            <w:sdtContent>
              <w:ins w:author="Anonymous" w:id="66" w:date="2026-09-22T03:03:20Z"/>
              <w:sdt>
                <w:sdtPr>
                  <w:id w:val="-1738244293"/>
                  <w:tag w:val="goog_rdk_1055"/>
                </w:sdtPr>
                <w:sdtContent>
                  <w:ins w:author="Anonymous" w:id="66" w:date="2026-09-22T03:03:20Z">
                    <w:r w:rsidDel="00000000" w:rsidR="00000000" w:rsidRPr="00000000">
                      <w:rPr>
                        <w:rtl w:val="0"/>
                      </w:rPr>
                    </w:r>
                  </w:ins>
                </w:sdtContent>
              </w:sdt>
              <w:ins w:author="Anonymous" w:id="66" w:date="2026-09-22T03:03:20Z">
                <w:bookmarkStart w:colFirst="0" w:colLast="0" w:name="_heading=h.eewm7g8rmaix" w:id="33"/>
                <w:bookmarkEnd w:id="33"/>
              </w:ins>
            </w:sdtContent>
          </w:sdt>
        </w:p>
      </w:sdtContent>
    </w:sdt>
    <w:sdt>
      <w:sdtPr>
        <w:id w:val="1241287166"/>
        <w:tag w:val="goog_rdk_1059"/>
      </w:sdtPr>
      <w:sdtContent>
        <w:p w:rsidR="00000000" w:rsidDel="00000000" w:rsidP="00000000" w:rsidRDefault="00000000" w:rsidRPr="00000000" w14:paraId="000001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054844"/>
              <w:tag w:val="goog_rdk_1057"/>
            </w:sdtPr>
            <w:sdtContent>
              <w:ins w:author="Anonymous" w:id="66" w:date="2026-09-22T03:03:20Z"/>
              <w:sdt>
                <w:sdtPr>
                  <w:id w:val="-1961381748"/>
                  <w:tag w:val="goog_rdk_1058"/>
                </w:sdtPr>
                <w:sdtContent>
                  <w:ins w:author="Anonymous" w:id="66" w:date="2026-09-22T03:03:20Z">
                    <w:r w:rsidDel="00000000" w:rsidR="00000000" w:rsidRPr="00000000">
                      <w:rPr>
                        <w:rtl w:val="0"/>
                      </w:rPr>
                    </w:r>
                  </w:ins>
                </w:sdtContent>
              </w:sdt>
              <w:ins w:author="Anonymous" w:id="66" w:date="2026-09-22T03:03:20Z">
                <w:bookmarkStart w:colFirst="0" w:colLast="0" w:name="_heading=h.yl6qphvqcqct" w:id="34"/>
                <w:bookmarkEnd w:id="34"/>
              </w:ins>
            </w:sdtContent>
          </w:sdt>
        </w:p>
      </w:sdtContent>
    </w:sdt>
    <w:sdt>
      <w:sdtPr>
        <w:id w:val="-1335497406"/>
        <w:tag w:val="goog_rdk_1062"/>
      </w:sdtPr>
      <w:sdtContent>
        <w:p w:rsidR="00000000" w:rsidDel="00000000" w:rsidP="00000000" w:rsidRDefault="00000000" w:rsidRPr="00000000" w14:paraId="000001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4154640"/>
              <w:tag w:val="goog_rdk_1060"/>
            </w:sdtPr>
            <w:sdtContent>
              <w:ins w:author="Anonymous" w:id="66" w:date="2026-09-22T03:03:20Z"/>
              <w:sdt>
                <w:sdtPr>
                  <w:id w:val="-1227212900"/>
                  <w:tag w:val="goog_rdk_1061"/>
                </w:sdtPr>
                <w:sdtContent>
                  <w:ins w:author="Anonymous" w:id="66" w:date="2026-09-22T03:03:20Z">
                    <w:r w:rsidDel="00000000" w:rsidR="00000000" w:rsidRPr="00000000">
                      <w:rPr>
                        <w:rtl w:val="0"/>
                      </w:rPr>
                    </w:r>
                  </w:ins>
                </w:sdtContent>
              </w:sdt>
              <w:ins w:author="Anonymous" w:id="66" w:date="2026-09-22T03:03:20Z">
                <w:bookmarkStart w:colFirst="0" w:colLast="0" w:name="_heading=h.thyih29rok7d" w:id="35"/>
                <w:bookmarkEnd w:id="35"/>
              </w:ins>
            </w:sdtContent>
          </w:sdt>
        </w:p>
      </w:sdtContent>
    </w:sdt>
    <w:sdt>
      <w:sdtPr>
        <w:id w:val="-1720317392"/>
        <w:tag w:val="goog_rdk_1065"/>
      </w:sdtPr>
      <w:sdtContent>
        <w:p w:rsidR="00000000" w:rsidDel="00000000" w:rsidP="00000000" w:rsidRDefault="00000000" w:rsidRPr="00000000" w14:paraId="000001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226073"/>
              <w:tag w:val="goog_rdk_1063"/>
            </w:sdtPr>
            <w:sdtContent>
              <w:ins w:author="Anonymous" w:id="66" w:date="2026-09-22T03:03:20Z"/>
              <w:sdt>
                <w:sdtPr>
                  <w:id w:val="490678305"/>
                  <w:tag w:val="goog_rdk_1064"/>
                </w:sdtPr>
                <w:sdtContent>
                  <w:ins w:author="Anonymous" w:id="66" w:date="2026-09-22T03:03:20Z">
                    <w:r w:rsidDel="00000000" w:rsidR="00000000" w:rsidRPr="00000000">
                      <w:rPr>
                        <w:rtl w:val="0"/>
                      </w:rPr>
                    </w:r>
                  </w:ins>
                </w:sdtContent>
              </w:sdt>
              <w:ins w:author="Anonymous" w:id="66" w:date="2026-09-22T03:03:20Z">
                <w:bookmarkStart w:colFirst="0" w:colLast="0" w:name="_heading=h.hed6gn9m76rz" w:id="36"/>
                <w:bookmarkEnd w:id="36"/>
              </w:ins>
            </w:sdtContent>
          </w:sdt>
        </w:p>
      </w:sdtContent>
    </w:sdt>
    <w:sdt>
      <w:sdtPr>
        <w:id w:val="-63329312"/>
        <w:tag w:val="goog_rdk_1068"/>
      </w:sdtPr>
      <w:sdtContent>
        <w:p w:rsidR="00000000" w:rsidDel="00000000" w:rsidP="00000000" w:rsidRDefault="00000000" w:rsidRPr="00000000" w14:paraId="000001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8455135"/>
              <w:tag w:val="goog_rdk_1066"/>
            </w:sdtPr>
            <w:sdtContent>
              <w:ins w:author="Anonymous" w:id="66" w:date="2026-09-22T03:03:20Z"/>
              <w:sdt>
                <w:sdtPr>
                  <w:id w:val="1048167091"/>
                  <w:tag w:val="goog_rdk_1067"/>
                </w:sdtPr>
                <w:sdtContent>
                  <w:ins w:author="Anonymous" w:id="66" w:date="2026-09-22T03:03:20Z">
                    <w:r w:rsidDel="00000000" w:rsidR="00000000" w:rsidRPr="00000000">
                      <w:rPr>
                        <w:rtl w:val="0"/>
                      </w:rPr>
                    </w:r>
                  </w:ins>
                </w:sdtContent>
              </w:sdt>
              <w:ins w:author="Anonymous" w:id="66" w:date="2026-09-22T03:03:20Z">
                <w:bookmarkStart w:colFirst="0" w:colLast="0" w:name="_heading=h.c3ix2lxckd76" w:id="37"/>
                <w:bookmarkEnd w:id="37"/>
              </w:ins>
            </w:sdtContent>
          </w:sdt>
        </w:p>
      </w:sdtContent>
    </w:sdt>
    <w:sdt>
      <w:sdtPr>
        <w:id w:val="-1920520973"/>
        <w:tag w:val="goog_rdk_1071"/>
      </w:sdtPr>
      <w:sdtContent>
        <w:p w:rsidR="00000000" w:rsidDel="00000000" w:rsidP="00000000" w:rsidRDefault="00000000" w:rsidRPr="00000000" w14:paraId="000001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9393602"/>
              <w:tag w:val="goog_rdk_1069"/>
            </w:sdtPr>
            <w:sdtContent>
              <w:ins w:author="Anonymous" w:id="66" w:date="2026-09-22T03:03:20Z"/>
              <w:sdt>
                <w:sdtPr>
                  <w:id w:val="-909509909"/>
                  <w:tag w:val="goog_rdk_1070"/>
                </w:sdtPr>
                <w:sdtContent>
                  <w:ins w:author="Anonymous" w:id="66" w:date="2026-09-22T03:03:20Z">
                    <w:r w:rsidDel="00000000" w:rsidR="00000000" w:rsidRPr="00000000">
                      <w:rPr>
                        <w:rtl w:val="0"/>
                      </w:rPr>
                    </w:r>
                  </w:ins>
                </w:sdtContent>
              </w:sdt>
              <w:ins w:author="Anonymous" w:id="66" w:date="2026-09-22T03:03:20Z">
                <w:bookmarkStart w:colFirst="0" w:colLast="0" w:name="_heading=h.uqkkh8nn7qf1" w:id="38"/>
                <w:bookmarkEnd w:id="38"/>
              </w:ins>
            </w:sdtContent>
          </w:sdt>
        </w:p>
      </w:sdtContent>
    </w:sdt>
    <w:sdt>
      <w:sdtPr>
        <w:id w:val="-1884514873"/>
        <w:tag w:val="goog_rdk_1074"/>
      </w:sdtPr>
      <w:sdtContent>
        <w:p w:rsidR="00000000" w:rsidDel="00000000" w:rsidP="00000000" w:rsidRDefault="00000000" w:rsidRPr="00000000" w14:paraId="000001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1197069"/>
              <w:tag w:val="goog_rdk_1072"/>
            </w:sdtPr>
            <w:sdtContent>
              <w:ins w:author="Anonymous" w:id="66" w:date="2026-09-22T03:03:20Z"/>
              <w:sdt>
                <w:sdtPr>
                  <w:id w:val="-20868831"/>
                  <w:tag w:val="goog_rdk_1073"/>
                </w:sdtPr>
                <w:sdtContent>
                  <w:ins w:author="Anonymous" w:id="66" w:date="2026-09-22T03:03:20Z">
                    <w:r w:rsidDel="00000000" w:rsidR="00000000" w:rsidRPr="00000000">
                      <w:rPr>
                        <w:rtl w:val="0"/>
                      </w:rPr>
                    </w:r>
                  </w:ins>
                </w:sdtContent>
              </w:sdt>
              <w:ins w:author="Anonymous" w:id="66" w:date="2026-09-22T03:03:20Z">
                <w:bookmarkStart w:colFirst="0" w:colLast="0" w:name="_heading=h.gxi7ewb9adwj" w:id="39"/>
                <w:bookmarkEnd w:id="39"/>
              </w:ins>
            </w:sdtContent>
          </w:sdt>
        </w:p>
      </w:sdtContent>
    </w:sdt>
    <w:sdt>
      <w:sdtPr>
        <w:id w:val="-258912723"/>
        <w:tag w:val="goog_rdk_1077"/>
      </w:sdtPr>
      <w:sdtContent>
        <w:p w:rsidR="00000000" w:rsidDel="00000000" w:rsidP="00000000" w:rsidRDefault="00000000" w:rsidRPr="00000000" w14:paraId="000001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6432221"/>
              <w:tag w:val="goog_rdk_1075"/>
            </w:sdtPr>
            <w:sdtContent>
              <w:ins w:author="Anonymous" w:id="66" w:date="2026-09-22T03:03:20Z"/>
              <w:sdt>
                <w:sdtPr>
                  <w:id w:val="736344741"/>
                  <w:tag w:val="goog_rdk_1076"/>
                </w:sdtPr>
                <w:sdtContent>
                  <w:ins w:author="Anonymous" w:id="66" w:date="2026-09-22T03:03:20Z">
                    <w:r w:rsidDel="00000000" w:rsidR="00000000" w:rsidRPr="00000000">
                      <w:rPr>
                        <w:rtl w:val="0"/>
                      </w:rPr>
                    </w:r>
                  </w:ins>
                </w:sdtContent>
              </w:sdt>
              <w:ins w:author="Anonymous" w:id="66" w:date="2026-09-22T03:03:20Z">
                <w:bookmarkStart w:colFirst="0" w:colLast="0" w:name="_heading=h.abdct6ggogwk" w:id="40"/>
                <w:bookmarkEnd w:id="40"/>
              </w:ins>
            </w:sdtContent>
          </w:sdt>
        </w:p>
      </w:sdtContent>
    </w:sdt>
    <w:sdt>
      <w:sdtPr>
        <w:id w:val="455957978"/>
        <w:tag w:val="goog_rdk_1080"/>
      </w:sdtPr>
      <w:sdtContent>
        <w:p w:rsidR="00000000" w:rsidDel="00000000" w:rsidP="00000000" w:rsidRDefault="00000000" w:rsidRPr="00000000" w14:paraId="000001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7764724"/>
              <w:tag w:val="goog_rdk_1078"/>
            </w:sdtPr>
            <w:sdtContent>
              <w:ins w:author="Anonymous" w:id="66" w:date="2026-09-22T03:03:20Z"/>
              <w:sdt>
                <w:sdtPr>
                  <w:id w:val="90265985"/>
                  <w:tag w:val="goog_rdk_1079"/>
                </w:sdtPr>
                <w:sdtContent>
                  <w:ins w:author="Anonymous" w:id="66" w:date="2026-09-22T03:03:20Z">
                    <w:r w:rsidDel="00000000" w:rsidR="00000000" w:rsidRPr="00000000">
                      <w:rPr>
                        <w:rtl w:val="0"/>
                      </w:rPr>
                    </w:r>
                  </w:ins>
                </w:sdtContent>
              </w:sdt>
              <w:ins w:author="Anonymous" w:id="66" w:date="2026-09-22T03:03:20Z">
                <w:bookmarkStart w:colFirst="0" w:colLast="0" w:name="_heading=h.sslh8tcwhubd" w:id="41"/>
                <w:bookmarkEnd w:id="41"/>
              </w:ins>
            </w:sdtContent>
          </w:sdt>
        </w:p>
      </w:sdtContent>
    </w:sdt>
    <w:sdt>
      <w:sdtPr>
        <w:id w:val="-612877278"/>
        <w:tag w:val="goog_rdk_1083"/>
      </w:sdtPr>
      <w:sdtContent>
        <w:p w:rsidR="00000000" w:rsidDel="00000000" w:rsidP="00000000" w:rsidRDefault="00000000" w:rsidRPr="00000000" w14:paraId="000001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1252113"/>
              <w:tag w:val="goog_rdk_1081"/>
            </w:sdtPr>
            <w:sdtContent>
              <w:ins w:author="Anonymous" w:id="66" w:date="2026-09-22T03:03:20Z"/>
              <w:sdt>
                <w:sdtPr>
                  <w:id w:val="1693697847"/>
                  <w:tag w:val="goog_rdk_1082"/>
                </w:sdtPr>
                <w:sdtContent>
                  <w:ins w:author="Anonymous" w:id="66" w:date="2026-09-22T03:03:20Z">
                    <w:r w:rsidDel="00000000" w:rsidR="00000000" w:rsidRPr="00000000">
                      <w:rPr>
                        <w:rtl w:val="0"/>
                      </w:rPr>
                    </w:r>
                  </w:ins>
                </w:sdtContent>
              </w:sdt>
              <w:ins w:author="Anonymous" w:id="66" w:date="2026-09-22T03:03:20Z">
                <w:bookmarkStart w:colFirst="0" w:colLast="0" w:name="_heading=h.ac7rlasc24yy" w:id="42"/>
                <w:bookmarkEnd w:id="42"/>
              </w:ins>
            </w:sdtContent>
          </w:sdt>
        </w:p>
      </w:sdtContent>
    </w:sdt>
    <w:sdt>
      <w:sdtPr>
        <w:id w:val="-1238290114"/>
        <w:tag w:val="goog_rdk_1086"/>
      </w:sdtPr>
      <w:sdtContent>
        <w:p w:rsidR="00000000" w:rsidDel="00000000" w:rsidP="00000000" w:rsidRDefault="00000000" w:rsidRPr="00000000" w14:paraId="000001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484058"/>
              <w:tag w:val="goog_rdk_1084"/>
            </w:sdtPr>
            <w:sdtContent>
              <w:ins w:author="Anonymous" w:id="66" w:date="2026-09-22T03:03:20Z"/>
              <w:sdt>
                <w:sdtPr>
                  <w:id w:val="1645750621"/>
                  <w:tag w:val="goog_rdk_1085"/>
                </w:sdtPr>
                <w:sdtContent>
                  <w:ins w:author="Anonymous" w:id="66" w:date="2026-09-22T03:03:20Z">
                    <w:r w:rsidDel="00000000" w:rsidR="00000000" w:rsidRPr="00000000">
                      <w:rPr>
                        <w:rtl w:val="0"/>
                      </w:rPr>
                    </w:r>
                  </w:ins>
                </w:sdtContent>
              </w:sdt>
              <w:ins w:author="Anonymous" w:id="66" w:date="2026-09-22T03:03:20Z">
                <w:bookmarkStart w:colFirst="0" w:colLast="0" w:name="_heading=h.h32h61wpx27a" w:id="43"/>
                <w:bookmarkEnd w:id="43"/>
              </w:ins>
            </w:sdtContent>
          </w:sdt>
        </w:p>
      </w:sdtContent>
    </w:sdt>
    <w:sdt>
      <w:sdtPr>
        <w:id w:val="539182706"/>
        <w:tag w:val="goog_rdk_1089"/>
      </w:sdtPr>
      <w:sdtContent>
        <w:p w:rsidR="00000000" w:rsidDel="00000000" w:rsidP="00000000" w:rsidRDefault="00000000" w:rsidRPr="00000000" w14:paraId="000001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1984764"/>
              <w:tag w:val="goog_rdk_1087"/>
            </w:sdtPr>
            <w:sdtContent>
              <w:ins w:author="Anonymous" w:id="66" w:date="2026-09-22T03:03:20Z"/>
              <w:sdt>
                <w:sdtPr>
                  <w:id w:val="-1741857129"/>
                  <w:tag w:val="goog_rdk_1088"/>
                </w:sdtPr>
                <w:sdtContent>
                  <w:ins w:author="Anonymous" w:id="66" w:date="2026-09-22T03:03:20Z">
                    <w:r w:rsidDel="00000000" w:rsidR="00000000" w:rsidRPr="00000000">
                      <w:rPr>
                        <w:rtl w:val="0"/>
                      </w:rPr>
                    </w:r>
                  </w:ins>
                </w:sdtContent>
              </w:sdt>
              <w:ins w:author="Anonymous" w:id="66" w:date="2026-09-22T03:03:20Z">
                <w:bookmarkStart w:colFirst="0" w:colLast="0" w:name="_heading=h.9yp7vcvzuu3x" w:id="44"/>
                <w:bookmarkEnd w:id="44"/>
              </w:ins>
            </w:sdtContent>
          </w:sdt>
        </w:p>
      </w:sdtContent>
    </w:sdt>
    <w:sdt>
      <w:sdtPr>
        <w:id w:val="315017018"/>
        <w:tag w:val="goog_rdk_1092"/>
      </w:sdtPr>
      <w:sdtContent>
        <w:p w:rsidR="00000000" w:rsidDel="00000000" w:rsidP="00000000" w:rsidRDefault="00000000" w:rsidRPr="00000000" w14:paraId="000001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2580876"/>
              <w:tag w:val="goog_rdk_1090"/>
            </w:sdtPr>
            <w:sdtContent>
              <w:ins w:author="Anonymous" w:id="66" w:date="2026-09-22T03:03:20Z"/>
              <w:sdt>
                <w:sdtPr>
                  <w:id w:val="-566856807"/>
                  <w:tag w:val="goog_rdk_1091"/>
                </w:sdtPr>
                <w:sdtContent>
                  <w:ins w:author="Anonymous" w:id="66" w:date="2026-09-22T03:03:20Z">
                    <w:r w:rsidDel="00000000" w:rsidR="00000000" w:rsidRPr="00000000">
                      <w:rPr>
                        <w:rtl w:val="0"/>
                      </w:rPr>
                    </w:r>
                  </w:ins>
                </w:sdtContent>
              </w:sdt>
              <w:ins w:author="Anonymous" w:id="66" w:date="2026-09-22T03:03:20Z">
                <w:bookmarkStart w:colFirst="0" w:colLast="0" w:name="_heading=h.flz0laju78bo" w:id="45"/>
                <w:bookmarkEnd w:id="45"/>
              </w:ins>
            </w:sdtContent>
          </w:sdt>
        </w:p>
      </w:sdtContent>
    </w:sdt>
    <w:sdt>
      <w:sdtPr>
        <w:id w:val="-1771941832"/>
        <w:tag w:val="goog_rdk_1095"/>
      </w:sdtPr>
      <w:sdtContent>
        <w:p w:rsidR="00000000" w:rsidDel="00000000" w:rsidP="00000000" w:rsidRDefault="00000000" w:rsidRPr="00000000" w14:paraId="000001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228553"/>
              <w:tag w:val="goog_rdk_1093"/>
            </w:sdtPr>
            <w:sdtContent>
              <w:ins w:author="Anonymous" w:id="66" w:date="2026-09-22T03:03:20Z"/>
              <w:sdt>
                <w:sdtPr>
                  <w:id w:val="-1438405227"/>
                  <w:tag w:val="goog_rdk_1094"/>
                </w:sdtPr>
                <w:sdtContent>
                  <w:ins w:author="Anonymous" w:id="66" w:date="2026-09-22T03:03:20Z">
                    <w:r w:rsidDel="00000000" w:rsidR="00000000" w:rsidRPr="00000000">
                      <w:rPr>
                        <w:rtl w:val="0"/>
                      </w:rPr>
                    </w:r>
                  </w:ins>
                </w:sdtContent>
              </w:sdt>
              <w:ins w:author="Anonymous" w:id="66" w:date="2026-09-22T03:03:20Z">
                <w:bookmarkStart w:colFirst="0" w:colLast="0" w:name="_heading=h.3trregwacpg6" w:id="46"/>
                <w:bookmarkEnd w:id="46"/>
              </w:ins>
            </w:sdtContent>
          </w:sdt>
        </w:p>
      </w:sdtContent>
    </w:sdt>
    <w:sdt>
      <w:sdtPr>
        <w:id w:val="-66227853"/>
        <w:tag w:val="goog_rdk_1098"/>
      </w:sdtPr>
      <w:sdtContent>
        <w:p w:rsidR="00000000" w:rsidDel="00000000" w:rsidP="00000000" w:rsidRDefault="00000000" w:rsidRPr="00000000" w14:paraId="000001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541696"/>
              <w:tag w:val="goog_rdk_1096"/>
            </w:sdtPr>
            <w:sdtContent>
              <w:ins w:author="Anonymous" w:id="66" w:date="2026-09-22T03:03:20Z"/>
              <w:sdt>
                <w:sdtPr>
                  <w:id w:val="-658234916"/>
                  <w:tag w:val="goog_rdk_1097"/>
                </w:sdtPr>
                <w:sdtContent>
                  <w:ins w:author="Anonymous" w:id="66" w:date="2026-09-22T03:03:20Z">
                    <w:r w:rsidDel="00000000" w:rsidR="00000000" w:rsidRPr="00000000">
                      <w:rPr>
                        <w:rtl w:val="0"/>
                      </w:rPr>
                    </w:r>
                  </w:ins>
                </w:sdtContent>
              </w:sdt>
              <w:ins w:author="Anonymous" w:id="66" w:date="2026-09-22T03:03:20Z">
                <w:bookmarkStart w:colFirst="0" w:colLast="0" w:name="_heading=h.h5w7vscakjdw" w:id="47"/>
                <w:bookmarkEnd w:id="47"/>
              </w:ins>
            </w:sdtContent>
          </w:sdt>
        </w:p>
      </w:sdtContent>
    </w:sdt>
    <w:sdt>
      <w:sdtPr>
        <w:id w:val="-1405690388"/>
        <w:tag w:val="goog_rdk_1101"/>
      </w:sdtPr>
      <w:sdtContent>
        <w:p w:rsidR="00000000" w:rsidDel="00000000" w:rsidP="00000000" w:rsidRDefault="00000000" w:rsidRPr="00000000" w14:paraId="000001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5485181"/>
              <w:tag w:val="goog_rdk_1099"/>
            </w:sdtPr>
            <w:sdtContent>
              <w:ins w:author="Anonymous" w:id="66" w:date="2026-09-22T03:03:20Z"/>
              <w:sdt>
                <w:sdtPr>
                  <w:id w:val="-1774067995"/>
                  <w:tag w:val="goog_rdk_1100"/>
                </w:sdtPr>
                <w:sdtContent>
                  <w:ins w:author="Anonymous" w:id="66" w:date="2026-09-22T03:03:20Z">
                    <w:r w:rsidDel="00000000" w:rsidR="00000000" w:rsidRPr="00000000">
                      <w:rPr>
                        <w:rtl w:val="0"/>
                      </w:rPr>
                    </w:r>
                  </w:ins>
                </w:sdtContent>
              </w:sdt>
              <w:ins w:author="Anonymous" w:id="66" w:date="2026-09-22T03:03:20Z">
                <w:bookmarkStart w:colFirst="0" w:colLast="0" w:name="_heading=h.muxyx29be2i7" w:id="48"/>
                <w:bookmarkEnd w:id="48"/>
              </w:ins>
            </w:sdtContent>
          </w:sdt>
        </w:p>
      </w:sdtContent>
    </w:sdt>
    <w:sdt>
      <w:sdtPr>
        <w:id w:val="-1601164315"/>
        <w:tag w:val="goog_rdk_1104"/>
      </w:sdtPr>
      <w:sdtContent>
        <w:p w:rsidR="00000000" w:rsidDel="00000000" w:rsidP="00000000" w:rsidRDefault="00000000" w:rsidRPr="00000000" w14:paraId="000001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5322650"/>
              <w:tag w:val="goog_rdk_1102"/>
            </w:sdtPr>
            <w:sdtContent>
              <w:ins w:author="Anonymous" w:id="66" w:date="2026-09-22T03:03:20Z"/>
              <w:sdt>
                <w:sdtPr>
                  <w:id w:val="-1203067900"/>
                  <w:tag w:val="goog_rdk_1103"/>
                </w:sdtPr>
                <w:sdtContent>
                  <w:ins w:author="Anonymous" w:id="66" w:date="2026-09-22T03:03:20Z">
                    <w:r w:rsidDel="00000000" w:rsidR="00000000" w:rsidRPr="00000000">
                      <w:rPr>
                        <w:rtl w:val="0"/>
                      </w:rPr>
                    </w:r>
                  </w:ins>
                </w:sdtContent>
              </w:sdt>
              <w:ins w:author="Anonymous" w:id="66" w:date="2026-09-22T03:03:20Z">
                <w:bookmarkStart w:colFirst="0" w:colLast="0" w:name="_heading=h.j7uxk5mvyc2b" w:id="49"/>
                <w:bookmarkEnd w:id="49"/>
              </w:ins>
            </w:sdtContent>
          </w:sdt>
        </w:p>
      </w:sdtContent>
    </w:sdt>
    <w:sdt>
      <w:sdtPr>
        <w:id w:val="-629070225"/>
        <w:tag w:val="goog_rdk_1107"/>
      </w:sdtPr>
      <w:sdtContent>
        <w:p w:rsidR="00000000" w:rsidDel="00000000" w:rsidP="00000000" w:rsidRDefault="00000000" w:rsidRPr="00000000" w14:paraId="000001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561750"/>
              <w:tag w:val="goog_rdk_1105"/>
            </w:sdtPr>
            <w:sdtContent>
              <w:ins w:author="Anonymous" w:id="66" w:date="2026-09-22T03:03:20Z"/>
              <w:sdt>
                <w:sdtPr>
                  <w:id w:val="-393794759"/>
                  <w:tag w:val="goog_rdk_1106"/>
                </w:sdtPr>
                <w:sdtContent>
                  <w:ins w:author="Anonymous" w:id="66" w:date="2026-09-22T03:03:20Z">
                    <w:r w:rsidDel="00000000" w:rsidR="00000000" w:rsidRPr="00000000">
                      <w:rPr>
                        <w:rtl w:val="0"/>
                      </w:rPr>
                    </w:r>
                  </w:ins>
                </w:sdtContent>
              </w:sdt>
              <w:ins w:author="Anonymous" w:id="66" w:date="2026-09-22T03:03:20Z">
                <w:bookmarkStart w:colFirst="0" w:colLast="0" w:name="_heading=h.e4cngne05ydm" w:id="50"/>
                <w:bookmarkEnd w:id="50"/>
              </w:ins>
            </w:sdtContent>
          </w:sdt>
        </w:p>
      </w:sdtContent>
    </w:sdt>
    <w:sdt>
      <w:sdtPr>
        <w:id w:val="1770302644"/>
        <w:tag w:val="goog_rdk_1110"/>
      </w:sdtPr>
      <w:sdtContent>
        <w:p w:rsidR="00000000" w:rsidDel="00000000" w:rsidP="00000000" w:rsidRDefault="00000000" w:rsidRPr="00000000" w14:paraId="000001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2468256"/>
              <w:tag w:val="goog_rdk_1108"/>
            </w:sdtPr>
            <w:sdtContent>
              <w:ins w:author="Anonymous" w:id="66" w:date="2026-09-22T03:03:20Z"/>
              <w:sdt>
                <w:sdtPr>
                  <w:id w:val="-1555890131"/>
                  <w:tag w:val="goog_rdk_1109"/>
                </w:sdtPr>
                <w:sdtContent>
                  <w:ins w:author="Anonymous" w:id="66" w:date="2026-09-22T03:03:20Z">
                    <w:r w:rsidDel="00000000" w:rsidR="00000000" w:rsidRPr="00000000">
                      <w:rPr>
                        <w:rtl w:val="0"/>
                      </w:rPr>
                    </w:r>
                  </w:ins>
                </w:sdtContent>
              </w:sdt>
              <w:ins w:author="Anonymous" w:id="66" w:date="2026-09-22T03:03:20Z">
                <w:bookmarkStart w:colFirst="0" w:colLast="0" w:name="_heading=h.a4oeslxw02qt" w:id="51"/>
                <w:bookmarkEnd w:id="51"/>
              </w:ins>
            </w:sdtContent>
          </w:sdt>
        </w:p>
      </w:sdtContent>
    </w:sdt>
    <w:sdt>
      <w:sdtPr>
        <w:id w:val="-552525003"/>
        <w:tag w:val="goog_rdk_1113"/>
      </w:sdtPr>
      <w:sdtContent>
        <w:p w:rsidR="00000000" w:rsidDel="00000000" w:rsidP="00000000" w:rsidRDefault="00000000" w:rsidRPr="00000000" w14:paraId="000001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6029070"/>
              <w:tag w:val="goog_rdk_1111"/>
            </w:sdtPr>
            <w:sdtContent>
              <w:ins w:author="Anonymous" w:id="66" w:date="2026-09-22T03:03:20Z"/>
              <w:sdt>
                <w:sdtPr>
                  <w:id w:val="820439504"/>
                  <w:tag w:val="goog_rdk_1112"/>
                </w:sdtPr>
                <w:sdtContent>
                  <w:ins w:author="Anonymous" w:id="66" w:date="2026-09-22T03:03:20Z">
                    <w:r w:rsidDel="00000000" w:rsidR="00000000" w:rsidRPr="00000000">
                      <w:rPr>
                        <w:rtl w:val="0"/>
                      </w:rPr>
                    </w:r>
                  </w:ins>
                </w:sdtContent>
              </w:sdt>
              <w:ins w:author="Anonymous" w:id="66" w:date="2026-09-22T03:03:20Z">
                <w:bookmarkStart w:colFirst="0" w:colLast="0" w:name="_heading=h.o5qeyswewlu1" w:id="52"/>
                <w:bookmarkEnd w:id="52"/>
              </w:ins>
            </w:sdtContent>
          </w:sdt>
        </w:p>
      </w:sdtContent>
    </w:sdt>
    <w:sdt>
      <w:sdtPr>
        <w:id w:val="1609462785"/>
        <w:tag w:val="goog_rdk_1116"/>
      </w:sdtPr>
      <w:sdtContent>
        <w:p w:rsidR="00000000" w:rsidDel="00000000" w:rsidP="00000000" w:rsidRDefault="00000000" w:rsidRPr="00000000" w14:paraId="000001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3481127"/>
              <w:tag w:val="goog_rdk_1114"/>
            </w:sdtPr>
            <w:sdtContent>
              <w:ins w:author="Anonymous" w:id="66" w:date="2026-09-22T03:03:20Z"/>
              <w:sdt>
                <w:sdtPr>
                  <w:id w:val="1881662078"/>
                  <w:tag w:val="goog_rdk_1115"/>
                </w:sdtPr>
                <w:sdtContent>
                  <w:ins w:author="Anonymous" w:id="66" w:date="2026-09-22T03:03:20Z">
                    <w:r w:rsidDel="00000000" w:rsidR="00000000" w:rsidRPr="00000000">
                      <w:rPr>
                        <w:rtl w:val="0"/>
                      </w:rPr>
                    </w:r>
                  </w:ins>
                </w:sdtContent>
              </w:sdt>
              <w:ins w:author="Anonymous" w:id="66" w:date="2026-09-22T03:03:20Z">
                <w:bookmarkStart w:colFirst="0" w:colLast="0" w:name="_heading=h.vy3dhc75elrv" w:id="53"/>
                <w:bookmarkEnd w:id="53"/>
              </w:ins>
            </w:sdtContent>
          </w:sdt>
        </w:p>
      </w:sdtContent>
    </w:sdt>
    <w:sdt>
      <w:sdtPr>
        <w:id w:val="-585392201"/>
        <w:tag w:val="goog_rdk_1119"/>
      </w:sdtPr>
      <w:sdtContent>
        <w:p w:rsidR="00000000" w:rsidDel="00000000" w:rsidP="00000000" w:rsidRDefault="00000000" w:rsidRPr="00000000" w14:paraId="000001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5877737"/>
              <w:tag w:val="goog_rdk_1117"/>
            </w:sdtPr>
            <w:sdtContent>
              <w:ins w:author="Anonymous" w:id="66" w:date="2026-09-22T03:03:20Z"/>
              <w:sdt>
                <w:sdtPr>
                  <w:id w:val="2095882357"/>
                  <w:tag w:val="goog_rdk_1118"/>
                </w:sdtPr>
                <w:sdtContent>
                  <w:ins w:author="Anonymous" w:id="66" w:date="2026-09-22T03:03:20Z">
                    <w:r w:rsidDel="00000000" w:rsidR="00000000" w:rsidRPr="00000000">
                      <w:rPr>
                        <w:rtl w:val="0"/>
                      </w:rPr>
                    </w:r>
                  </w:ins>
                </w:sdtContent>
              </w:sdt>
              <w:ins w:author="Anonymous" w:id="66" w:date="2026-09-22T03:03:20Z">
                <w:bookmarkStart w:colFirst="0" w:colLast="0" w:name="_heading=h.f02w4g4mtgd5" w:id="54"/>
                <w:bookmarkEnd w:id="54"/>
              </w:ins>
            </w:sdtContent>
          </w:sdt>
        </w:p>
      </w:sdtContent>
    </w:sdt>
    <w:sdt>
      <w:sdtPr>
        <w:id w:val="1621482734"/>
        <w:tag w:val="goog_rdk_1122"/>
      </w:sdtPr>
      <w:sdtContent>
        <w:p w:rsidR="00000000" w:rsidDel="00000000" w:rsidP="00000000" w:rsidRDefault="00000000" w:rsidRPr="00000000" w14:paraId="000001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3293859"/>
              <w:tag w:val="goog_rdk_1120"/>
            </w:sdtPr>
            <w:sdtContent>
              <w:ins w:author="Anonymous" w:id="66" w:date="2026-09-22T03:03:20Z"/>
              <w:sdt>
                <w:sdtPr>
                  <w:id w:val="-30691914"/>
                  <w:tag w:val="goog_rdk_1121"/>
                </w:sdtPr>
                <w:sdtContent>
                  <w:ins w:author="Anonymous" w:id="66" w:date="2026-09-22T03:03:20Z">
                    <w:r w:rsidDel="00000000" w:rsidR="00000000" w:rsidRPr="00000000">
                      <w:rPr>
                        <w:rtl w:val="0"/>
                      </w:rPr>
                    </w:r>
                  </w:ins>
                </w:sdtContent>
              </w:sdt>
              <w:ins w:author="Anonymous" w:id="66" w:date="2026-09-22T03:03:20Z">
                <w:bookmarkStart w:colFirst="0" w:colLast="0" w:name="_heading=h.oj8unswg9006" w:id="55"/>
                <w:bookmarkEnd w:id="55"/>
              </w:ins>
            </w:sdtContent>
          </w:sdt>
        </w:p>
      </w:sdtContent>
    </w:sdt>
    <w:sdt>
      <w:sdtPr>
        <w:id w:val="-988591693"/>
        <w:tag w:val="goog_rdk_1125"/>
      </w:sdtPr>
      <w:sdtContent>
        <w:p w:rsidR="00000000" w:rsidDel="00000000" w:rsidP="00000000" w:rsidRDefault="00000000" w:rsidRPr="00000000" w14:paraId="000001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4183885"/>
              <w:tag w:val="goog_rdk_1123"/>
            </w:sdtPr>
            <w:sdtContent>
              <w:ins w:author="Anonymous" w:id="66" w:date="2026-09-22T03:03:20Z"/>
              <w:sdt>
                <w:sdtPr>
                  <w:id w:val="725881352"/>
                  <w:tag w:val="goog_rdk_1124"/>
                </w:sdtPr>
                <w:sdtContent>
                  <w:ins w:author="Anonymous" w:id="66" w:date="2026-09-22T03:03:20Z">
                    <w:r w:rsidDel="00000000" w:rsidR="00000000" w:rsidRPr="00000000">
                      <w:rPr>
                        <w:rtl w:val="0"/>
                      </w:rPr>
                    </w:r>
                  </w:ins>
                </w:sdtContent>
              </w:sdt>
              <w:ins w:author="Anonymous" w:id="66" w:date="2026-09-22T03:03:20Z">
                <w:bookmarkStart w:colFirst="0" w:colLast="0" w:name="_heading=h.fa890koklb0d" w:id="56"/>
                <w:bookmarkEnd w:id="56"/>
              </w:ins>
            </w:sdtContent>
          </w:sdt>
        </w:p>
      </w:sdtContent>
    </w:sdt>
    <w:sdt>
      <w:sdtPr>
        <w:id w:val="-1606210575"/>
        <w:tag w:val="goog_rdk_1128"/>
      </w:sdtPr>
      <w:sdtContent>
        <w:p w:rsidR="00000000" w:rsidDel="00000000" w:rsidP="00000000" w:rsidRDefault="00000000" w:rsidRPr="00000000" w14:paraId="000001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8446790"/>
              <w:tag w:val="goog_rdk_1126"/>
            </w:sdtPr>
            <w:sdtContent>
              <w:ins w:author="Anonymous" w:id="66" w:date="2026-09-22T03:03:20Z"/>
              <w:sdt>
                <w:sdtPr>
                  <w:id w:val="1737656930"/>
                  <w:tag w:val="goog_rdk_1127"/>
                </w:sdtPr>
                <w:sdtContent>
                  <w:ins w:author="Anonymous" w:id="66" w:date="2026-09-22T03:03:20Z">
                    <w:r w:rsidDel="00000000" w:rsidR="00000000" w:rsidRPr="00000000">
                      <w:rPr>
                        <w:rtl w:val="0"/>
                      </w:rPr>
                    </w:r>
                  </w:ins>
                </w:sdtContent>
              </w:sdt>
              <w:ins w:author="Anonymous" w:id="66" w:date="2026-09-22T03:03:20Z">
                <w:bookmarkStart w:colFirst="0" w:colLast="0" w:name="_heading=h.6ci6b13e5iy6" w:id="57"/>
                <w:bookmarkEnd w:id="57"/>
              </w:ins>
            </w:sdtContent>
          </w:sdt>
        </w:p>
      </w:sdtContent>
    </w:sdt>
    <w:sdt>
      <w:sdtPr>
        <w:id w:val="-1528446693"/>
        <w:tag w:val="goog_rdk_1131"/>
      </w:sdtPr>
      <w:sdtContent>
        <w:p w:rsidR="00000000" w:rsidDel="00000000" w:rsidP="00000000" w:rsidRDefault="00000000" w:rsidRPr="00000000" w14:paraId="000001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0585881"/>
              <w:tag w:val="goog_rdk_1129"/>
            </w:sdtPr>
            <w:sdtContent>
              <w:ins w:author="Anonymous" w:id="66" w:date="2026-09-22T03:03:20Z"/>
              <w:sdt>
                <w:sdtPr>
                  <w:id w:val="-1455074984"/>
                  <w:tag w:val="goog_rdk_1130"/>
                </w:sdtPr>
                <w:sdtContent>
                  <w:ins w:author="Anonymous" w:id="66" w:date="2026-09-22T03:03:20Z">
                    <w:r w:rsidDel="00000000" w:rsidR="00000000" w:rsidRPr="00000000">
                      <w:rPr>
                        <w:rtl w:val="0"/>
                      </w:rPr>
                    </w:r>
                  </w:ins>
                </w:sdtContent>
              </w:sdt>
              <w:ins w:author="Anonymous" w:id="66" w:date="2026-09-22T03:03:20Z">
                <w:bookmarkStart w:colFirst="0" w:colLast="0" w:name="_heading=h.f262n1iw4cbb" w:id="58"/>
                <w:bookmarkEnd w:id="58"/>
              </w:ins>
            </w:sdtContent>
          </w:sdt>
        </w:p>
      </w:sdtContent>
    </w:sdt>
    <w:sdt>
      <w:sdtPr>
        <w:id w:val="1072537619"/>
        <w:tag w:val="goog_rdk_1134"/>
      </w:sdtPr>
      <w:sdtContent>
        <w:p w:rsidR="00000000" w:rsidDel="00000000" w:rsidP="00000000" w:rsidRDefault="00000000" w:rsidRPr="00000000" w14:paraId="000001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1617588"/>
              <w:tag w:val="goog_rdk_1132"/>
            </w:sdtPr>
            <w:sdtContent>
              <w:ins w:author="Anonymous" w:id="66" w:date="2026-09-22T03:03:20Z"/>
              <w:sdt>
                <w:sdtPr>
                  <w:id w:val="-1095731246"/>
                  <w:tag w:val="goog_rdk_1133"/>
                </w:sdtPr>
                <w:sdtContent>
                  <w:ins w:author="Anonymous" w:id="66" w:date="2026-09-22T03:03:20Z">
                    <w:r w:rsidDel="00000000" w:rsidR="00000000" w:rsidRPr="00000000">
                      <w:rPr>
                        <w:rtl w:val="0"/>
                      </w:rPr>
                    </w:r>
                  </w:ins>
                </w:sdtContent>
              </w:sdt>
              <w:ins w:author="Anonymous" w:id="66" w:date="2026-09-22T03:03:20Z">
                <w:bookmarkStart w:colFirst="0" w:colLast="0" w:name="_heading=h.lf0c0n1pl3pe" w:id="59"/>
                <w:bookmarkEnd w:id="59"/>
              </w:ins>
            </w:sdtContent>
          </w:sdt>
        </w:p>
      </w:sdtContent>
    </w:sdt>
    <w:sdt>
      <w:sdtPr>
        <w:id w:val="-1046697874"/>
        <w:tag w:val="goog_rdk_1137"/>
      </w:sdtPr>
      <w:sdtContent>
        <w:p w:rsidR="00000000" w:rsidDel="00000000" w:rsidP="00000000" w:rsidRDefault="00000000" w:rsidRPr="00000000" w14:paraId="000001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0813069"/>
              <w:tag w:val="goog_rdk_1135"/>
            </w:sdtPr>
            <w:sdtContent>
              <w:ins w:author="Anonymous" w:id="66" w:date="2026-09-22T03:03:20Z"/>
              <w:sdt>
                <w:sdtPr>
                  <w:id w:val="-341520848"/>
                  <w:tag w:val="goog_rdk_1136"/>
                </w:sdtPr>
                <w:sdtContent>
                  <w:ins w:author="Anonymous" w:id="66" w:date="2026-09-22T03:03:20Z">
                    <w:r w:rsidDel="00000000" w:rsidR="00000000" w:rsidRPr="00000000">
                      <w:rPr>
                        <w:rtl w:val="0"/>
                      </w:rPr>
                    </w:r>
                  </w:ins>
                </w:sdtContent>
              </w:sdt>
              <w:ins w:author="Anonymous" w:id="66" w:date="2026-09-22T03:03:20Z">
                <w:bookmarkStart w:colFirst="0" w:colLast="0" w:name="_heading=h.xx0wi48w7ek6" w:id="60"/>
                <w:bookmarkEnd w:id="60"/>
              </w:ins>
            </w:sdtContent>
          </w:sdt>
        </w:p>
      </w:sdtContent>
    </w:sdt>
    <w:sdt>
      <w:sdtPr>
        <w:id w:val="-200375517"/>
        <w:tag w:val="goog_rdk_1140"/>
      </w:sdtPr>
      <w:sdtContent>
        <w:p w:rsidR="00000000" w:rsidDel="00000000" w:rsidP="00000000" w:rsidRDefault="00000000" w:rsidRPr="00000000" w14:paraId="000001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2636849"/>
              <w:tag w:val="goog_rdk_1138"/>
            </w:sdtPr>
            <w:sdtContent>
              <w:ins w:author="Anonymous" w:id="66" w:date="2026-09-22T03:03:20Z"/>
              <w:sdt>
                <w:sdtPr>
                  <w:id w:val="1183538013"/>
                  <w:tag w:val="goog_rdk_1139"/>
                </w:sdtPr>
                <w:sdtContent>
                  <w:ins w:author="Anonymous" w:id="66" w:date="2026-09-22T03:03:20Z">
                    <w:r w:rsidDel="00000000" w:rsidR="00000000" w:rsidRPr="00000000">
                      <w:rPr>
                        <w:rtl w:val="0"/>
                      </w:rPr>
                    </w:r>
                  </w:ins>
                </w:sdtContent>
              </w:sdt>
              <w:ins w:author="Anonymous" w:id="66" w:date="2026-09-22T03:03:20Z">
                <w:bookmarkStart w:colFirst="0" w:colLast="0" w:name="_heading=h.vawkstbngik9" w:id="61"/>
                <w:bookmarkEnd w:id="61"/>
              </w:ins>
            </w:sdtContent>
          </w:sdt>
        </w:p>
      </w:sdtContent>
    </w:sdt>
    <w:sdt>
      <w:sdtPr>
        <w:id w:val="-1688030213"/>
        <w:tag w:val="goog_rdk_1143"/>
      </w:sdtPr>
      <w:sdtContent>
        <w:p w:rsidR="00000000" w:rsidDel="00000000" w:rsidP="00000000" w:rsidRDefault="00000000" w:rsidRPr="00000000" w14:paraId="000001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1163178"/>
              <w:tag w:val="goog_rdk_1141"/>
            </w:sdtPr>
            <w:sdtContent>
              <w:ins w:author="Anonymous" w:id="66" w:date="2026-09-22T03:03:20Z"/>
              <w:sdt>
                <w:sdtPr>
                  <w:id w:val="-1287166202"/>
                  <w:tag w:val="goog_rdk_1142"/>
                </w:sdtPr>
                <w:sdtContent>
                  <w:ins w:author="Anonymous" w:id="66" w:date="2026-09-22T03:03:20Z">
                    <w:r w:rsidDel="00000000" w:rsidR="00000000" w:rsidRPr="00000000">
                      <w:rPr>
                        <w:rtl w:val="0"/>
                      </w:rPr>
                    </w:r>
                  </w:ins>
                </w:sdtContent>
              </w:sdt>
              <w:ins w:author="Anonymous" w:id="66" w:date="2026-09-22T03:03:20Z">
                <w:bookmarkStart w:colFirst="0" w:colLast="0" w:name="_heading=h.db5mu4t5gnwu" w:id="62"/>
                <w:bookmarkEnd w:id="62"/>
              </w:ins>
            </w:sdtContent>
          </w:sdt>
        </w:p>
      </w:sdtContent>
    </w:sdt>
    <w:sdt>
      <w:sdtPr>
        <w:id w:val="-35112873"/>
        <w:tag w:val="goog_rdk_1146"/>
      </w:sdtPr>
      <w:sdtContent>
        <w:p w:rsidR="00000000" w:rsidDel="00000000" w:rsidP="00000000" w:rsidRDefault="00000000" w:rsidRPr="00000000" w14:paraId="000001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4162823"/>
              <w:tag w:val="goog_rdk_1144"/>
            </w:sdtPr>
            <w:sdtContent>
              <w:ins w:author="Anonymous" w:id="66" w:date="2026-09-22T03:03:20Z"/>
              <w:sdt>
                <w:sdtPr>
                  <w:id w:val="1478561936"/>
                  <w:tag w:val="goog_rdk_1145"/>
                </w:sdtPr>
                <w:sdtContent>
                  <w:ins w:author="Anonymous" w:id="66" w:date="2026-09-22T03:03:20Z">
                    <w:r w:rsidDel="00000000" w:rsidR="00000000" w:rsidRPr="00000000">
                      <w:rPr>
                        <w:rtl w:val="0"/>
                      </w:rPr>
                    </w:r>
                  </w:ins>
                </w:sdtContent>
              </w:sdt>
              <w:ins w:author="Anonymous" w:id="66" w:date="2026-09-22T03:03:20Z">
                <w:bookmarkStart w:colFirst="0" w:colLast="0" w:name="_heading=h.5uyng1vayq2v" w:id="63"/>
                <w:bookmarkEnd w:id="63"/>
              </w:ins>
            </w:sdtContent>
          </w:sdt>
        </w:p>
      </w:sdtContent>
    </w:sdt>
    <w:sdt>
      <w:sdtPr>
        <w:id w:val="1022147096"/>
        <w:tag w:val="goog_rdk_1149"/>
      </w:sdtPr>
      <w:sdtContent>
        <w:p w:rsidR="00000000" w:rsidDel="00000000" w:rsidP="00000000" w:rsidRDefault="00000000" w:rsidRPr="00000000" w14:paraId="000001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380380"/>
              <w:tag w:val="goog_rdk_1147"/>
            </w:sdtPr>
            <w:sdtContent>
              <w:ins w:author="Anonymous" w:id="66" w:date="2026-09-22T03:03:20Z"/>
              <w:sdt>
                <w:sdtPr>
                  <w:id w:val="-281380729"/>
                  <w:tag w:val="goog_rdk_1148"/>
                </w:sdtPr>
                <w:sdtContent>
                  <w:ins w:author="Anonymous" w:id="66" w:date="2026-09-22T03:03:20Z">
                    <w:r w:rsidDel="00000000" w:rsidR="00000000" w:rsidRPr="00000000">
                      <w:rPr>
                        <w:rtl w:val="0"/>
                      </w:rPr>
                    </w:r>
                  </w:ins>
                </w:sdtContent>
              </w:sdt>
              <w:ins w:author="Anonymous" w:id="66" w:date="2026-09-22T03:03:20Z">
                <w:bookmarkStart w:colFirst="0" w:colLast="0" w:name="_heading=h.t4i4zub3mrzv" w:id="64"/>
                <w:bookmarkEnd w:id="64"/>
              </w:ins>
            </w:sdtContent>
          </w:sdt>
        </w:p>
      </w:sdtContent>
    </w:sdt>
    <w:sdt>
      <w:sdtPr>
        <w:id w:val="-116306485"/>
        <w:tag w:val="goog_rdk_1152"/>
      </w:sdtPr>
      <w:sdtContent>
        <w:p w:rsidR="00000000" w:rsidDel="00000000" w:rsidP="00000000" w:rsidRDefault="00000000" w:rsidRPr="00000000" w14:paraId="000001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5533548"/>
              <w:tag w:val="goog_rdk_1150"/>
            </w:sdtPr>
            <w:sdtContent>
              <w:ins w:author="Anonymous" w:id="66" w:date="2026-09-22T03:03:20Z"/>
              <w:sdt>
                <w:sdtPr>
                  <w:id w:val="1699838253"/>
                  <w:tag w:val="goog_rdk_1151"/>
                </w:sdtPr>
                <w:sdtContent>
                  <w:ins w:author="Anonymous" w:id="66" w:date="2026-09-22T03:03:20Z">
                    <w:r w:rsidDel="00000000" w:rsidR="00000000" w:rsidRPr="00000000">
                      <w:rPr>
                        <w:rtl w:val="0"/>
                      </w:rPr>
                    </w:r>
                  </w:ins>
                </w:sdtContent>
              </w:sdt>
              <w:ins w:author="Anonymous" w:id="66" w:date="2026-09-22T03:03:20Z">
                <w:bookmarkStart w:colFirst="0" w:colLast="0" w:name="_heading=h.p7vgqqlkdxa8" w:id="65"/>
                <w:bookmarkEnd w:id="65"/>
              </w:ins>
            </w:sdtContent>
          </w:sdt>
        </w:p>
      </w:sdtContent>
    </w:sdt>
    <w:sdt>
      <w:sdtPr>
        <w:id w:val="2001126534"/>
        <w:tag w:val="goog_rdk_1155"/>
      </w:sdtPr>
      <w:sdtContent>
        <w:p w:rsidR="00000000" w:rsidDel="00000000" w:rsidP="00000000" w:rsidRDefault="00000000" w:rsidRPr="00000000" w14:paraId="000001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6077728"/>
              <w:tag w:val="goog_rdk_1153"/>
            </w:sdtPr>
            <w:sdtContent>
              <w:ins w:author="Anonymous" w:id="66" w:date="2026-09-22T03:03:20Z"/>
              <w:sdt>
                <w:sdtPr>
                  <w:id w:val="-858788396"/>
                  <w:tag w:val="goog_rdk_1154"/>
                </w:sdtPr>
                <w:sdtContent>
                  <w:ins w:author="Anonymous" w:id="66" w:date="2026-09-22T03:03:20Z">
                    <w:r w:rsidDel="00000000" w:rsidR="00000000" w:rsidRPr="00000000">
                      <w:rPr>
                        <w:rtl w:val="0"/>
                      </w:rPr>
                    </w:r>
                  </w:ins>
                </w:sdtContent>
              </w:sdt>
              <w:ins w:author="Anonymous" w:id="66" w:date="2026-09-22T03:03:20Z">
                <w:bookmarkStart w:colFirst="0" w:colLast="0" w:name="_heading=h.hfr5g85hen3c" w:id="66"/>
                <w:bookmarkEnd w:id="66"/>
              </w:ins>
            </w:sdtContent>
          </w:sdt>
        </w:p>
      </w:sdtContent>
    </w:sdt>
    <w:sdt>
      <w:sdtPr>
        <w:id w:val="1037274110"/>
        <w:tag w:val="goog_rdk_1158"/>
      </w:sdtPr>
      <w:sdtContent>
        <w:p w:rsidR="00000000" w:rsidDel="00000000" w:rsidP="00000000" w:rsidRDefault="00000000" w:rsidRPr="00000000" w14:paraId="000001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5812172"/>
              <w:tag w:val="goog_rdk_1156"/>
            </w:sdtPr>
            <w:sdtContent>
              <w:ins w:author="Anonymous" w:id="66" w:date="2026-09-22T03:03:20Z"/>
              <w:sdt>
                <w:sdtPr>
                  <w:id w:val="-898855653"/>
                  <w:tag w:val="goog_rdk_1157"/>
                </w:sdtPr>
                <w:sdtContent>
                  <w:ins w:author="Anonymous" w:id="66" w:date="2026-09-22T03:03:20Z">
                    <w:r w:rsidDel="00000000" w:rsidR="00000000" w:rsidRPr="00000000">
                      <w:rPr>
                        <w:rtl w:val="0"/>
                      </w:rPr>
                    </w:r>
                  </w:ins>
                </w:sdtContent>
              </w:sdt>
              <w:ins w:author="Anonymous" w:id="66" w:date="2026-09-22T03:03:20Z">
                <w:bookmarkStart w:colFirst="0" w:colLast="0" w:name="_heading=h.mtrxgzmzmj1e" w:id="67"/>
                <w:bookmarkEnd w:id="67"/>
              </w:ins>
            </w:sdtContent>
          </w:sdt>
        </w:p>
      </w:sdtContent>
    </w:sdt>
    <w:sdt>
      <w:sdtPr>
        <w:id w:val="-351986147"/>
        <w:tag w:val="goog_rdk_1161"/>
      </w:sdtPr>
      <w:sdtContent>
        <w:p w:rsidR="00000000" w:rsidDel="00000000" w:rsidP="00000000" w:rsidRDefault="00000000" w:rsidRPr="00000000" w14:paraId="000001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2548699"/>
              <w:tag w:val="goog_rdk_1159"/>
            </w:sdtPr>
            <w:sdtContent>
              <w:ins w:author="Anonymous" w:id="66" w:date="2026-09-22T03:03:20Z"/>
              <w:sdt>
                <w:sdtPr>
                  <w:id w:val="1188974538"/>
                  <w:tag w:val="goog_rdk_1160"/>
                </w:sdtPr>
                <w:sdtContent>
                  <w:ins w:author="Anonymous" w:id="66" w:date="2026-09-22T03:03:20Z">
                    <w:r w:rsidDel="00000000" w:rsidR="00000000" w:rsidRPr="00000000">
                      <w:rPr>
                        <w:rtl w:val="0"/>
                      </w:rPr>
                    </w:r>
                  </w:ins>
                </w:sdtContent>
              </w:sdt>
              <w:ins w:author="Anonymous" w:id="66" w:date="2026-09-22T03:03:20Z">
                <w:bookmarkStart w:colFirst="0" w:colLast="0" w:name="_heading=h.1eo2c52myfam" w:id="68"/>
                <w:bookmarkEnd w:id="68"/>
              </w:ins>
            </w:sdtContent>
          </w:sdt>
        </w:p>
      </w:sdtContent>
    </w:sdt>
    <w:sdt>
      <w:sdtPr>
        <w:id w:val="-647035835"/>
        <w:tag w:val="goog_rdk_1164"/>
      </w:sdtPr>
      <w:sdtContent>
        <w:p w:rsidR="00000000" w:rsidDel="00000000" w:rsidP="00000000" w:rsidRDefault="00000000" w:rsidRPr="00000000" w14:paraId="000001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2917043"/>
              <w:tag w:val="goog_rdk_1162"/>
            </w:sdtPr>
            <w:sdtContent>
              <w:ins w:author="Anonymous" w:id="66" w:date="2026-09-22T03:03:20Z"/>
              <w:sdt>
                <w:sdtPr>
                  <w:id w:val="1600416510"/>
                  <w:tag w:val="goog_rdk_1163"/>
                </w:sdtPr>
                <w:sdtContent>
                  <w:ins w:author="Anonymous" w:id="66" w:date="2026-09-22T03:03:20Z">
                    <w:r w:rsidDel="00000000" w:rsidR="00000000" w:rsidRPr="00000000">
                      <w:rPr>
                        <w:rtl w:val="0"/>
                      </w:rPr>
                    </w:r>
                  </w:ins>
                </w:sdtContent>
              </w:sdt>
              <w:ins w:author="Anonymous" w:id="66" w:date="2026-09-22T03:03:20Z">
                <w:bookmarkStart w:colFirst="0" w:colLast="0" w:name="_heading=h.zdzrja2xo2bt" w:id="69"/>
                <w:bookmarkEnd w:id="69"/>
              </w:ins>
            </w:sdtContent>
          </w:sdt>
        </w:p>
      </w:sdtContent>
    </w:sdt>
    <w:sdt>
      <w:sdtPr>
        <w:id w:val="-2530164"/>
        <w:tag w:val="goog_rdk_1167"/>
      </w:sdtPr>
      <w:sdtContent>
        <w:p w:rsidR="00000000" w:rsidDel="00000000" w:rsidP="00000000" w:rsidRDefault="00000000" w:rsidRPr="00000000" w14:paraId="000001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8432666"/>
              <w:tag w:val="goog_rdk_1165"/>
            </w:sdtPr>
            <w:sdtContent>
              <w:ins w:author="Anonymous" w:id="66" w:date="2026-09-22T03:03:20Z"/>
              <w:sdt>
                <w:sdtPr>
                  <w:id w:val="1160042003"/>
                  <w:tag w:val="goog_rdk_1166"/>
                </w:sdtPr>
                <w:sdtContent>
                  <w:ins w:author="Anonymous" w:id="66" w:date="2026-09-22T03:03:20Z">
                    <w:r w:rsidDel="00000000" w:rsidR="00000000" w:rsidRPr="00000000">
                      <w:rPr>
                        <w:rtl w:val="0"/>
                      </w:rPr>
                    </w:r>
                  </w:ins>
                </w:sdtContent>
              </w:sdt>
              <w:ins w:author="Anonymous" w:id="66" w:date="2026-09-22T03:03:20Z">
                <w:bookmarkStart w:colFirst="0" w:colLast="0" w:name="_heading=h.41l3w4fyu0k6" w:id="70"/>
                <w:bookmarkEnd w:id="70"/>
              </w:ins>
            </w:sdtContent>
          </w:sdt>
        </w:p>
      </w:sdtContent>
    </w:sdt>
    <w:sdt>
      <w:sdtPr>
        <w:id w:val="1564550270"/>
        <w:tag w:val="goog_rdk_1170"/>
      </w:sdtPr>
      <w:sdtContent>
        <w:p w:rsidR="00000000" w:rsidDel="00000000" w:rsidP="00000000" w:rsidRDefault="00000000" w:rsidRPr="00000000" w14:paraId="000001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7781981"/>
              <w:tag w:val="goog_rdk_1168"/>
            </w:sdtPr>
            <w:sdtContent>
              <w:ins w:author="Anonymous" w:id="66" w:date="2026-09-22T03:03:20Z"/>
              <w:sdt>
                <w:sdtPr>
                  <w:id w:val="-106731804"/>
                  <w:tag w:val="goog_rdk_1169"/>
                </w:sdtPr>
                <w:sdtContent>
                  <w:ins w:author="Anonymous" w:id="66" w:date="2026-09-22T03:03:20Z">
                    <w:r w:rsidDel="00000000" w:rsidR="00000000" w:rsidRPr="00000000">
                      <w:rPr>
                        <w:rtl w:val="0"/>
                      </w:rPr>
                    </w:r>
                  </w:ins>
                </w:sdtContent>
              </w:sdt>
              <w:ins w:author="Anonymous" w:id="66" w:date="2026-09-22T03:03:20Z">
                <w:bookmarkStart w:colFirst="0" w:colLast="0" w:name="_heading=h.od6jmjskmqpu" w:id="71"/>
                <w:bookmarkEnd w:id="71"/>
              </w:ins>
            </w:sdtContent>
          </w:sdt>
        </w:p>
      </w:sdtContent>
    </w:sdt>
    <w:sdt>
      <w:sdtPr>
        <w:id w:val="730568593"/>
        <w:tag w:val="goog_rdk_1173"/>
      </w:sdtPr>
      <w:sdtContent>
        <w:p w:rsidR="00000000" w:rsidDel="00000000" w:rsidP="00000000" w:rsidRDefault="00000000" w:rsidRPr="00000000" w14:paraId="000001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157344"/>
              <w:tag w:val="goog_rdk_1171"/>
            </w:sdtPr>
            <w:sdtContent>
              <w:ins w:author="Anonymous" w:id="66" w:date="2026-09-22T03:03:20Z"/>
              <w:sdt>
                <w:sdtPr>
                  <w:id w:val="-1663863133"/>
                  <w:tag w:val="goog_rdk_1172"/>
                </w:sdtPr>
                <w:sdtContent>
                  <w:ins w:author="Anonymous" w:id="66" w:date="2026-09-22T03:03:20Z">
                    <w:r w:rsidDel="00000000" w:rsidR="00000000" w:rsidRPr="00000000">
                      <w:rPr>
                        <w:rtl w:val="0"/>
                      </w:rPr>
                    </w:r>
                  </w:ins>
                </w:sdtContent>
              </w:sdt>
              <w:ins w:author="Anonymous" w:id="66" w:date="2026-09-22T03:03:20Z">
                <w:bookmarkStart w:colFirst="0" w:colLast="0" w:name="_heading=h.nic7096aeprg" w:id="72"/>
                <w:bookmarkEnd w:id="72"/>
              </w:ins>
            </w:sdtContent>
          </w:sdt>
        </w:p>
      </w:sdtContent>
    </w:sdt>
    <w:sdt>
      <w:sdtPr>
        <w:id w:val="97501759"/>
        <w:tag w:val="goog_rdk_1176"/>
      </w:sdtPr>
      <w:sdtContent>
        <w:p w:rsidR="00000000" w:rsidDel="00000000" w:rsidP="00000000" w:rsidRDefault="00000000" w:rsidRPr="00000000" w14:paraId="000001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387152"/>
              <w:tag w:val="goog_rdk_1174"/>
            </w:sdtPr>
            <w:sdtContent>
              <w:ins w:author="Anonymous" w:id="66" w:date="2026-09-22T03:03:20Z"/>
              <w:sdt>
                <w:sdtPr>
                  <w:id w:val="1334189115"/>
                  <w:tag w:val="goog_rdk_1175"/>
                </w:sdtPr>
                <w:sdtContent>
                  <w:ins w:author="Anonymous" w:id="66" w:date="2026-09-22T03:03:20Z">
                    <w:r w:rsidDel="00000000" w:rsidR="00000000" w:rsidRPr="00000000">
                      <w:rPr>
                        <w:rtl w:val="0"/>
                      </w:rPr>
                    </w:r>
                  </w:ins>
                </w:sdtContent>
              </w:sdt>
              <w:ins w:author="Anonymous" w:id="66" w:date="2026-09-22T03:03:20Z">
                <w:bookmarkStart w:colFirst="0" w:colLast="0" w:name="_heading=h.anw6haqkgpim" w:id="73"/>
                <w:bookmarkEnd w:id="73"/>
              </w:ins>
            </w:sdtContent>
          </w:sdt>
        </w:p>
      </w:sdtContent>
    </w:sdt>
    <w:sdt>
      <w:sdtPr>
        <w:id w:val="693577974"/>
        <w:tag w:val="goog_rdk_1179"/>
      </w:sdtPr>
      <w:sdtContent>
        <w:p w:rsidR="00000000" w:rsidDel="00000000" w:rsidP="00000000" w:rsidRDefault="00000000" w:rsidRPr="00000000" w14:paraId="000001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7331552"/>
              <w:tag w:val="goog_rdk_1177"/>
            </w:sdtPr>
            <w:sdtContent>
              <w:ins w:author="Anonymous" w:id="66" w:date="2026-09-22T03:03:20Z"/>
              <w:sdt>
                <w:sdtPr>
                  <w:id w:val="-2093550389"/>
                  <w:tag w:val="goog_rdk_1178"/>
                </w:sdtPr>
                <w:sdtContent>
                  <w:ins w:author="Anonymous" w:id="66" w:date="2026-09-22T03:03:20Z">
                    <w:r w:rsidDel="00000000" w:rsidR="00000000" w:rsidRPr="00000000">
                      <w:rPr>
                        <w:rtl w:val="0"/>
                      </w:rPr>
                    </w:r>
                  </w:ins>
                </w:sdtContent>
              </w:sdt>
              <w:ins w:author="Anonymous" w:id="66" w:date="2026-09-22T03:03:20Z">
                <w:bookmarkStart w:colFirst="0" w:colLast="0" w:name="_heading=h.byjlp7jgro8" w:id="74"/>
                <w:bookmarkEnd w:id="74"/>
              </w:ins>
            </w:sdtContent>
          </w:sdt>
        </w:p>
      </w:sdtContent>
    </w:sdt>
    <w:sdt>
      <w:sdtPr>
        <w:id w:val="-88592404"/>
        <w:tag w:val="goog_rdk_1182"/>
      </w:sdtPr>
      <w:sdtContent>
        <w:p w:rsidR="00000000" w:rsidDel="00000000" w:rsidP="00000000" w:rsidRDefault="00000000" w:rsidRPr="00000000" w14:paraId="000001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9266871"/>
              <w:tag w:val="goog_rdk_1180"/>
            </w:sdtPr>
            <w:sdtContent>
              <w:ins w:author="Anonymous" w:id="66" w:date="2026-09-22T03:03:20Z"/>
              <w:sdt>
                <w:sdtPr>
                  <w:id w:val="-294028404"/>
                  <w:tag w:val="goog_rdk_1181"/>
                </w:sdtPr>
                <w:sdtContent>
                  <w:ins w:author="Anonymous" w:id="66" w:date="2026-09-22T03:03:20Z">
                    <w:r w:rsidDel="00000000" w:rsidR="00000000" w:rsidRPr="00000000">
                      <w:rPr>
                        <w:rtl w:val="0"/>
                      </w:rPr>
                    </w:r>
                  </w:ins>
                </w:sdtContent>
              </w:sdt>
              <w:ins w:author="Anonymous" w:id="66" w:date="2026-09-22T03:03:20Z">
                <w:bookmarkStart w:colFirst="0" w:colLast="0" w:name="_heading=h.avmfugl6po46" w:id="75"/>
                <w:bookmarkEnd w:id="75"/>
              </w:ins>
            </w:sdtContent>
          </w:sdt>
        </w:p>
      </w:sdtContent>
    </w:sdt>
    <w:sdt>
      <w:sdtPr>
        <w:id w:val="44829953"/>
        <w:tag w:val="goog_rdk_1185"/>
      </w:sdtPr>
      <w:sdtContent>
        <w:p w:rsidR="00000000" w:rsidDel="00000000" w:rsidP="00000000" w:rsidRDefault="00000000" w:rsidRPr="00000000" w14:paraId="000001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5030625"/>
              <w:tag w:val="goog_rdk_1183"/>
            </w:sdtPr>
            <w:sdtContent>
              <w:ins w:author="Anonymous" w:id="66" w:date="2026-09-22T03:03:20Z"/>
              <w:sdt>
                <w:sdtPr>
                  <w:id w:val="1133048638"/>
                  <w:tag w:val="goog_rdk_1184"/>
                </w:sdtPr>
                <w:sdtContent>
                  <w:ins w:author="Anonymous" w:id="66" w:date="2026-09-22T03:03:20Z">
                    <w:r w:rsidDel="00000000" w:rsidR="00000000" w:rsidRPr="00000000">
                      <w:rPr>
                        <w:rtl w:val="0"/>
                      </w:rPr>
                    </w:r>
                  </w:ins>
                </w:sdtContent>
              </w:sdt>
              <w:ins w:author="Anonymous" w:id="66" w:date="2026-09-22T03:03:20Z">
                <w:bookmarkStart w:colFirst="0" w:colLast="0" w:name="_heading=h.6nlip27873k3" w:id="76"/>
                <w:bookmarkEnd w:id="76"/>
              </w:ins>
            </w:sdtContent>
          </w:sdt>
        </w:p>
      </w:sdtContent>
    </w:sdt>
    <w:sdt>
      <w:sdtPr>
        <w:id w:val="-1467856851"/>
        <w:tag w:val="goog_rdk_1188"/>
      </w:sdtPr>
      <w:sdtContent>
        <w:p w:rsidR="00000000" w:rsidDel="00000000" w:rsidP="00000000" w:rsidRDefault="00000000" w:rsidRPr="00000000" w14:paraId="000001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6492360"/>
              <w:tag w:val="goog_rdk_1186"/>
            </w:sdtPr>
            <w:sdtContent>
              <w:ins w:author="Anonymous" w:id="66" w:date="2026-09-22T03:03:20Z"/>
              <w:sdt>
                <w:sdtPr>
                  <w:id w:val="884792517"/>
                  <w:tag w:val="goog_rdk_1187"/>
                </w:sdtPr>
                <w:sdtContent>
                  <w:ins w:author="Anonymous" w:id="66" w:date="2026-09-22T03:03:20Z">
                    <w:r w:rsidDel="00000000" w:rsidR="00000000" w:rsidRPr="00000000">
                      <w:rPr>
                        <w:rtl w:val="0"/>
                      </w:rPr>
                    </w:r>
                  </w:ins>
                </w:sdtContent>
              </w:sdt>
              <w:ins w:author="Anonymous" w:id="66" w:date="2026-09-22T03:03:20Z">
                <w:bookmarkStart w:colFirst="0" w:colLast="0" w:name="_heading=h.4ef2vs3ggou" w:id="77"/>
                <w:bookmarkEnd w:id="77"/>
              </w:ins>
            </w:sdtContent>
          </w:sdt>
        </w:p>
      </w:sdtContent>
    </w:sdt>
    <w:sdt>
      <w:sdtPr>
        <w:id w:val="173263550"/>
        <w:tag w:val="goog_rdk_1191"/>
      </w:sdtPr>
      <w:sdtContent>
        <w:p w:rsidR="00000000" w:rsidDel="00000000" w:rsidP="00000000" w:rsidRDefault="00000000" w:rsidRPr="00000000" w14:paraId="000001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2538537"/>
              <w:tag w:val="goog_rdk_1189"/>
            </w:sdtPr>
            <w:sdtContent>
              <w:ins w:author="Anonymous" w:id="66" w:date="2026-09-22T03:03:20Z"/>
              <w:sdt>
                <w:sdtPr>
                  <w:id w:val="1222902312"/>
                  <w:tag w:val="goog_rdk_1190"/>
                </w:sdtPr>
                <w:sdtContent>
                  <w:ins w:author="Anonymous" w:id="66" w:date="2026-09-22T03:03:20Z">
                    <w:r w:rsidDel="00000000" w:rsidR="00000000" w:rsidRPr="00000000">
                      <w:rPr>
                        <w:rtl w:val="0"/>
                      </w:rPr>
                    </w:r>
                  </w:ins>
                </w:sdtContent>
              </w:sdt>
              <w:ins w:author="Anonymous" w:id="66" w:date="2026-09-22T03:03:20Z">
                <w:bookmarkStart w:colFirst="0" w:colLast="0" w:name="_heading=h.yhca95cz3vz3" w:id="78"/>
                <w:bookmarkEnd w:id="78"/>
              </w:ins>
            </w:sdtContent>
          </w:sdt>
        </w:p>
      </w:sdtContent>
    </w:sdt>
    <w:sdt>
      <w:sdtPr>
        <w:id w:val="1968668852"/>
        <w:tag w:val="goog_rdk_1194"/>
      </w:sdtPr>
      <w:sdtContent>
        <w:p w:rsidR="00000000" w:rsidDel="00000000" w:rsidP="00000000" w:rsidRDefault="00000000" w:rsidRPr="00000000" w14:paraId="000001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1849664"/>
              <w:tag w:val="goog_rdk_1192"/>
            </w:sdtPr>
            <w:sdtContent>
              <w:ins w:author="Anonymous" w:id="66" w:date="2026-09-22T03:03:20Z"/>
              <w:sdt>
                <w:sdtPr>
                  <w:id w:val="2143816915"/>
                  <w:tag w:val="goog_rdk_1193"/>
                </w:sdtPr>
                <w:sdtContent>
                  <w:ins w:author="Anonymous" w:id="66" w:date="2026-09-22T03:03:20Z">
                    <w:r w:rsidDel="00000000" w:rsidR="00000000" w:rsidRPr="00000000">
                      <w:rPr>
                        <w:rtl w:val="0"/>
                      </w:rPr>
                    </w:r>
                  </w:ins>
                </w:sdtContent>
              </w:sdt>
              <w:ins w:author="Anonymous" w:id="66" w:date="2026-09-22T03:03:20Z">
                <w:bookmarkStart w:colFirst="0" w:colLast="0" w:name="_heading=h.4xiq9dkt30qe" w:id="79"/>
                <w:bookmarkEnd w:id="79"/>
              </w:ins>
            </w:sdtContent>
          </w:sdt>
        </w:p>
      </w:sdtContent>
    </w:sdt>
    <w:sdt>
      <w:sdtPr>
        <w:id w:val="721062414"/>
        <w:tag w:val="goog_rdk_1197"/>
      </w:sdtPr>
      <w:sdtContent>
        <w:p w:rsidR="00000000" w:rsidDel="00000000" w:rsidP="00000000" w:rsidRDefault="00000000" w:rsidRPr="00000000" w14:paraId="000001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291487"/>
              <w:tag w:val="goog_rdk_1195"/>
            </w:sdtPr>
            <w:sdtContent>
              <w:ins w:author="Anonymous" w:id="66" w:date="2026-09-22T03:03:20Z"/>
              <w:sdt>
                <w:sdtPr>
                  <w:id w:val="-849629089"/>
                  <w:tag w:val="goog_rdk_1196"/>
                </w:sdtPr>
                <w:sdtContent>
                  <w:ins w:author="Anonymous" w:id="66" w:date="2026-09-22T03:03:20Z">
                    <w:r w:rsidDel="00000000" w:rsidR="00000000" w:rsidRPr="00000000">
                      <w:rPr>
                        <w:rtl w:val="0"/>
                      </w:rPr>
                    </w:r>
                  </w:ins>
                </w:sdtContent>
              </w:sdt>
              <w:ins w:author="Anonymous" w:id="66" w:date="2026-09-22T03:03:20Z">
                <w:bookmarkStart w:colFirst="0" w:colLast="0" w:name="_heading=h.tjob9y5t6xez" w:id="80"/>
                <w:bookmarkEnd w:id="80"/>
              </w:ins>
            </w:sdtContent>
          </w:sdt>
        </w:p>
      </w:sdtContent>
    </w:sdt>
    <w:sdt>
      <w:sdtPr>
        <w:id w:val="1369307563"/>
        <w:tag w:val="goog_rdk_1200"/>
      </w:sdtPr>
      <w:sdtContent>
        <w:p w:rsidR="00000000" w:rsidDel="00000000" w:rsidP="00000000" w:rsidRDefault="00000000" w:rsidRPr="00000000" w14:paraId="000001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3697654"/>
              <w:tag w:val="goog_rdk_1198"/>
            </w:sdtPr>
            <w:sdtContent>
              <w:ins w:author="Anonymous" w:id="66" w:date="2026-09-22T03:03:20Z"/>
              <w:sdt>
                <w:sdtPr>
                  <w:id w:val="5595169"/>
                  <w:tag w:val="goog_rdk_1199"/>
                </w:sdtPr>
                <w:sdtContent>
                  <w:ins w:author="Anonymous" w:id="66" w:date="2026-09-22T03:03:20Z">
                    <w:r w:rsidDel="00000000" w:rsidR="00000000" w:rsidRPr="00000000">
                      <w:rPr>
                        <w:rtl w:val="0"/>
                      </w:rPr>
                    </w:r>
                  </w:ins>
                </w:sdtContent>
              </w:sdt>
              <w:ins w:author="Anonymous" w:id="66" w:date="2026-09-22T03:03:20Z">
                <w:bookmarkStart w:colFirst="0" w:colLast="0" w:name="_heading=h.dwq2k8gdz32p" w:id="81"/>
                <w:bookmarkEnd w:id="81"/>
              </w:ins>
            </w:sdtContent>
          </w:sdt>
        </w:p>
      </w:sdtContent>
    </w:sdt>
    <w:sdt>
      <w:sdtPr>
        <w:id w:val="706487994"/>
        <w:tag w:val="goog_rdk_1203"/>
      </w:sdtPr>
      <w:sdtContent>
        <w:p w:rsidR="00000000" w:rsidDel="00000000" w:rsidP="00000000" w:rsidRDefault="00000000" w:rsidRPr="00000000" w14:paraId="000001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0265118"/>
              <w:tag w:val="goog_rdk_1201"/>
            </w:sdtPr>
            <w:sdtContent>
              <w:ins w:author="Anonymous" w:id="66" w:date="2026-09-22T03:03:20Z"/>
              <w:sdt>
                <w:sdtPr>
                  <w:id w:val="-1086809418"/>
                  <w:tag w:val="goog_rdk_1202"/>
                </w:sdtPr>
                <w:sdtContent>
                  <w:ins w:author="Anonymous" w:id="66" w:date="2026-09-22T03:03:20Z">
                    <w:r w:rsidDel="00000000" w:rsidR="00000000" w:rsidRPr="00000000">
                      <w:rPr>
                        <w:rtl w:val="0"/>
                      </w:rPr>
                    </w:r>
                  </w:ins>
                </w:sdtContent>
              </w:sdt>
              <w:ins w:author="Anonymous" w:id="66" w:date="2026-09-22T03:03:20Z">
                <w:bookmarkStart w:colFirst="0" w:colLast="0" w:name="_heading=h.vxelc1xxapqj" w:id="82"/>
                <w:bookmarkEnd w:id="82"/>
              </w:ins>
            </w:sdtContent>
          </w:sdt>
        </w:p>
      </w:sdtContent>
    </w:sdt>
    <w:sdt>
      <w:sdtPr>
        <w:id w:val="-445150016"/>
        <w:tag w:val="goog_rdk_1206"/>
      </w:sdtPr>
      <w:sdtContent>
        <w:p w:rsidR="00000000" w:rsidDel="00000000" w:rsidP="00000000" w:rsidRDefault="00000000" w:rsidRPr="00000000" w14:paraId="000001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3794047"/>
              <w:tag w:val="goog_rdk_1204"/>
            </w:sdtPr>
            <w:sdtContent>
              <w:ins w:author="Anonymous" w:id="66" w:date="2026-09-22T03:03:20Z"/>
              <w:sdt>
                <w:sdtPr>
                  <w:id w:val="-451952596"/>
                  <w:tag w:val="goog_rdk_1205"/>
                </w:sdtPr>
                <w:sdtContent>
                  <w:ins w:author="Anonymous" w:id="66" w:date="2026-09-22T03:03:20Z">
                    <w:r w:rsidDel="00000000" w:rsidR="00000000" w:rsidRPr="00000000">
                      <w:rPr>
                        <w:rtl w:val="0"/>
                      </w:rPr>
                    </w:r>
                  </w:ins>
                </w:sdtContent>
              </w:sdt>
              <w:ins w:author="Anonymous" w:id="66" w:date="2026-09-22T03:03:20Z">
                <w:bookmarkStart w:colFirst="0" w:colLast="0" w:name="_heading=h.n0f4a4p7jj20" w:id="83"/>
                <w:bookmarkEnd w:id="83"/>
              </w:ins>
            </w:sdtContent>
          </w:sdt>
        </w:p>
      </w:sdtContent>
    </w:sdt>
    <w:sdt>
      <w:sdtPr>
        <w:id w:val="-1068155539"/>
        <w:tag w:val="goog_rdk_1209"/>
      </w:sdtPr>
      <w:sdtContent>
        <w:p w:rsidR="00000000" w:rsidDel="00000000" w:rsidP="00000000" w:rsidRDefault="00000000" w:rsidRPr="00000000" w14:paraId="000001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6408637"/>
              <w:tag w:val="goog_rdk_1207"/>
            </w:sdtPr>
            <w:sdtContent>
              <w:ins w:author="Anonymous" w:id="66" w:date="2026-09-22T03:03:20Z"/>
              <w:sdt>
                <w:sdtPr>
                  <w:id w:val="-1386709899"/>
                  <w:tag w:val="goog_rdk_1208"/>
                </w:sdtPr>
                <w:sdtContent>
                  <w:ins w:author="Anonymous" w:id="66" w:date="2026-09-22T03:03:20Z">
                    <w:r w:rsidDel="00000000" w:rsidR="00000000" w:rsidRPr="00000000">
                      <w:rPr>
                        <w:rtl w:val="0"/>
                      </w:rPr>
                    </w:r>
                  </w:ins>
                </w:sdtContent>
              </w:sdt>
              <w:ins w:author="Anonymous" w:id="66" w:date="2026-09-22T03:03:20Z">
                <w:bookmarkStart w:colFirst="0" w:colLast="0" w:name="_heading=h.ni1792jtbtw" w:id="84"/>
                <w:bookmarkEnd w:id="84"/>
              </w:ins>
            </w:sdtContent>
          </w:sdt>
        </w:p>
      </w:sdtContent>
    </w:sdt>
    <w:sdt>
      <w:sdtPr>
        <w:id w:val="1545920184"/>
        <w:tag w:val="goog_rdk_1212"/>
      </w:sdtPr>
      <w:sdtContent>
        <w:p w:rsidR="00000000" w:rsidDel="00000000" w:rsidP="00000000" w:rsidRDefault="00000000" w:rsidRPr="00000000" w14:paraId="000001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9717749"/>
              <w:tag w:val="goog_rdk_1210"/>
            </w:sdtPr>
            <w:sdtContent>
              <w:ins w:author="Anonymous" w:id="66" w:date="2026-09-22T03:03:20Z"/>
              <w:sdt>
                <w:sdtPr>
                  <w:id w:val="-857424500"/>
                  <w:tag w:val="goog_rdk_1211"/>
                </w:sdtPr>
                <w:sdtContent>
                  <w:ins w:author="Anonymous" w:id="66" w:date="2026-09-22T03:03:20Z">
                    <w:r w:rsidDel="00000000" w:rsidR="00000000" w:rsidRPr="00000000">
                      <w:rPr>
                        <w:rtl w:val="0"/>
                      </w:rPr>
                    </w:r>
                  </w:ins>
                </w:sdtContent>
              </w:sdt>
              <w:ins w:author="Anonymous" w:id="66" w:date="2026-09-22T03:03:20Z">
                <w:bookmarkStart w:colFirst="0" w:colLast="0" w:name="_heading=h.9lpmkstqz237" w:id="85"/>
                <w:bookmarkEnd w:id="85"/>
              </w:ins>
            </w:sdtContent>
          </w:sdt>
        </w:p>
      </w:sdtContent>
    </w:sdt>
    <w:sdt>
      <w:sdtPr>
        <w:id w:val="-1474806310"/>
        <w:tag w:val="goog_rdk_1215"/>
      </w:sdtPr>
      <w:sdtContent>
        <w:p w:rsidR="00000000" w:rsidDel="00000000" w:rsidP="00000000" w:rsidRDefault="00000000" w:rsidRPr="00000000" w14:paraId="000001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6198410"/>
              <w:tag w:val="goog_rdk_1213"/>
            </w:sdtPr>
            <w:sdtContent>
              <w:ins w:author="Anonymous" w:id="66" w:date="2026-09-22T03:03:20Z"/>
              <w:sdt>
                <w:sdtPr>
                  <w:id w:val="-877510937"/>
                  <w:tag w:val="goog_rdk_1214"/>
                </w:sdtPr>
                <w:sdtContent>
                  <w:ins w:author="Anonymous" w:id="66" w:date="2026-09-22T03:03:20Z">
                    <w:r w:rsidDel="00000000" w:rsidR="00000000" w:rsidRPr="00000000">
                      <w:rPr>
                        <w:rtl w:val="0"/>
                      </w:rPr>
                    </w:r>
                  </w:ins>
                </w:sdtContent>
              </w:sdt>
              <w:ins w:author="Anonymous" w:id="66" w:date="2026-09-22T03:03:20Z">
                <w:bookmarkStart w:colFirst="0" w:colLast="0" w:name="_heading=h.hotooeqbvguu" w:id="86"/>
                <w:bookmarkEnd w:id="86"/>
              </w:ins>
            </w:sdtContent>
          </w:sdt>
        </w:p>
      </w:sdtContent>
    </w:sdt>
    <w:sdt>
      <w:sdtPr>
        <w:id w:val="239889923"/>
        <w:tag w:val="goog_rdk_1218"/>
      </w:sdtPr>
      <w:sdtContent>
        <w:p w:rsidR="00000000" w:rsidDel="00000000" w:rsidP="00000000" w:rsidRDefault="00000000" w:rsidRPr="00000000" w14:paraId="000001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2657255"/>
              <w:tag w:val="goog_rdk_1216"/>
            </w:sdtPr>
            <w:sdtContent>
              <w:ins w:author="Anonymous" w:id="66" w:date="2026-09-22T03:03:20Z"/>
              <w:sdt>
                <w:sdtPr>
                  <w:id w:val="-1308975380"/>
                  <w:tag w:val="goog_rdk_1217"/>
                </w:sdtPr>
                <w:sdtContent>
                  <w:ins w:author="Anonymous" w:id="66" w:date="2026-09-22T03:03:20Z">
                    <w:r w:rsidDel="00000000" w:rsidR="00000000" w:rsidRPr="00000000">
                      <w:rPr>
                        <w:rtl w:val="0"/>
                      </w:rPr>
                    </w:r>
                  </w:ins>
                </w:sdtContent>
              </w:sdt>
              <w:ins w:author="Anonymous" w:id="66" w:date="2026-09-22T03:03:20Z">
                <w:bookmarkStart w:colFirst="0" w:colLast="0" w:name="_heading=h.1xo2mor5zfnq" w:id="87"/>
                <w:bookmarkEnd w:id="87"/>
              </w:ins>
            </w:sdtContent>
          </w:sdt>
        </w:p>
      </w:sdtContent>
    </w:sdt>
    <w:sdt>
      <w:sdtPr>
        <w:id w:val="63338997"/>
        <w:tag w:val="goog_rdk_1221"/>
      </w:sdtPr>
      <w:sdtContent>
        <w:p w:rsidR="00000000" w:rsidDel="00000000" w:rsidP="00000000" w:rsidRDefault="00000000" w:rsidRPr="00000000" w14:paraId="000001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3447416"/>
              <w:tag w:val="goog_rdk_1219"/>
            </w:sdtPr>
            <w:sdtContent>
              <w:ins w:author="Anonymous" w:id="66" w:date="2026-09-22T03:03:20Z"/>
              <w:sdt>
                <w:sdtPr>
                  <w:id w:val="1627261428"/>
                  <w:tag w:val="goog_rdk_1220"/>
                </w:sdtPr>
                <w:sdtContent>
                  <w:ins w:author="Anonymous" w:id="66" w:date="2026-09-22T03:03:20Z">
                    <w:r w:rsidDel="00000000" w:rsidR="00000000" w:rsidRPr="00000000">
                      <w:rPr>
                        <w:rtl w:val="0"/>
                      </w:rPr>
                    </w:r>
                  </w:ins>
                </w:sdtContent>
              </w:sdt>
              <w:ins w:author="Anonymous" w:id="66" w:date="2026-09-22T03:03:20Z">
                <w:bookmarkStart w:colFirst="0" w:colLast="0" w:name="_heading=h.9ehg6t3bwg1" w:id="88"/>
                <w:bookmarkEnd w:id="88"/>
              </w:ins>
            </w:sdtContent>
          </w:sdt>
        </w:p>
      </w:sdtContent>
    </w:sdt>
    <w:sdt>
      <w:sdtPr>
        <w:id w:val="-1943690336"/>
        <w:tag w:val="goog_rdk_1224"/>
      </w:sdtPr>
      <w:sdtContent>
        <w:p w:rsidR="00000000" w:rsidDel="00000000" w:rsidP="00000000" w:rsidRDefault="00000000" w:rsidRPr="00000000" w14:paraId="000001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0568314"/>
              <w:tag w:val="goog_rdk_1222"/>
            </w:sdtPr>
            <w:sdtContent>
              <w:ins w:author="Anonymous" w:id="66" w:date="2026-09-22T03:03:20Z"/>
              <w:sdt>
                <w:sdtPr>
                  <w:id w:val="-1102417607"/>
                  <w:tag w:val="goog_rdk_1223"/>
                </w:sdtPr>
                <w:sdtContent>
                  <w:ins w:author="Anonymous" w:id="66" w:date="2026-09-22T03:03:20Z">
                    <w:r w:rsidDel="00000000" w:rsidR="00000000" w:rsidRPr="00000000">
                      <w:rPr>
                        <w:rtl w:val="0"/>
                      </w:rPr>
                    </w:r>
                  </w:ins>
                </w:sdtContent>
              </w:sdt>
              <w:ins w:author="Anonymous" w:id="66" w:date="2026-09-22T03:03:20Z">
                <w:bookmarkStart w:colFirst="0" w:colLast="0" w:name="_heading=h.jw1wmfn8n21p" w:id="89"/>
                <w:bookmarkEnd w:id="89"/>
              </w:ins>
            </w:sdtContent>
          </w:sdt>
        </w:p>
      </w:sdtContent>
    </w:sdt>
    <w:sdt>
      <w:sdtPr>
        <w:id w:val="-1137887863"/>
        <w:tag w:val="goog_rdk_1227"/>
      </w:sdtPr>
      <w:sdtContent>
        <w:p w:rsidR="00000000" w:rsidDel="00000000" w:rsidP="00000000" w:rsidRDefault="00000000" w:rsidRPr="00000000" w14:paraId="000001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5643597"/>
              <w:tag w:val="goog_rdk_1225"/>
            </w:sdtPr>
            <w:sdtContent>
              <w:ins w:author="Anonymous" w:id="66" w:date="2026-09-22T03:03:20Z"/>
              <w:sdt>
                <w:sdtPr>
                  <w:id w:val="780227448"/>
                  <w:tag w:val="goog_rdk_1226"/>
                </w:sdtPr>
                <w:sdtContent>
                  <w:ins w:author="Anonymous" w:id="66" w:date="2026-09-22T03:03:20Z">
                    <w:r w:rsidDel="00000000" w:rsidR="00000000" w:rsidRPr="00000000">
                      <w:rPr>
                        <w:rtl w:val="0"/>
                      </w:rPr>
                    </w:r>
                  </w:ins>
                </w:sdtContent>
              </w:sdt>
              <w:ins w:author="Anonymous" w:id="66" w:date="2026-09-22T03:03:20Z">
                <w:bookmarkStart w:colFirst="0" w:colLast="0" w:name="_heading=h.in8hqhbh2xbq" w:id="90"/>
                <w:bookmarkEnd w:id="90"/>
              </w:ins>
            </w:sdtContent>
          </w:sdt>
        </w:p>
      </w:sdtContent>
    </w:sdt>
    <w:sdt>
      <w:sdtPr>
        <w:id w:val="-930618746"/>
        <w:tag w:val="goog_rdk_1230"/>
      </w:sdtPr>
      <w:sdtContent>
        <w:p w:rsidR="00000000" w:rsidDel="00000000" w:rsidP="00000000" w:rsidRDefault="00000000" w:rsidRPr="00000000" w14:paraId="000001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9455115"/>
              <w:tag w:val="goog_rdk_1228"/>
            </w:sdtPr>
            <w:sdtContent>
              <w:ins w:author="Anonymous" w:id="66" w:date="2026-09-22T03:03:20Z"/>
              <w:sdt>
                <w:sdtPr>
                  <w:id w:val="-1159850281"/>
                  <w:tag w:val="goog_rdk_1229"/>
                </w:sdtPr>
                <w:sdtContent>
                  <w:ins w:author="Anonymous" w:id="66" w:date="2026-09-22T03:03:20Z">
                    <w:r w:rsidDel="00000000" w:rsidR="00000000" w:rsidRPr="00000000">
                      <w:rPr>
                        <w:rtl w:val="0"/>
                      </w:rPr>
                    </w:r>
                  </w:ins>
                </w:sdtContent>
              </w:sdt>
              <w:ins w:author="Anonymous" w:id="66" w:date="2026-09-22T03:03:20Z">
                <w:bookmarkStart w:colFirst="0" w:colLast="0" w:name="_heading=h.x0clcsqwtpi1" w:id="91"/>
                <w:bookmarkEnd w:id="91"/>
              </w:ins>
            </w:sdtContent>
          </w:sdt>
        </w:p>
      </w:sdtContent>
    </w:sdt>
    <w:sdt>
      <w:sdtPr>
        <w:id w:val="-1201228070"/>
        <w:tag w:val="goog_rdk_1233"/>
      </w:sdtPr>
      <w:sdtContent>
        <w:p w:rsidR="00000000" w:rsidDel="00000000" w:rsidP="00000000" w:rsidRDefault="00000000" w:rsidRPr="00000000" w14:paraId="000001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506923"/>
              <w:tag w:val="goog_rdk_1231"/>
            </w:sdtPr>
            <w:sdtContent>
              <w:ins w:author="Anonymous" w:id="66" w:date="2026-09-22T03:03:20Z"/>
              <w:sdt>
                <w:sdtPr>
                  <w:id w:val="-1560350840"/>
                  <w:tag w:val="goog_rdk_1232"/>
                </w:sdtPr>
                <w:sdtContent>
                  <w:ins w:author="Anonymous" w:id="66" w:date="2026-09-22T03:03:20Z">
                    <w:r w:rsidDel="00000000" w:rsidR="00000000" w:rsidRPr="00000000">
                      <w:rPr>
                        <w:rtl w:val="0"/>
                      </w:rPr>
                    </w:r>
                  </w:ins>
                </w:sdtContent>
              </w:sdt>
              <w:ins w:author="Anonymous" w:id="66" w:date="2026-09-22T03:03:20Z">
                <w:bookmarkStart w:colFirst="0" w:colLast="0" w:name="_heading=h.9v5nxqvrk1v5" w:id="92"/>
                <w:bookmarkEnd w:id="92"/>
              </w:ins>
            </w:sdtContent>
          </w:sdt>
        </w:p>
      </w:sdtContent>
    </w:sdt>
    <w:sdt>
      <w:sdtPr>
        <w:id w:val="1709021284"/>
        <w:tag w:val="goog_rdk_1236"/>
      </w:sdtPr>
      <w:sdtContent>
        <w:p w:rsidR="00000000" w:rsidDel="00000000" w:rsidP="00000000" w:rsidRDefault="00000000" w:rsidRPr="00000000" w14:paraId="000001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9630933"/>
              <w:tag w:val="goog_rdk_1234"/>
            </w:sdtPr>
            <w:sdtContent>
              <w:ins w:author="Anonymous" w:id="66" w:date="2026-09-22T03:03:20Z"/>
              <w:sdt>
                <w:sdtPr>
                  <w:id w:val="179460489"/>
                  <w:tag w:val="goog_rdk_1235"/>
                </w:sdtPr>
                <w:sdtContent>
                  <w:ins w:author="Anonymous" w:id="66" w:date="2026-09-22T03:03:20Z">
                    <w:r w:rsidDel="00000000" w:rsidR="00000000" w:rsidRPr="00000000">
                      <w:rPr>
                        <w:rtl w:val="0"/>
                      </w:rPr>
                    </w:r>
                  </w:ins>
                </w:sdtContent>
              </w:sdt>
              <w:ins w:author="Anonymous" w:id="66" w:date="2026-09-22T03:03:20Z">
                <w:bookmarkStart w:colFirst="0" w:colLast="0" w:name="_heading=h.82ehxfmq462z" w:id="93"/>
                <w:bookmarkEnd w:id="93"/>
              </w:ins>
            </w:sdtContent>
          </w:sdt>
        </w:p>
      </w:sdtContent>
    </w:sdt>
    <w:sdt>
      <w:sdtPr>
        <w:id w:val="270489217"/>
        <w:tag w:val="goog_rdk_1239"/>
      </w:sdtPr>
      <w:sdtContent>
        <w:p w:rsidR="00000000" w:rsidDel="00000000" w:rsidP="00000000" w:rsidRDefault="00000000" w:rsidRPr="00000000" w14:paraId="000001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8599372"/>
              <w:tag w:val="goog_rdk_1237"/>
            </w:sdtPr>
            <w:sdtContent>
              <w:ins w:author="Anonymous" w:id="66" w:date="2026-09-22T03:03:20Z"/>
              <w:sdt>
                <w:sdtPr>
                  <w:id w:val="-372563718"/>
                  <w:tag w:val="goog_rdk_1238"/>
                </w:sdtPr>
                <w:sdtContent>
                  <w:ins w:author="Anonymous" w:id="66" w:date="2026-09-22T03:03:20Z">
                    <w:r w:rsidDel="00000000" w:rsidR="00000000" w:rsidRPr="00000000">
                      <w:rPr>
                        <w:rtl w:val="0"/>
                      </w:rPr>
                    </w:r>
                  </w:ins>
                </w:sdtContent>
              </w:sdt>
              <w:ins w:author="Anonymous" w:id="66" w:date="2026-09-22T03:03:20Z">
                <w:bookmarkStart w:colFirst="0" w:colLast="0" w:name="_heading=h.wkxo8ypi72" w:id="94"/>
                <w:bookmarkEnd w:id="94"/>
              </w:ins>
            </w:sdtContent>
          </w:sdt>
        </w:p>
      </w:sdtContent>
    </w:sdt>
    <w:sdt>
      <w:sdtPr>
        <w:id w:val="1710967893"/>
        <w:tag w:val="goog_rdk_1242"/>
      </w:sdtPr>
      <w:sdtContent>
        <w:p w:rsidR="00000000" w:rsidDel="00000000" w:rsidP="00000000" w:rsidRDefault="00000000" w:rsidRPr="00000000" w14:paraId="000001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6920783"/>
              <w:tag w:val="goog_rdk_1240"/>
            </w:sdtPr>
            <w:sdtContent>
              <w:ins w:author="Anonymous" w:id="66" w:date="2026-09-22T03:03:20Z"/>
              <w:sdt>
                <w:sdtPr>
                  <w:id w:val="1648163088"/>
                  <w:tag w:val="goog_rdk_1241"/>
                </w:sdtPr>
                <w:sdtContent>
                  <w:ins w:author="Anonymous" w:id="66" w:date="2026-09-22T03:03:20Z">
                    <w:r w:rsidDel="00000000" w:rsidR="00000000" w:rsidRPr="00000000">
                      <w:rPr>
                        <w:rtl w:val="0"/>
                      </w:rPr>
                    </w:r>
                  </w:ins>
                </w:sdtContent>
              </w:sdt>
              <w:ins w:author="Anonymous" w:id="66" w:date="2026-09-22T03:03:20Z">
                <w:bookmarkStart w:colFirst="0" w:colLast="0" w:name="_heading=h.xi9y9bswki9r" w:id="95"/>
                <w:bookmarkEnd w:id="95"/>
              </w:ins>
            </w:sdtContent>
          </w:sdt>
        </w:p>
      </w:sdtContent>
    </w:sdt>
    <w:sdt>
      <w:sdtPr>
        <w:id w:val="-1723953305"/>
        <w:tag w:val="goog_rdk_1245"/>
      </w:sdtPr>
      <w:sdtContent>
        <w:p w:rsidR="00000000" w:rsidDel="00000000" w:rsidP="00000000" w:rsidRDefault="00000000" w:rsidRPr="00000000" w14:paraId="000001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9694484"/>
              <w:tag w:val="goog_rdk_1243"/>
            </w:sdtPr>
            <w:sdtContent>
              <w:ins w:author="Anonymous" w:id="66" w:date="2026-09-22T03:03:20Z"/>
              <w:sdt>
                <w:sdtPr>
                  <w:id w:val="654551005"/>
                  <w:tag w:val="goog_rdk_1244"/>
                </w:sdtPr>
                <w:sdtContent>
                  <w:ins w:author="Anonymous" w:id="66" w:date="2026-09-22T03:03:20Z">
                    <w:r w:rsidDel="00000000" w:rsidR="00000000" w:rsidRPr="00000000">
                      <w:rPr>
                        <w:rtl w:val="0"/>
                      </w:rPr>
                    </w:r>
                  </w:ins>
                </w:sdtContent>
              </w:sdt>
              <w:ins w:author="Anonymous" w:id="66" w:date="2026-09-22T03:03:20Z">
                <w:bookmarkStart w:colFirst="0" w:colLast="0" w:name="_heading=h.hubaktegb9sj" w:id="96"/>
                <w:bookmarkEnd w:id="96"/>
              </w:ins>
            </w:sdtContent>
          </w:sdt>
        </w:p>
      </w:sdtContent>
    </w:sdt>
    <w:sdt>
      <w:sdtPr>
        <w:id w:val="-1109741367"/>
        <w:tag w:val="goog_rdk_1248"/>
      </w:sdtPr>
      <w:sdtContent>
        <w:p w:rsidR="00000000" w:rsidDel="00000000" w:rsidP="00000000" w:rsidRDefault="00000000" w:rsidRPr="00000000" w14:paraId="000001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7673268"/>
              <w:tag w:val="goog_rdk_1246"/>
            </w:sdtPr>
            <w:sdtContent>
              <w:ins w:author="Anonymous" w:id="66" w:date="2026-09-22T03:03:20Z"/>
              <w:sdt>
                <w:sdtPr>
                  <w:id w:val="-1399407829"/>
                  <w:tag w:val="goog_rdk_1247"/>
                </w:sdtPr>
                <w:sdtContent>
                  <w:ins w:author="Anonymous" w:id="66" w:date="2026-09-22T03:03:20Z">
                    <w:r w:rsidDel="00000000" w:rsidR="00000000" w:rsidRPr="00000000">
                      <w:rPr>
                        <w:rtl w:val="0"/>
                      </w:rPr>
                    </w:r>
                  </w:ins>
                </w:sdtContent>
              </w:sdt>
              <w:ins w:author="Anonymous" w:id="66" w:date="2026-09-22T03:03:20Z">
                <w:bookmarkStart w:colFirst="0" w:colLast="0" w:name="_heading=h.li6u0t1ne6n" w:id="97"/>
                <w:bookmarkEnd w:id="97"/>
              </w:ins>
            </w:sdtContent>
          </w:sdt>
        </w:p>
      </w:sdtContent>
    </w:sdt>
    <w:sdt>
      <w:sdtPr>
        <w:id w:val="1911819784"/>
        <w:tag w:val="goog_rdk_1251"/>
      </w:sdtPr>
      <w:sdtContent>
        <w:p w:rsidR="00000000" w:rsidDel="00000000" w:rsidP="00000000" w:rsidRDefault="00000000" w:rsidRPr="00000000" w14:paraId="000001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6026154"/>
              <w:tag w:val="goog_rdk_1249"/>
            </w:sdtPr>
            <w:sdtContent>
              <w:ins w:author="Anonymous" w:id="66" w:date="2026-09-22T03:03:20Z"/>
              <w:sdt>
                <w:sdtPr>
                  <w:id w:val="1911280573"/>
                  <w:tag w:val="goog_rdk_1250"/>
                </w:sdtPr>
                <w:sdtContent>
                  <w:ins w:author="Anonymous" w:id="66" w:date="2026-09-22T03:03:20Z">
                    <w:r w:rsidDel="00000000" w:rsidR="00000000" w:rsidRPr="00000000">
                      <w:rPr>
                        <w:rtl w:val="0"/>
                      </w:rPr>
                    </w:r>
                  </w:ins>
                </w:sdtContent>
              </w:sdt>
              <w:ins w:author="Anonymous" w:id="66" w:date="2026-09-22T03:03:20Z">
                <w:bookmarkStart w:colFirst="0" w:colLast="0" w:name="_heading=h.5h9nrrq9rnj6" w:id="98"/>
                <w:bookmarkEnd w:id="98"/>
              </w:ins>
            </w:sdtContent>
          </w:sdt>
        </w:p>
      </w:sdtContent>
    </w:sdt>
    <w:sdt>
      <w:sdtPr>
        <w:id w:val="-1908821581"/>
        <w:tag w:val="goog_rdk_1254"/>
      </w:sdtPr>
      <w:sdtContent>
        <w:p w:rsidR="00000000" w:rsidDel="00000000" w:rsidP="00000000" w:rsidRDefault="00000000" w:rsidRPr="00000000" w14:paraId="000001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106092"/>
              <w:tag w:val="goog_rdk_1252"/>
            </w:sdtPr>
            <w:sdtContent>
              <w:ins w:author="Anonymous" w:id="66" w:date="2026-09-22T03:03:20Z"/>
              <w:sdt>
                <w:sdtPr>
                  <w:id w:val="-817267805"/>
                  <w:tag w:val="goog_rdk_1253"/>
                </w:sdtPr>
                <w:sdtContent>
                  <w:ins w:author="Anonymous" w:id="66" w:date="2026-09-22T03:03:20Z">
                    <w:r w:rsidDel="00000000" w:rsidR="00000000" w:rsidRPr="00000000">
                      <w:rPr>
                        <w:rtl w:val="0"/>
                      </w:rPr>
                    </w:r>
                  </w:ins>
                </w:sdtContent>
              </w:sdt>
              <w:ins w:author="Anonymous" w:id="66" w:date="2026-09-22T03:03:20Z">
                <w:bookmarkStart w:colFirst="0" w:colLast="0" w:name="_heading=h.9z1gydwiqn7" w:id="99"/>
                <w:bookmarkEnd w:id="99"/>
              </w:ins>
            </w:sdtContent>
          </w:sdt>
        </w:p>
      </w:sdtContent>
    </w:sdt>
    <w:sdt>
      <w:sdtPr>
        <w:id w:val="1747501666"/>
        <w:tag w:val="goog_rdk_1257"/>
      </w:sdtPr>
      <w:sdtContent>
        <w:p w:rsidR="00000000" w:rsidDel="00000000" w:rsidP="00000000" w:rsidRDefault="00000000" w:rsidRPr="00000000" w14:paraId="000001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0609278"/>
              <w:tag w:val="goog_rdk_1255"/>
            </w:sdtPr>
            <w:sdtContent>
              <w:ins w:author="Anonymous" w:id="66" w:date="2026-09-22T03:03:20Z"/>
              <w:sdt>
                <w:sdtPr>
                  <w:id w:val="1584173363"/>
                  <w:tag w:val="goog_rdk_1256"/>
                </w:sdtPr>
                <w:sdtContent>
                  <w:ins w:author="Anonymous" w:id="66" w:date="2026-09-22T03:03:20Z">
                    <w:r w:rsidDel="00000000" w:rsidR="00000000" w:rsidRPr="00000000">
                      <w:rPr>
                        <w:rtl w:val="0"/>
                      </w:rPr>
                    </w:r>
                  </w:ins>
                </w:sdtContent>
              </w:sdt>
              <w:ins w:author="Anonymous" w:id="66" w:date="2026-09-22T03:03:20Z">
                <w:bookmarkStart w:colFirst="0" w:colLast="0" w:name="_heading=h.rwa77tx3dw8d" w:id="100"/>
                <w:bookmarkEnd w:id="100"/>
              </w:ins>
            </w:sdtContent>
          </w:sdt>
        </w:p>
      </w:sdtContent>
    </w:sdt>
    <w:sdt>
      <w:sdtPr>
        <w:id w:val="35489060"/>
        <w:tag w:val="goog_rdk_1260"/>
      </w:sdtPr>
      <w:sdtContent>
        <w:p w:rsidR="00000000" w:rsidDel="00000000" w:rsidP="00000000" w:rsidRDefault="00000000" w:rsidRPr="00000000" w14:paraId="000001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3486807"/>
              <w:tag w:val="goog_rdk_1258"/>
            </w:sdtPr>
            <w:sdtContent>
              <w:ins w:author="Anonymous" w:id="66" w:date="2026-09-22T03:03:20Z"/>
              <w:sdt>
                <w:sdtPr>
                  <w:id w:val="1036139798"/>
                  <w:tag w:val="goog_rdk_1259"/>
                </w:sdtPr>
                <w:sdtContent>
                  <w:ins w:author="Anonymous" w:id="66" w:date="2026-09-22T03:03:20Z">
                    <w:r w:rsidDel="00000000" w:rsidR="00000000" w:rsidRPr="00000000">
                      <w:rPr>
                        <w:rtl w:val="0"/>
                      </w:rPr>
                    </w:r>
                  </w:ins>
                </w:sdtContent>
              </w:sdt>
              <w:ins w:author="Anonymous" w:id="66" w:date="2026-09-22T03:03:20Z">
                <w:bookmarkStart w:colFirst="0" w:colLast="0" w:name="_heading=h.kxcpv2kkoglp" w:id="101"/>
                <w:bookmarkEnd w:id="101"/>
              </w:ins>
            </w:sdtContent>
          </w:sdt>
        </w:p>
      </w:sdtContent>
    </w:sdt>
    <w:sdt>
      <w:sdtPr>
        <w:id w:val="1599335747"/>
        <w:tag w:val="goog_rdk_1263"/>
      </w:sdtPr>
      <w:sdtContent>
        <w:p w:rsidR="00000000" w:rsidDel="00000000" w:rsidP="00000000" w:rsidRDefault="00000000" w:rsidRPr="00000000" w14:paraId="000001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4990234"/>
              <w:tag w:val="goog_rdk_1261"/>
            </w:sdtPr>
            <w:sdtContent>
              <w:ins w:author="Anonymous" w:id="66" w:date="2026-09-22T03:03:20Z"/>
              <w:sdt>
                <w:sdtPr>
                  <w:id w:val="649624609"/>
                  <w:tag w:val="goog_rdk_1262"/>
                </w:sdtPr>
                <w:sdtContent>
                  <w:ins w:author="Anonymous" w:id="66" w:date="2026-09-22T03:03:20Z">
                    <w:r w:rsidDel="00000000" w:rsidR="00000000" w:rsidRPr="00000000">
                      <w:rPr>
                        <w:rtl w:val="0"/>
                      </w:rPr>
                    </w:r>
                  </w:ins>
                </w:sdtContent>
              </w:sdt>
              <w:ins w:author="Anonymous" w:id="66" w:date="2026-09-22T03:03:20Z">
                <w:bookmarkStart w:colFirst="0" w:colLast="0" w:name="_heading=h.miioos2h5ubj" w:id="102"/>
                <w:bookmarkEnd w:id="102"/>
              </w:ins>
            </w:sdtContent>
          </w:sdt>
        </w:p>
      </w:sdtContent>
    </w:sdt>
    <w:sdt>
      <w:sdtPr>
        <w:id w:val="339328032"/>
        <w:tag w:val="goog_rdk_1266"/>
      </w:sdtPr>
      <w:sdtContent>
        <w:p w:rsidR="00000000" w:rsidDel="00000000" w:rsidP="00000000" w:rsidRDefault="00000000" w:rsidRPr="00000000" w14:paraId="000001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2122730"/>
              <w:tag w:val="goog_rdk_1264"/>
            </w:sdtPr>
            <w:sdtContent>
              <w:ins w:author="Anonymous" w:id="66" w:date="2026-09-22T03:03:20Z"/>
              <w:sdt>
                <w:sdtPr>
                  <w:id w:val="-1922615330"/>
                  <w:tag w:val="goog_rdk_1265"/>
                </w:sdtPr>
                <w:sdtContent>
                  <w:ins w:author="Anonymous" w:id="66" w:date="2026-09-22T03:03:20Z">
                    <w:r w:rsidDel="00000000" w:rsidR="00000000" w:rsidRPr="00000000">
                      <w:rPr>
                        <w:rtl w:val="0"/>
                      </w:rPr>
                    </w:r>
                  </w:ins>
                </w:sdtContent>
              </w:sdt>
              <w:ins w:author="Anonymous" w:id="66" w:date="2026-09-22T03:03:20Z">
                <w:bookmarkStart w:colFirst="0" w:colLast="0" w:name="_heading=h.mgyimer7vug6" w:id="103"/>
                <w:bookmarkEnd w:id="103"/>
              </w:ins>
            </w:sdtContent>
          </w:sdt>
        </w:p>
      </w:sdtContent>
    </w:sdt>
    <w:sdt>
      <w:sdtPr>
        <w:id w:val="364130962"/>
        <w:tag w:val="goog_rdk_1269"/>
      </w:sdtPr>
      <w:sdtContent>
        <w:p w:rsidR="00000000" w:rsidDel="00000000" w:rsidP="00000000" w:rsidRDefault="00000000" w:rsidRPr="00000000" w14:paraId="000001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3303665"/>
              <w:tag w:val="goog_rdk_1267"/>
            </w:sdtPr>
            <w:sdtContent>
              <w:ins w:author="Anonymous" w:id="66" w:date="2026-09-22T03:03:20Z"/>
              <w:sdt>
                <w:sdtPr>
                  <w:id w:val="-971772372"/>
                  <w:tag w:val="goog_rdk_1268"/>
                </w:sdtPr>
                <w:sdtContent>
                  <w:ins w:author="Anonymous" w:id="66" w:date="2026-09-22T03:03:20Z">
                    <w:r w:rsidDel="00000000" w:rsidR="00000000" w:rsidRPr="00000000">
                      <w:rPr>
                        <w:rtl w:val="0"/>
                      </w:rPr>
                    </w:r>
                  </w:ins>
                </w:sdtContent>
              </w:sdt>
              <w:ins w:author="Anonymous" w:id="66" w:date="2026-09-22T03:03:20Z">
                <w:bookmarkStart w:colFirst="0" w:colLast="0" w:name="_heading=h.bgbtu0bhnrye" w:id="104"/>
                <w:bookmarkEnd w:id="104"/>
              </w:ins>
            </w:sdtContent>
          </w:sdt>
        </w:p>
      </w:sdtContent>
    </w:sdt>
    <w:sdt>
      <w:sdtPr>
        <w:id w:val="-1136963208"/>
        <w:tag w:val="goog_rdk_1272"/>
      </w:sdtPr>
      <w:sdtContent>
        <w:p w:rsidR="00000000" w:rsidDel="00000000" w:rsidP="00000000" w:rsidRDefault="00000000" w:rsidRPr="00000000" w14:paraId="000001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0394400"/>
              <w:tag w:val="goog_rdk_1270"/>
            </w:sdtPr>
            <w:sdtContent>
              <w:ins w:author="Anonymous" w:id="66" w:date="2026-09-22T03:03:20Z"/>
              <w:sdt>
                <w:sdtPr>
                  <w:id w:val="2068966106"/>
                  <w:tag w:val="goog_rdk_1271"/>
                </w:sdtPr>
                <w:sdtContent>
                  <w:ins w:author="Anonymous" w:id="66" w:date="2026-09-22T03:03:20Z">
                    <w:r w:rsidDel="00000000" w:rsidR="00000000" w:rsidRPr="00000000">
                      <w:rPr>
                        <w:rtl w:val="0"/>
                      </w:rPr>
                    </w:r>
                  </w:ins>
                </w:sdtContent>
              </w:sdt>
              <w:ins w:author="Anonymous" w:id="66" w:date="2026-09-22T03:03:20Z">
                <w:bookmarkStart w:colFirst="0" w:colLast="0" w:name="_heading=h.bl0b8h4wlosy" w:id="105"/>
                <w:bookmarkEnd w:id="105"/>
              </w:ins>
            </w:sdtContent>
          </w:sdt>
        </w:p>
      </w:sdtContent>
    </w:sdt>
    <w:sdt>
      <w:sdtPr>
        <w:id w:val="-370366259"/>
        <w:tag w:val="goog_rdk_1275"/>
      </w:sdtPr>
      <w:sdtContent>
        <w:p w:rsidR="00000000" w:rsidDel="00000000" w:rsidP="00000000" w:rsidRDefault="00000000" w:rsidRPr="00000000" w14:paraId="000001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7126199"/>
              <w:tag w:val="goog_rdk_1273"/>
            </w:sdtPr>
            <w:sdtContent>
              <w:ins w:author="Anonymous" w:id="66" w:date="2026-09-22T03:03:20Z"/>
              <w:sdt>
                <w:sdtPr>
                  <w:id w:val="-1782509789"/>
                  <w:tag w:val="goog_rdk_1274"/>
                </w:sdtPr>
                <w:sdtContent>
                  <w:ins w:author="Anonymous" w:id="66" w:date="2026-09-22T03:03:20Z">
                    <w:r w:rsidDel="00000000" w:rsidR="00000000" w:rsidRPr="00000000">
                      <w:rPr>
                        <w:rtl w:val="0"/>
                      </w:rPr>
                    </w:r>
                  </w:ins>
                </w:sdtContent>
              </w:sdt>
              <w:ins w:author="Anonymous" w:id="66" w:date="2026-09-22T03:03:20Z">
                <w:bookmarkStart w:colFirst="0" w:colLast="0" w:name="_heading=h.4jxsf6dbp852" w:id="106"/>
                <w:bookmarkEnd w:id="106"/>
              </w:ins>
            </w:sdtContent>
          </w:sdt>
        </w:p>
      </w:sdtContent>
    </w:sdt>
    <w:sdt>
      <w:sdtPr>
        <w:id w:val="1157085751"/>
        <w:tag w:val="goog_rdk_1278"/>
      </w:sdtPr>
      <w:sdtContent>
        <w:p w:rsidR="00000000" w:rsidDel="00000000" w:rsidP="00000000" w:rsidRDefault="00000000" w:rsidRPr="00000000" w14:paraId="000001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2152082"/>
              <w:tag w:val="goog_rdk_1276"/>
            </w:sdtPr>
            <w:sdtContent>
              <w:ins w:author="Anonymous" w:id="66" w:date="2026-09-22T03:03:20Z"/>
              <w:sdt>
                <w:sdtPr>
                  <w:id w:val="346893086"/>
                  <w:tag w:val="goog_rdk_1277"/>
                </w:sdtPr>
                <w:sdtContent>
                  <w:ins w:author="Anonymous" w:id="66" w:date="2026-09-22T03:03:20Z">
                    <w:r w:rsidDel="00000000" w:rsidR="00000000" w:rsidRPr="00000000">
                      <w:rPr>
                        <w:rtl w:val="0"/>
                      </w:rPr>
                    </w:r>
                  </w:ins>
                </w:sdtContent>
              </w:sdt>
              <w:ins w:author="Anonymous" w:id="66" w:date="2026-09-22T03:03:20Z">
                <w:bookmarkStart w:colFirst="0" w:colLast="0" w:name="_heading=h.h0fuakjtrs4p" w:id="107"/>
                <w:bookmarkEnd w:id="107"/>
              </w:ins>
            </w:sdtContent>
          </w:sdt>
        </w:p>
      </w:sdtContent>
    </w:sdt>
    <w:sdt>
      <w:sdtPr>
        <w:id w:val="-2113542212"/>
        <w:tag w:val="goog_rdk_1281"/>
      </w:sdtPr>
      <w:sdtContent>
        <w:p w:rsidR="00000000" w:rsidDel="00000000" w:rsidP="00000000" w:rsidRDefault="00000000" w:rsidRPr="00000000" w14:paraId="000001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0811366"/>
              <w:tag w:val="goog_rdk_1279"/>
            </w:sdtPr>
            <w:sdtContent>
              <w:ins w:author="Anonymous" w:id="66" w:date="2026-09-22T03:03:20Z"/>
              <w:sdt>
                <w:sdtPr>
                  <w:id w:val="1024451930"/>
                  <w:tag w:val="goog_rdk_1280"/>
                </w:sdtPr>
                <w:sdtContent>
                  <w:ins w:author="Anonymous" w:id="66" w:date="2026-09-22T03:03:20Z">
                    <w:r w:rsidDel="00000000" w:rsidR="00000000" w:rsidRPr="00000000">
                      <w:rPr>
                        <w:rtl w:val="0"/>
                      </w:rPr>
                    </w:r>
                  </w:ins>
                </w:sdtContent>
              </w:sdt>
              <w:ins w:author="Anonymous" w:id="66" w:date="2026-09-22T03:03:20Z">
                <w:bookmarkStart w:colFirst="0" w:colLast="0" w:name="_heading=h.502q8iipzwoa" w:id="108"/>
                <w:bookmarkEnd w:id="108"/>
              </w:ins>
            </w:sdtContent>
          </w:sdt>
        </w:p>
      </w:sdtContent>
    </w:sdt>
    <w:sdt>
      <w:sdtPr>
        <w:id w:val="-864029303"/>
        <w:tag w:val="goog_rdk_1284"/>
      </w:sdtPr>
      <w:sdtContent>
        <w:p w:rsidR="00000000" w:rsidDel="00000000" w:rsidP="00000000" w:rsidRDefault="00000000" w:rsidRPr="00000000" w14:paraId="000001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740826"/>
              <w:tag w:val="goog_rdk_1282"/>
            </w:sdtPr>
            <w:sdtContent>
              <w:ins w:author="Anonymous" w:id="66" w:date="2026-09-22T03:03:20Z"/>
              <w:sdt>
                <w:sdtPr>
                  <w:id w:val="-222874576"/>
                  <w:tag w:val="goog_rdk_1283"/>
                </w:sdtPr>
                <w:sdtContent>
                  <w:ins w:author="Anonymous" w:id="66" w:date="2026-09-22T03:03:20Z">
                    <w:r w:rsidDel="00000000" w:rsidR="00000000" w:rsidRPr="00000000">
                      <w:rPr>
                        <w:rtl w:val="0"/>
                      </w:rPr>
                    </w:r>
                  </w:ins>
                </w:sdtContent>
              </w:sdt>
              <w:ins w:author="Anonymous" w:id="66" w:date="2026-09-22T03:03:20Z">
                <w:bookmarkStart w:colFirst="0" w:colLast="0" w:name="_heading=h.70y3kh9ysql9" w:id="109"/>
                <w:bookmarkEnd w:id="109"/>
              </w:ins>
            </w:sdtContent>
          </w:sdt>
        </w:p>
      </w:sdtContent>
    </w:sdt>
    <w:sdt>
      <w:sdtPr>
        <w:id w:val="1959991773"/>
        <w:tag w:val="goog_rdk_1287"/>
      </w:sdtPr>
      <w:sdtContent>
        <w:p w:rsidR="00000000" w:rsidDel="00000000" w:rsidP="00000000" w:rsidRDefault="00000000" w:rsidRPr="00000000" w14:paraId="000001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2801514"/>
              <w:tag w:val="goog_rdk_1285"/>
            </w:sdtPr>
            <w:sdtContent>
              <w:ins w:author="Anonymous" w:id="66" w:date="2026-09-22T03:03:20Z"/>
              <w:sdt>
                <w:sdtPr>
                  <w:id w:val="93480199"/>
                  <w:tag w:val="goog_rdk_1286"/>
                </w:sdtPr>
                <w:sdtContent>
                  <w:ins w:author="Anonymous" w:id="66" w:date="2026-09-22T03:03:20Z">
                    <w:r w:rsidDel="00000000" w:rsidR="00000000" w:rsidRPr="00000000">
                      <w:rPr>
                        <w:rtl w:val="0"/>
                      </w:rPr>
                    </w:r>
                  </w:ins>
                </w:sdtContent>
              </w:sdt>
              <w:ins w:author="Anonymous" w:id="66" w:date="2026-09-22T03:03:20Z">
                <w:bookmarkStart w:colFirst="0" w:colLast="0" w:name="_heading=h.bardyhhz9hf9" w:id="110"/>
                <w:bookmarkEnd w:id="110"/>
              </w:ins>
            </w:sdtContent>
          </w:sdt>
        </w:p>
      </w:sdtContent>
    </w:sdt>
    <w:sdt>
      <w:sdtPr>
        <w:id w:val="790076763"/>
        <w:tag w:val="goog_rdk_1290"/>
      </w:sdtPr>
      <w:sdtContent>
        <w:p w:rsidR="00000000" w:rsidDel="00000000" w:rsidP="00000000" w:rsidRDefault="00000000" w:rsidRPr="00000000" w14:paraId="000001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7214489"/>
              <w:tag w:val="goog_rdk_1288"/>
            </w:sdtPr>
            <w:sdtContent>
              <w:ins w:author="Anonymous" w:id="66" w:date="2026-09-22T03:03:20Z"/>
              <w:sdt>
                <w:sdtPr>
                  <w:id w:val="-1150830795"/>
                  <w:tag w:val="goog_rdk_1289"/>
                </w:sdtPr>
                <w:sdtContent>
                  <w:ins w:author="Anonymous" w:id="66" w:date="2026-09-22T03:03:20Z">
                    <w:r w:rsidDel="00000000" w:rsidR="00000000" w:rsidRPr="00000000">
                      <w:rPr>
                        <w:rtl w:val="0"/>
                      </w:rPr>
                    </w:r>
                  </w:ins>
                </w:sdtContent>
              </w:sdt>
              <w:ins w:author="Anonymous" w:id="66" w:date="2026-09-22T03:03:20Z">
                <w:bookmarkStart w:colFirst="0" w:colLast="0" w:name="_heading=h.fsz9rf64d1ql" w:id="111"/>
                <w:bookmarkEnd w:id="111"/>
              </w:ins>
            </w:sdtContent>
          </w:sdt>
        </w:p>
      </w:sdtContent>
    </w:sdt>
    <w:sdt>
      <w:sdtPr>
        <w:id w:val="1455098911"/>
        <w:tag w:val="goog_rdk_1293"/>
      </w:sdtPr>
      <w:sdtContent>
        <w:p w:rsidR="00000000" w:rsidDel="00000000" w:rsidP="00000000" w:rsidRDefault="00000000" w:rsidRPr="00000000" w14:paraId="000001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5530711"/>
              <w:tag w:val="goog_rdk_1291"/>
            </w:sdtPr>
            <w:sdtContent>
              <w:ins w:author="Anonymous" w:id="66" w:date="2026-09-22T03:03:20Z"/>
              <w:sdt>
                <w:sdtPr>
                  <w:id w:val="-462126736"/>
                  <w:tag w:val="goog_rdk_1292"/>
                </w:sdtPr>
                <w:sdtContent>
                  <w:ins w:author="Anonymous" w:id="66" w:date="2026-09-22T03:03:20Z">
                    <w:r w:rsidDel="00000000" w:rsidR="00000000" w:rsidRPr="00000000">
                      <w:rPr>
                        <w:rtl w:val="0"/>
                      </w:rPr>
                    </w:r>
                  </w:ins>
                </w:sdtContent>
              </w:sdt>
              <w:ins w:author="Anonymous" w:id="66" w:date="2026-09-22T03:03:20Z">
                <w:bookmarkStart w:colFirst="0" w:colLast="0" w:name="_heading=h.au20ykwawwyi" w:id="112"/>
                <w:bookmarkEnd w:id="112"/>
              </w:ins>
            </w:sdtContent>
          </w:sdt>
        </w:p>
      </w:sdtContent>
    </w:sdt>
    <w:sdt>
      <w:sdtPr>
        <w:id w:val="-569379410"/>
        <w:tag w:val="goog_rdk_1296"/>
      </w:sdtPr>
      <w:sdtContent>
        <w:p w:rsidR="00000000" w:rsidDel="00000000" w:rsidP="00000000" w:rsidRDefault="00000000" w:rsidRPr="00000000" w14:paraId="000001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4769244"/>
              <w:tag w:val="goog_rdk_1294"/>
            </w:sdtPr>
            <w:sdtContent>
              <w:ins w:author="Anonymous" w:id="66" w:date="2026-09-22T03:03:20Z"/>
              <w:sdt>
                <w:sdtPr>
                  <w:id w:val="1471802453"/>
                  <w:tag w:val="goog_rdk_1295"/>
                </w:sdtPr>
                <w:sdtContent>
                  <w:ins w:author="Anonymous" w:id="66" w:date="2026-09-22T03:03:20Z">
                    <w:r w:rsidDel="00000000" w:rsidR="00000000" w:rsidRPr="00000000">
                      <w:rPr>
                        <w:rtl w:val="0"/>
                      </w:rPr>
                    </w:r>
                  </w:ins>
                </w:sdtContent>
              </w:sdt>
              <w:ins w:author="Anonymous" w:id="66" w:date="2026-09-22T03:03:20Z">
                <w:bookmarkStart w:colFirst="0" w:colLast="0" w:name="_heading=h.w5lmhdfgzvem" w:id="113"/>
                <w:bookmarkEnd w:id="113"/>
              </w:ins>
            </w:sdtContent>
          </w:sdt>
        </w:p>
      </w:sdtContent>
    </w:sdt>
    <w:sdt>
      <w:sdtPr>
        <w:id w:val="-890946117"/>
        <w:tag w:val="goog_rdk_1299"/>
      </w:sdtPr>
      <w:sdtContent>
        <w:p w:rsidR="00000000" w:rsidDel="00000000" w:rsidP="00000000" w:rsidRDefault="00000000" w:rsidRPr="00000000" w14:paraId="000001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2245877"/>
              <w:tag w:val="goog_rdk_1297"/>
            </w:sdtPr>
            <w:sdtContent>
              <w:ins w:author="Anonymous" w:id="66" w:date="2026-09-22T03:03:20Z"/>
              <w:sdt>
                <w:sdtPr>
                  <w:id w:val="-906478927"/>
                  <w:tag w:val="goog_rdk_1298"/>
                </w:sdtPr>
                <w:sdtContent>
                  <w:ins w:author="Anonymous" w:id="66" w:date="2026-09-22T03:03:20Z">
                    <w:r w:rsidDel="00000000" w:rsidR="00000000" w:rsidRPr="00000000">
                      <w:rPr>
                        <w:rtl w:val="0"/>
                      </w:rPr>
                    </w:r>
                  </w:ins>
                </w:sdtContent>
              </w:sdt>
              <w:ins w:author="Anonymous" w:id="66" w:date="2026-09-22T03:03:20Z">
                <w:bookmarkStart w:colFirst="0" w:colLast="0" w:name="_heading=h.5jfkgnl9c79n" w:id="114"/>
                <w:bookmarkEnd w:id="114"/>
              </w:ins>
            </w:sdtContent>
          </w:sdt>
        </w:p>
      </w:sdtContent>
    </w:sdt>
    <w:sdt>
      <w:sdtPr>
        <w:id w:val="1669790823"/>
        <w:tag w:val="goog_rdk_1302"/>
      </w:sdtPr>
      <w:sdtContent>
        <w:p w:rsidR="00000000" w:rsidDel="00000000" w:rsidP="00000000" w:rsidRDefault="00000000" w:rsidRPr="00000000" w14:paraId="000001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1293146"/>
              <w:tag w:val="goog_rdk_1300"/>
            </w:sdtPr>
            <w:sdtContent>
              <w:ins w:author="Anonymous" w:id="66" w:date="2026-09-22T03:03:20Z"/>
              <w:sdt>
                <w:sdtPr>
                  <w:id w:val="-1868914348"/>
                  <w:tag w:val="goog_rdk_1301"/>
                </w:sdtPr>
                <w:sdtContent>
                  <w:ins w:author="Anonymous" w:id="66" w:date="2026-09-22T03:03:20Z">
                    <w:r w:rsidDel="00000000" w:rsidR="00000000" w:rsidRPr="00000000">
                      <w:rPr>
                        <w:rtl w:val="0"/>
                      </w:rPr>
                    </w:r>
                  </w:ins>
                </w:sdtContent>
              </w:sdt>
              <w:ins w:author="Anonymous" w:id="66" w:date="2026-09-22T03:03:20Z">
                <w:bookmarkStart w:colFirst="0" w:colLast="0" w:name="_heading=h.9q0f5ae05jj2" w:id="115"/>
                <w:bookmarkEnd w:id="115"/>
              </w:ins>
            </w:sdtContent>
          </w:sdt>
        </w:p>
      </w:sdtContent>
    </w:sdt>
    <w:sdt>
      <w:sdtPr>
        <w:id w:val="2043342713"/>
        <w:tag w:val="goog_rdk_1305"/>
      </w:sdtPr>
      <w:sdtContent>
        <w:p w:rsidR="00000000" w:rsidDel="00000000" w:rsidP="00000000" w:rsidRDefault="00000000" w:rsidRPr="00000000" w14:paraId="000001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8234984"/>
              <w:tag w:val="goog_rdk_1303"/>
            </w:sdtPr>
            <w:sdtContent>
              <w:ins w:author="Anonymous" w:id="66" w:date="2026-09-22T03:03:20Z"/>
              <w:sdt>
                <w:sdtPr>
                  <w:id w:val="135639117"/>
                  <w:tag w:val="goog_rdk_1304"/>
                </w:sdtPr>
                <w:sdtContent>
                  <w:ins w:author="Anonymous" w:id="66" w:date="2026-09-22T03:03:20Z">
                    <w:r w:rsidDel="00000000" w:rsidR="00000000" w:rsidRPr="00000000">
                      <w:rPr>
                        <w:rtl w:val="0"/>
                      </w:rPr>
                    </w:r>
                  </w:ins>
                </w:sdtContent>
              </w:sdt>
              <w:ins w:author="Anonymous" w:id="66" w:date="2026-09-22T03:03:20Z">
                <w:bookmarkStart w:colFirst="0" w:colLast="0" w:name="_heading=h.ws0814kvyqai" w:id="116"/>
                <w:bookmarkEnd w:id="116"/>
              </w:ins>
            </w:sdtContent>
          </w:sdt>
        </w:p>
      </w:sdtContent>
    </w:sdt>
    <w:sdt>
      <w:sdtPr>
        <w:id w:val="-1811252742"/>
        <w:tag w:val="goog_rdk_1308"/>
      </w:sdtPr>
      <w:sdtContent>
        <w:p w:rsidR="00000000" w:rsidDel="00000000" w:rsidP="00000000" w:rsidRDefault="00000000" w:rsidRPr="00000000" w14:paraId="000001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1908801"/>
              <w:tag w:val="goog_rdk_1306"/>
            </w:sdtPr>
            <w:sdtContent>
              <w:ins w:author="Anonymous" w:id="66" w:date="2026-09-22T03:03:20Z"/>
              <w:sdt>
                <w:sdtPr>
                  <w:id w:val="58346191"/>
                  <w:tag w:val="goog_rdk_1307"/>
                </w:sdtPr>
                <w:sdtContent>
                  <w:ins w:author="Anonymous" w:id="66" w:date="2026-09-22T03:03:20Z">
                    <w:r w:rsidDel="00000000" w:rsidR="00000000" w:rsidRPr="00000000">
                      <w:rPr>
                        <w:rtl w:val="0"/>
                      </w:rPr>
                    </w:r>
                  </w:ins>
                </w:sdtContent>
              </w:sdt>
              <w:ins w:author="Anonymous" w:id="66" w:date="2026-09-22T03:03:20Z">
                <w:bookmarkStart w:colFirst="0" w:colLast="0" w:name="_heading=h.ta5sx4xgm2hc" w:id="117"/>
                <w:bookmarkEnd w:id="117"/>
              </w:ins>
            </w:sdtContent>
          </w:sdt>
        </w:p>
      </w:sdtContent>
    </w:sdt>
    <w:sdt>
      <w:sdtPr>
        <w:id w:val="237778150"/>
        <w:tag w:val="goog_rdk_1311"/>
      </w:sdtPr>
      <w:sdtContent>
        <w:p w:rsidR="00000000" w:rsidDel="00000000" w:rsidP="00000000" w:rsidRDefault="00000000" w:rsidRPr="00000000" w14:paraId="000001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2104188"/>
              <w:tag w:val="goog_rdk_1309"/>
            </w:sdtPr>
            <w:sdtContent>
              <w:ins w:author="Anonymous" w:id="66" w:date="2026-09-22T03:03:20Z"/>
              <w:sdt>
                <w:sdtPr>
                  <w:id w:val="-515952609"/>
                  <w:tag w:val="goog_rdk_1310"/>
                </w:sdtPr>
                <w:sdtContent>
                  <w:ins w:author="Anonymous" w:id="66" w:date="2026-09-22T03:03:20Z">
                    <w:r w:rsidDel="00000000" w:rsidR="00000000" w:rsidRPr="00000000">
                      <w:rPr>
                        <w:rtl w:val="0"/>
                      </w:rPr>
                    </w:r>
                  </w:ins>
                </w:sdtContent>
              </w:sdt>
              <w:ins w:author="Anonymous" w:id="66" w:date="2026-09-22T03:03:20Z">
                <w:bookmarkStart w:colFirst="0" w:colLast="0" w:name="_heading=h.xv388jy7id3x" w:id="118"/>
                <w:bookmarkEnd w:id="118"/>
              </w:ins>
            </w:sdtContent>
          </w:sdt>
        </w:p>
      </w:sdtContent>
    </w:sdt>
    <w:sdt>
      <w:sdtPr>
        <w:id w:val="-1356918638"/>
        <w:tag w:val="goog_rdk_1314"/>
      </w:sdtPr>
      <w:sdtContent>
        <w:p w:rsidR="00000000" w:rsidDel="00000000" w:rsidP="00000000" w:rsidRDefault="00000000" w:rsidRPr="00000000" w14:paraId="000001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2639873"/>
              <w:tag w:val="goog_rdk_1312"/>
            </w:sdtPr>
            <w:sdtContent>
              <w:ins w:author="Anonymous" w:id="66" w:date="2026-09-22T03:03:20Z"/>
              <w:sdt>
                <w:sdtPr>
                  <w:id w:val="-1618799752"/>
                  <w:tag w:val="goog_rdk_1313"/>
                </w:sdtPr>
                <w:sdtContent>
                  <w:ins w:author="Anonymous" w:id="66" w:date="2026-09-22T03:03:20Z">
                    <w:r w:rsidDel="00000000" w:rsidR="00000000" w:rsidRPr="00000000">
                      <w:rPr>
                        <w:rtl w:val="0"/>
                      </w:rPr>
                    </w:r>
                  </w:ins>
                </w:sdtContent>
              </w:sdt>
              <w:ins w:author="Anonymous" w:id="66" w:date="2026-09-22T03:03:20Z">
                <w:bookmarkStart w:colFirst="0" w:colLast="0" w:name="_heading=h.kf71b4ocssb9" w:id="119"/>
                <w:bookmarkEnd w:id="119"/>
              </w:ins>
            </w:sdtContent>
          </w:sdt>
        </w:p>
      </w:sdtContent>
    </w:sdt>
    <w:sdt>
      <w:sdtPr>
        <w:id w:val="-1721170909"/>
        <w:tag w:val="goog_rdk_1317"/>
      </w:sdtPr>
      <w:sdtContent>
        <w:p w:rsidR="00000000" w:rsidDel="00000000" w:rsidP="00000000" w:rsidRDefault="00000000" w:rsidRPr="00000000" w14:paraId="000001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9702864"/>
              <w:tag w:val="goog_rdk_1315"/>
            </w:sdtPr>
            <w:sdtContent>
              <w:ins w:author="Anonymous" w:id="66" w:date="2026-09-22T03:03:20Z"/>
              <w:sdt>
                <w:sdtPr>
                  <w:id w:val="-1874246281"/>
                  <w:tag w:val="goog_rdk_1316"/>
                </w:sdtPr>
                <w:sdtContent>
                  <w:ins w:author="Anonymous" w:id="66" w:date="2026-09-22T03:03:20Z">
                    <w:r w:rsidDel="00000000" w:rsidR="00000000" w:rsidRPr="00000000">
                      <w:rPr>
                        <w:rtl w:val="0"/>
                      </w:rPr>
                    </w:r>
                  </w:ins>
                </w:sdtContent>
              </w:sdt>
              <w:ins w:author="Anonymous" w:id="66" w:date="2026-09-22T03:03:20Z">
                <w:bookmarkStart w:colFirst="0" w:colLast="0" w:name="_heading=h.rat31g39xga5" w:id="120"/>
                <w:bookmarkEnd w:id="120"/>
              </w:ins>
            </w:sdtContent>
          </w:sdt>
        </w:p>
      </w:sdtContent>
    </w:sdt>
    <w:sdt>
      <w:sdtPr>
        <w:id w:val="-273986051"/>
        <w:tag w:val="goog_rdk_1320"/>
      </w:sdtPr>
      <w:sdtContent>
        <w:p w:rsidR="00000000" w:rsidDel="00000000" w:rsidP="00000000" w:rsidRDefault="00000000" w:rsidRPr="00000000" w14:paraId="000001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3195664"/>
              <w:tag w:val="goog_rdk_1318"/>
            </w:sdtPr>
            <w:sdtContent>
              <w:ins w:author="Anonymous" w:id="66" w:date="2026-09-22T03:03:20Z"/>
              <w:sdt>
                <w:sdtPr>
                  <w:id w:val="477293459"/>
                  <w:tag w:val="goog_rdk_1319"/>
                </w:sdtPr>
                <w:sdtContent>
                  <w:ins w:author="Anonymous" w:id="66" w:date="2026-09-22T03:03:20Z">
                    <w:r w:rsidDel="00000000" w:rsidR="00000000" w:rsidRPr="00000000">
                      <w:rPr>
                        <w:rtl w:val="0"/>
                      </w:rPr>
                    </w:r>
                  </w:ins>
                </w:sdtContent>
              </w:sdt>
              <w:ins w:author="Anonymous" w:id="66" w:date="2026-09-22T03:03:20Z">
                <w:bookmarkStart w:colFirst="0" w:colLast="0" w:name="_heading=h.v6ia7y88jhkz" w:id="121"/>
                <w:bookmarkEnd w:id="121"/>
              </w:ins>
            </w:sdtContent>
          </w:sdt>
        </w:p>
      </w:sdtContent>
    </w:sdt>
    <w:sdt>
      <w:sdtPr>
        <w:id w:val="4080867"/>
        <w:tag w:val="goog_rdk_1323"/>
      </w:sdtPr>
      <w:sdtContent>
        <w:p w:rsidR="00000000" w:rsidDel="00000000" w:rsidP="00000000" w:rsidRDefault="00000000" w:rsidRPr="00000000" w14:paraId="000001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6709855"/>
              <w:tag w:val="goog_rdk_1321"/>
            </w:sdtPr>
            <w:sdtContent>
              <w:ins w:author="Anonymous" w:id="66" w:date="2026-09-22T03:03:20Z"/>
              <w:sdt>
                <w:sdtPr>
                  <w:id w:val="1517734448"/>
                  <w:tag w:val="goog_rdk_1322"/>
                </w:sdtPr>
                <w:sdtContent>
                  <w:ins w:author="Anonymous" w:id="66" w:date="2026-09-22T03:03:20Z">
                    <w:r w:rsidDel="00000000" w:rsidR="00000000" w:rsidRPr="00000000">
                      <w:rPr>
                        <w:rtl w:val="0"/>
                      </w:rPr>
                    </w:r>
                  </w:ins>
                </w:sdtContent>
              </w:sdt>
              <w:ins w:author="Anonymous" w:id="66" w:date="2026-09-22T03:03:20Z">
                <w:bookmarkStart w:colFirst="0" w:colLast="0" w:name="_heading=h.t7fboiy0jxaf" w:id="122"/>
                <w:bookmarkEnd w:id="122"/>
              </w:ins>
            </w:sdtContent>
          </w:sdt>
        </w:p>
      </w:sdtContent>
    </w:sdt>
    <w:sdt>
      <w:sdtPr>
        <w:id w:val="1296480363"/>
        <w:tag w:val="goog_rdk_1326"/>
      </w:sdtPr>
      <w:sdtContent>
        <w:p w:rsidR="00000000" w:rsidDel="00000000" w:rsidP="00000000" w:rsidRDefault="00000000" w:rsidRPr="00000000" w14:paraId="000001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815162"/>
              <w:tag w:val="goog_rdk_1324"/>
            </w:sdtPr>
            <w:sdtContent>
              <w:ins w:author="Anonymous" w:id="66" w:date="2026-09-22T03:03:20Z"/>
              <w:sdt>
                <w:sdtPr>
                  <w:id w:val="471440088"/>
                  <w:tag w:val="goog_rdk_1325"/>
                </w:sdtPr>
                <w:sdtContent>
                  <w:ins w:author="Anonymous" w:id="66" w:date="2026-09-22T03:03:20Z">
                    <w:r w:rsidDel="00000000" w:rsidR="00000000" w:rsidRPr="00000000">
                      <w:rPr>
                        <w:rtl w:val="0"/>
                      </w:rPr>
                    </w:r>
                  </w:ins>
                </w:sdtContent>
              </w:sdt>
              <w:ins w:author="Anonymous" w:id="66" w:date="2026-09-22T03:03:20Z">
                <w:bookmarkStart w:colFirst="0" w:colLast="0" w:name="_heading=h.y0v6xcedp9gj" w:id="123"/>
                <w:bookmarkEnd w:id="123"/>
              </w:ins>
            </w:sdtContent>
          </w:sdt>
        </w:p>
      </w:sdtContent>
    </w:sdt>
    <w:sdt>
      <w:sdtPr>
        <w:id w:val="1357308286"/>
        <w:tag w:val="goog_rdk_1329"/>
      </w:sdtPr>
      <w:sdtContent>
        <w:p w:rsidR="00000000" w:rsidDel="00000000" w:rsidP="00000000" w:rsidRDefault="00000000" w:rsidRPr="00000000" w14:paraId="000001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2043392"/>
              <w:tag w:val="goog_rdk_1327"/>
            </w:sdtPr>
            <w:sdtContent>
              <w:ins w:author="Anonymous" w:id="66" w:date="2026-09-22T03:03:20Z"/>
              <w:sdt>
                <w:sdtPr>
                  <w:id w:val="2091447986"/>
                  <w:tag w:val="goog_rdk_1328"/>
                </w:sdtPr>
                <w:sdtContent>
                  <w:ins w:author="Anonymous" w:id="66" w:date="2026-09-22T03:03:20Z">
                    <w:r w:rsidDel="00000000" w:rsidR="00000000" w:rsidRPr="00000000">
                      <w:rPr>
                        <w:rtl w:val="0"/>
                      </w:rPr>
                    </w:r>
                  </w:ins>
                </w:sdtContent>
              </w:sdt>
              <w:ins w:author="Anonymous" w:id="66" w:date="2026-09-22T03:03:20Z">
                <w:bookmarkStart w:colFirst="0" w:colLast="0" w:name="_heading=h.jqkn8pfpdrvb" w:id="124"/>
                <w:bookmarkEnd w:id="124"/>
              </w:ins>
            </w:sdtContent>
          </w:sdt>
        </w:p>
      </w:sdtContent>
    </w:sdt>
    <w:sdt>
      <w:sdtPr>
        <w:id w:val="1869406715"/>
        <w:tag w:val="goog_rdk_1332"/>
      </w:sdtPr>
      <w:sdtContent>
        <w:p w:rsidR="00000000" w:rsidDel="00000000" w:rsidP="00000000" w:rsidRDefault="00000000" w:rsidRPr="00000000" w14:paraId="000001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5914093"/>
              <w:tag w:val="goog_rdk_1330"/>
            </w:sdtPr>
            <w:sdtContent>
              <w:ins w:author="Anonymous" w:id="66" w:date="2026-09-22T03:03:20Z"/>
              <w:sdt>
                <w:sdtPr>
                  <w:id w:val="-411382239"/>
                  <w:tag w:val="goog_rdk_1331"/>
                </w:sdtPr>
                <w:sdtContent>
                  <w:ins w:author="Anonymous" w:id="66" w:date="2026-09-22T03:03:20Z">
                    <w:r w:rsidDel="00000000" w:rsidR="00000000" w:rsidRPr="00000000">
                      <w:rPr>
                        <w:rtl w:val="0"/>
                      </w:rPr>
                    </w:r>
                  </w:ins>
                </w:sdtContent>
              </w:sdt>
              <w:ins w:author="Anonymous" w:id="66" w:date="2026-09-22T03:03:20Z">
                <w:bookmarkStart w:colFirst="0" w:colLast="0" w:name="_heading=h.ky5xfzvd0kaa" w:id="125"/>
                <w:bookmarkEnd w:id="125"/>
              </w:ins>
            </w:sdtContent>
          </w:sdt>
        </w:p>
      </w:sdtContent>
    </w:sdt>
    <w:sdt>
      <w:sdtPr>
        <w:id w:val="597743230"/>
        <w:tag w:val="goog_rdk_1335"/>
      </w:sdtPr>
      <w:sdtContent>
        <w:p w:rsidR="00000000" w:rsidDel="00000000" w:rsidP="00000000" w:rsidRDefault="00000000" w:rsidRPr="00000000" w14:paraId="000001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7943960"/>
              <w:tag w:val="goog_rdk_1333"/>
            </w:sdtPr>
            <w:sdtContent>
              <w:ins w:author="Anonymous" w:id="66" w:date="2026-09-22T03:03:20Z"/>
              <w:sdt>
                <w:sdtPr>
                  <w:id w:val="78868762"/>
                  <w:tag w:val="goog_rdk_1334"/>
                </w:sdtPr>
                <w:sdtContent>
                  <w:ins w:author="Anonymous" w:id="66" w:date="2026-09-22T03:03:20Z">
                    <w:r w:rsidDel="00000000" w:rsidR="00000000" w:rsidRPr="00000000">
                      <w:rPr>
                        <w:rtl w:val="0"/>
                      </w:rPr>
                    </w:r>
                  </w:ins>
                </w:sdtContent>
              </w:sdt>
              <w:ins w:author="Anonymous" w:id="66" w:date="2026-09-22T03:03:20Z">
                <w:bookmarkStart w:colFirst="0" w:colLast="0" w:name="_heading=h.ujxajqy42emk" w:id="126"/>
                <w:bookmarkEnd w:id="126"/>
              </w:ins>
            </w:sdtContent>
          </w:sdt>
        </w:p>
      </w:sdtContent>
    </w:sdt>
    <w:sdt>
      <w:sdtPr>
        <w:id w:val="328496630"/>
        <w:tag w:val="goog_rdk_1338"/>
      </w:sdtPr>
      <w:sdtContent>
        <w:p w:rsidR="00000000" w:rsidDel="00000000" w:rsidP="00000000" w:rsidRDefault="00000000" w:rsidRPr="00000000" w14:paraId="000001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8609634"/>
              <w:tag w:val="goog_rdk_1336"/>
            </w:sdtPr>
            <w:sdtContent>
              <w:ins w:author="Anonymous" w:id="66" w:date="2026-09-22T03:03:20Z"/>
              <w:sdt>
                <w:sdtPr>
                  <w:id w:val="-124507965"/>
                  <w:tag w:val="goog_rdk_1337"/>
                </w:sdtPr>
                <w:sdtContent>
                  <w:ins w:author="Anonymous" w:id="66" w:date="2026-09-22T03:03:20Z">
                    <w:r w:rsidDel="00000000" w:rsidR="00000000" w:rsidRPr="00000000">
                      <w:rPr>
                        <w:rtl w:val="0"/>
                      </w:rPr>
                    </w:r>
                  </w:ins>
                </w:sdtContent>
              </w:sdt>
              <w:ins w:author="Anonymous" w:id="66" w:date="2026-09-22T03:03:20Z">
                <w:bookmarkStart w:colFirst="0" w:colLast="0" w:name="_heading=h.5i336gmcp2so" w:id="127"/>
                <w:bookmarkEnd w:id="127"/>
              </w:ins>
            </w:sdtContent>
          </w:sdt>
        </w:p>
      </w:sdtContent>
    </w:sdt>
    <w:sdt>
      <w:sdtPr>
        <w:id w:val="1721123486"/>
        <w:tag w:val="goog_rdk_1341"/>
      </w:sdtPr>
      <w:sdtContent>
        <w:p w:rsidR="00000000" w:rsidDel="00000000" w:rsidP="00000000" w:rsidRDefault="00000000" w:rsidRPr="00000000" w14:paraId="000001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689579"/>
              <w:tag w:val="goog_rdk_1339"/>
            </w:sdtPr>
            <w:sdtContent>
              <w:ins w:author="Anonymous" w:id="66" w:date="2026-09-22T03:03:20Z"/>
              <w:sdt>
                <w:sdtPr>
                  <w:id w:val="-405512563"/>
                  <w:tag w:val="goog_rdk_1340"/>
                </w:sdtPr>
                <w:sdtContent>
                  <w:ins w:author="Anonymous" w:id="66" w:date="2026-09-22T03:03:20Z">
                    <w:r w:rsidDel="00000000" w:rsidR="00000000" w:rsidRPr="00000000">
                      <w:rPr>
                        <w:rtl w:val="0"/>
                      </w:rPr>
                    </w:r>
                  </w:ins>
                </w:sdtContent>
              </w:sdt>
              <w:ins w:author="Anonymous" w:id="66" w:date="2026-09-22T03:03:20Z">
                <w:bookmarkStart w:colFirst="0" w:colLast="0" w:name="_heading=h.6s9lddbalaiz" w:id="128"/>
                <w:bookmarkEnd w:id="128"/>
              </w:ins>
            </w:sdtContent>
          </w:sdt>
        </w:p>
      </w:sdtContent>
    </w:sdt>
    <w:sdt>
      <w:sdtPr>
        <w:id w:val="1730824756"/>
        <w:tag w:val="goog_rdk_1344"/>
      </w:sdtPr>
      <w:sdtContent>
        <w:p w:rsidR="00000000" w:rsidDel="00000000" w:rsidP="00000000" w:rsidRDefault="00000000" w:rsidRPr="00000000" w14:paraId="000001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6700355"/>
              <w:tag w:val="goog_rdk_1342"/>
            </w:sdtPr>
            <w:sdtContent>
              <w:ins w:author="Anonymous" w:id="66" w:date="2026-09-22T03:03:20Z"/>
              <w:sdt>
                <w:sdtPr>
                  <w:id w:val="-1043901107"/>
                  <w:tag w:val="goog_rdk_1343"/>
                </w:sdtPr>
                <w:sdtContent>
                  <w:ins w:author="Anonymous" w:id="66" w:date="2026-09-22T03:03:20Z">
                    <w:r w:rsidDel="00000000" w:rsidR="00000000" w:rsidRPr="00000000">
                      <w:rPr>
                        <w:rtl w:val="0"/>
                      </w:rPr>
                    </w:r>
                  </w:ins>
                </w:sdtContent>
              </w:sdt>
              <w:ins w:author="Anonymous" w:id="66" w:date="2026-09-22T03:03:20Z">
                <w:bookmarkStart w:colFirst="0" w:colLast="0" w:name="_heading=h.vr08y8yo3f9d" w:id="129"/>
                <w:bookmarkEnd w:id="129"/>
              </w:ins>
            </w:sdtContent>
          </w:sdt>
        </w:p>
      </w:sdtContent>
    </w:sdt>
    <w:sdt>
      <w:sdtPr>
        <w:id w:val="908752535"/>
        <w:tag w:val="goog_rdk_1347"/>
      </w:sdtPr>
      <w:sdtContent>
        <w:p w:rsidR="00000000" w:rsidDel="00000000" w:rsidP="00000000" w:rsidRDefault="00000000" w:rsidRPr="00000000" w14:paraId="000001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3684615"/>
              <w:tag w:val="goog_rdk_1345"/>
            </w:sdtPr>
            <w:sdtContent>
              <w:ins w:author="Anonymous" w:id="66" w:date="2026-09-22T03:03:20Z"/>
              <w:sdt>
                <w:sdtPr>
                  <w:id w:val="-414158393"/>
                  <w:tag w:val="goog_rdk_1346"/>
                </w:sdtPr>
                <w:sdtContent>
                  <w:ins w:author="Anonymous" w:id="66" w:date="2026-09-22T03:03:20Z">
                    <w:r w:rsidDel="00000000" w:rsidR="00000000" w:rsidRPr="00000000">
                      <w:rPr>
                        <w:rtl w:val="0"/>
                      </w:rPr>
                    </w:r>
                  </w:ins>
                </w:sdtContent>
              </w:sdt>
              <w:ins w:author="Anonymous" w:id="66" w:date="2026-09-22T03:03:20Z">
                <w:bookmarkStart w:colFirst="0" w:colLast="0" w:name="_heading=h.ay65s54ssf8h" w:id="130"/>
                <w:bookmarkEnd w:id="130"/>
              </w:ins>
            </w:sdtContent>
          </w:sdt>
        </w:p>
      </w:sdtContent>
    </w:sdt>
    <w:sdt>
      <w:sdtPr>
        <w:id w:val="376467137"/>
        <w:tag w:val="goog_rdk_1350"/>
      </w:sdtPr>
      <w:sdtContent>
        <w:p w:rsidR="00000000" w:rsidDel="00000000" w:rsidP="00000000" w:rsidRDefault="00000000" w:rsidRPr="00000000" w14:paraId="000001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1621619"/>
              <w:tag w:val="goog_rdk_1348"/>
            </w:sdtPr>
            <w:sdtContent>
              <w:ins w:author="Anonymous" w:id="66" w:date="2026-09-22T03:03:20Z"/>
              <w:sdt>
                <w:sdtPr>
                  <w:id w:val="1676153664"/>
                  <w:tag w:val="goog_rdk_1349"/>
                </w:sdtPr>
                <w:sdtContent>
                  <w:ins w:author="Anonymous" w:id="66" w:date="2026-09-22T03:03:20Z">
                    <w:r w:rsidDel="00000000" w:rsidR="00000000" w:rsidRPr="00000000">
                      <w:rPr>
                        <w:rtl w:val="0"/>
                      </w:rPr>
                    </w:r>
                  </w:ins>
                </w:sdtContent>
              </w:sdt>
              <w:ins w:author="Anonymous" w:id="66" w:date="2026-09-22T03:03:20Z">
                <w:bookmarkStart w:colFirst="0" w:colLast="0" w:name="_heading=h.o89xvew5hzk9" w:id="131"/>
                <w:bookmarkEnd w:id="131"/>
              </w:ins>
            </w:sdtContent>
          </w:sdt>
        </w:p>
      </w:sdtContent>
    </w:sdt>
    <w:sdt>
      <w:sdtPr>
        <w:id w:val="-1565850021"/>
        <w:tag w:val="goog_rdk_1353"/>
      </w:sdtPr>
      <w:sdtContent>
        <w:p w:rsidR="00000000" w:rsidDel="00000000" w:rsidP="00000000" w:rsidRDefault="00000000" w:rsidRPr="00000000" w14:paraId="000001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4853483"/>
              <w:tag w:val="goog_rdk_1351"/>
            </w:sdtPr>
            <w:sdtContent>
              <w:ins w:author="Anonymous" w:id="66" w:date="2026-09-22T03:03:20Z"/>
              <w:sdt>
                <w:sdtPr>
                  <w:id w:val="338885688"/>
                  <w:tag w:val="goog_rdk_1352"/>
                </w:sdtPr>
                <w:sdtContent>
                  <w:ins w:author="Anonymous" w:id="66" w:date="2026-09-22T03:03:20Z">
                    <w:r w:rsidDel="00000000" w:rsidR="00000000" w:rsidRPr="00000000">
                      <w:rPr>
                        <w:rtl w:val="0"/>
                      </w:rPr>
                    </w:r>
                  </w:ins>
                </w:sdtContent>
              </w:sdt>
              <w:ins w:author="Anonymous" w:id="66" w:date="2026-09-22T03:03:20Z">
                <w:bookmarkStart w:colFirst="0" w:colLast="0" w:name="_heading=h.dy72xqcg3c9c" w:id="132"/>
                <w:bookmarkEnd w:id="132"/>
              </w:ins>
            </w:sdtContent>
          </w:sdt>
        </w:p>
      </w:sdtContent>
    </w:sdt>
    <w:sdt>
      <w:sdtPr>
        <w:id w:val="289488462"/>
        <w:tag w:val="goog_rdk_1356"/>
      </w:sdtPr>
      <w:sdtContent>
        <w:p w:rsidR="00000000" w:rsidDel="00000000" w:rsidP="00000000" w:rsidRDefault="00000000" w:rsidRPr="00000000" w14:paraId="000001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8947550"/>
              <w:tag w:val="goog_rdk_1354"/>
            </w:sdtPr>
            <w:sdtContent>
              <w:ins w:author="Anonymous" w:id="66" w:date="2026-09-22T03:03:20Z"/>
              <w:sdt>
                <w:sdtPr>
                  <w:id w:val="1139689841"/>
                  <w:tag w:val="goog_rdk_1355"/>
                </w:sdtPr>
                <w:sdtContent>
                  <w:ins w:author="Anonymous" w:id="66" w:date="2026-09-22T03:03:20Z">
                    <w:r w:rsidDel="00000000" w:rsidR="00000000" w:rsidRPr="00000000">
                      <w:rPr>
                        <w:rtl w:val="0"/>
                      </w:rPr>
                    </w:r>
                  </w:ins>
                </w:sdtContent>
              </w:sdt>
              <w:ins w:author="Anonymous" w:id="66" w:date="2026-09-22T03:03:20Z">
                <w:bookmarkStart w:colFirst="0" w:colLast="0" w:name="_heading=h.z5e22hgtxsuc" w:id="133"/>
                <w:bookmarkEnd w:id="133"/>
              </w:ins>
            </w:sdtContent>
          </w:sdt>
        </w:p>
      </w:sdtContent>
    </w:sdt>
    <w:sdt>
      <w:sdtPr>
        <w:id w:val="-2073766193"/>
        <w:tag w:val="goog_rdk_1359"/>
      </w:sdtPr>
      <w:sdtContent>
        <w:p w:rsidR="00000000" w:rsidDel="00000000" w:rsidP="00000000" w:rsidRDefault="00000000" w:rsidRPr="00000000" w14:paraId="000001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1168118"/>
              <w:tag w:val="goog_rdk_1357"/>
            </w:sdtPr>
            <w:sdtContent>
              <w:ins w:author="Anonymous" w:id="66" w:date="2026-09-22T03:03:20Z"/>
              <w:sdt>
                <w:sdtPr>
                  <w:id w:val="53607671"/>
                  <w:tag w:val="goog_rdk_1358"/>
                </w:sdtPr>
                <w:sdtContent>
                  <w:ins w:author="Anonymous" w:id="66" w:date="2026-09-22T03:03:20Z">
                    <w:r w:rsidDel="00000000" w:rsidR="00000000" w:rsidRPr="00000000">
                      <w:rPr>
                        <w:rtl w:val="0"/>
                      </w:rPr>
                    </w:r>
                  </w:ins>
                </w:sdtContent>
              </w:sdt>
              <w:ins w:author="Anonymous" w:id="66" w:date="2026-09-22T03:03:20Z">
                <w:bookmarkStart w:colFirst="0" w:colLast="0" w:name="_heading=h.yv1u5od0ys3j" w:id="134"/>
                <w:bookmarkEnd w:id="134"/>
              </w:ins>
            </w:sdtContent>
          </w:sdt>
        </w:p>
      </w:sdtContent>
    </w:sdt>
    <w:sdt>
      <w:sdtPr>
        <w:id w:val="1186360667"/>
        <w:tag w:val="goog_rdk_1362"/>
      </w:sdtPr>
      <w:sdtContent>
        <w:p w:rsidR="00000000" w:rsidDel="00000000" w:rsidP="00000000" w:rsidRDefault="00000000" w:rsidRPr="00000000" w14:paraId="000001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8842627"/>
              <w:tag w:val="goog_rdk_1360"/>
            </w:sdtPr>
            <w:sdtContent>
              <w:ins w:author="Anonymous" w:id="66" w:date="2026-09-22T03:03:20Z"/>
              <w:sdt>
                <w:sdtPr>
                  <w:id w:val="-1320414213"/>
                  <w:tag w:val="goog_rdk_1361"/>
                </w:sdtPr>
                <w:sdtContent>
                  <w:ins w:author="Anonymous" w:id="66" w:date="2026-09-22T03:03:20Z">
                    <w:r w:rsidDel="00000000" w:rsidR="00000000" w:rsidRPr="00000000">
                      <w:rPr>
                        <w:rtl w:val="0"/>
                      </w:rPr>
                    </w:r>
                  </w:ins>
                </w:sdtContent>
              </w:sdt>
              <w:ins w:author="Anonymous" w:id="66" w:date="2026-09-22T03:03:20Z">
                <w:bookmarkStart w:colFirst="0" w:colLast="0" w:name="_heading=h.ejpe00vijoca" w:id="135"/>
                <w:bookmarkEnd w:id="135"/>
              </w:ins>
            </w:sdtContent>
          </w:sdt>
        </w:p>
      </w:sdtContent>
    </w:sdt>
    <w:sdt>
      <w:sdtPr>
        <w:id w:val="-1088606238"/>
        <w:tag w:val="goog_rdk_1365"/>
      </w:sdtPr>
      <w:sdtContent>
        <w:p w:rsidR="00000000" w:rsidDel="00000000" w:rsidP="00000000" w:rsidRDefault="00000000" w:rsidRPr="00000000" w14:paraId="000001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4638352"/>
              <w:tag w:val="goog_rdk_1363"/>
            </w:sdtPr>
            <w:sdtContent>
              <w:ins w:author="Anonymous" w:id="66" w:date="2026-09-22T03:03:20Z"/>
              <w:sdt>
                <w:sdtPr>
                  <w:id w:val="28717406"/>
                  <w:tag w:val="goog_rdk_1364"/>
                </w:sdtPr>
                <w:sdtContent>
                  <w:ins w:author="Anonymous" w:id="66" w:date="2026-09-22T03:03:20Z">
                    <w:r w:rsidDel="00000000" w:rsidR="00000000" w:rsidRPr="00000000">
                      <w:rPr>
                        <w:rtl w:val="0"/>
                      </w:rPr>
                    </w:r>
                  </w:ins>
                </w:sdtContent>
              </w:sdt>
              <w:ins w:author="Anonymous" w:id="66" w:date="2026-09-22T03:03:20Z">
                <w:bookmarkStart w:colFirst="0" w:colLast="0" w:name="_heading=h.uum51tmk92o" w:id="136"/>
                <w:bookmarkEnd w:id="136"/>
              </w:ins>
            </w:sdtContent>
          </w:sdt>
        </w:p>
      </w:sdtContent>
    </w:sdt>
    <w:sdt>
      <w:sdtPr>
        <w:id w:val="-659285272"/>
        <w:tag w:val="goog_rdk_1368"/>
      </w:sdtPr>
      <w:sdtContent>
        <w:p w:rsidR="00000000" w:rsidDel="00000000" w:rsidP="00000000" w:rsidRDefault="00000000" w:rsidRPr="00000000" w14:paraId="000001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3771644"/>
              <w:tag w:val="goog_rdk_1366"/>
            </w:sdtPr>
            <w:sdtContent>
              <w:ins w:author="Anonymous" w:id="66" w:date="2026-09-22T03:03:20Z"/>
              <w:sdt>
                <w:sdtPr>
                  <w:id w:val="233297306"/>
                  <w:tag w:val="goog_rdk_1367"/>
                </w:sdtPr>
                <w:sdtContent>
                  <w:ins w:author="Anonymous" w:id="66" w:date="2026-09-22T03:03:20Z">
                    <w:r w:rsidDel="00000000" w:rsidR="00000000" w:rsidRPr="00000000">
                      <w:rPr>
                        <w:rtl w:val="0"/>
                      </w:rPr>
                    </w:r>
                  </w:ins>
                </w:sdtContent>
              </w:sdt>
              <w:ins w:author="Anonymous" w:id="66" w:date="2026-09-22T03:03:20Z">
                <w:bookmarkStart w:colFirst="0" w:colLast="0" w:name="_heading=h.pfut1zxe35ze" w:id="137"/>
                <w:bookmarkEnd w:id="137"/>
              </w:ins>
            </w:sdtContent>
          </w:sdt>
        </w:p>
      </w:sdtContent>
    </w:sdt>
    <w:sdt>
      <w:sdtPr>
        <w:id w:val="-1779512431"/>
        <w:tag w:val="goog_rdk_1371"/>
      </w:sdtPr>
      <w:sdtContent>
        <w:p w:rsidR="00000000" w:rsidDel="00000000" w:rsidP="00000000" w:rsidRDefault="00000000" w:rsidRPr="00000000" w14:paraId="000001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4777367"/>
              <w:tag w:val="goog_rdk_1369"/>
            </w:sdtPr>
            <w:sdtContent>
              <w:ins w:author="Anonymous" w:id="66" w:date="2026-09-22T03:03:20Z"/>
              <w:sdt>
                <w:sdtPr>
                  <w:id w:val="-586734055"/>
                  <w:tag w:val="goog_rdk_1370"/>
                </w:sdtPr>
                <w:sdtContent>
                  <w:ins w:author="Anonymous" w:id="66" w:date="2026-09-22T03:03:20Z">
                    <w:r w:rsidDel="00000000" w:rsidR="00000000" w:rsidRPr="00000000">
                      <w:rPr>
                        <w:rtl w:val="0"/>
                      </w:rPr>
                    </w:r>
                  </w:ins>
                </w:sdtContent>
              </w:sdt>
              <w:ins w:author="Anonymous" w:id="66" w:date="2026-09-22T03:03:20Z">
                <w:bookmarkStart w:colFirst="0" w:colLast="0" w:name="_heading=h.rfp3i88bx79y" w:id="138"/>
                <w:bookmarkEnd w:id="138"/>
              </w:ins>
            </w:sdtContent>
          </w:sdt>
        </w:p>
      </w:sdtContent>
    </w:sdt>
    <w:sdt>
      <w:sdtPr>
        <w:id w:val="-2007507047"/>
        <w:tag w:val="goog_rdk_1374"/>
      </w:sdtPr>
      <w:sdtContent>
        <w:p w:rsidR="00000000" w:rsidDel="00000000" w:rsidP="00000000" w:rsidRDefault="00000000" w:rsidRPr="00000000" w14:paraId="000001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7232701"/>
              <w:tag w:val="goog_rdk_1372"/>
            </w:sdtPr>
            <w:sdtContent>
              <w:ins w:author="Anonymous" w:id="66" w:date="2026-09-22T03:03:20Z"/>
              <w:sdt>
                <w:sdtPr>
                  <w:id w:val="683296654"/>
                  <w:tag w:val="goog_rdk_1373"/>
                </w:sdtPr>
                <w:sdtContent>
                  <w:ins w:author="Anonymous" w:id="66" w:date="2026-09-22T03:03:20Z">
                    <w:r w:rsidDel="00000000" w:rsidR="00000000" w:rsidRPr="00000000">
                      <w:rPr>
                        <w:rtl w:val="0"/>
                      </w:rPr>
                    </w:r>
                  </w:ins>
                </w:sdtContent>
              </w:sdt>
              <w:ins w:author="Anonymous" w:id="66" w:date="2026-09-22T03:03:20Z">
                <w:bookmarkStart w:colFirst="0" w:colLast="0" w:name="_heading=h.6qlmyyyyi127" w:id="139"/>
                <w:bookmarkEnd w:id="139"/>
              </w:ins>
            </w:sdtContent>
          </w:sdt>
        </w:p>
      </w:sdtContent>
    </w:sdt>
    <w:sdt>
      <w:sdtPr>
        <w:id w:val="-259332594"/>
        <w:tag w:val="goog_rdk_1377"/>
      </w:sdtPr>
      <w:sdtContent>
        <w:p w:rsidR="00000000" w:rsidDel="00000000" w:rsidP="00000000" w:rsidRDefault="00000000" w:rsidRPr="00000000" w14:paraId="000001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8517104"/>
              <w:tag w:val="goog_rdk_1375"/>
            </w:sdtPr>
            <w:sdtContent>
              <w:ins w:author="Anonymous" w:id="66" w:date="2026-09-22T03:03:20Z"/>
              <w:sdt>
                <w:sdtPr>
                  <w:id w:val="211502415"/>
                  <w:tag w:val="goog_rdk_1376"/>
                </w:sdtPr>
                <w:sdtContent>
                  <w:ins w:author="Anonymous" w:id="66" w:date="2026-09-22T03:03:20Z">
                    <w:r w:rsidDel="00000000" w:rsidR="00000000" w:rsidRPr="00000000">
                      <w:rPr>
                        <w:rtl w:val="0"/>
                      </w:rPr>
                    </w:r>
                  </w:ins>
                </w:sdtContent>
              </w:sdt>
              <w:ins w:author="Anonymous" w:id="66" w:date="2026-09-22T03:03:20Z">
                <w:bookmarkStart w:colFirst="0" w:colLast="0" w:name="_heading=h.i4t29hli3jz7" w:id="140"/>
                <w:bookmarkEnd w:id="140"/>
              </w:ins>
            </w:sdtContent>
          </w:sdt>
        </w:p>
      </w:sdtContent>
    </w:sdt>
    <w:sdt>
      <w:sdtPr>
        <w:id w:val="1548476233"/>
        <w:tag w:val="goog_rdk_1380"/>
      </w:sdtPr>
      <w:sdtContent>
        <w:p w:rsidR="00000000" w:rsidDel="00000000" w:rsidP="00000000" w:rsidRDefault="00000000" w:rsidRPr="00000000" w14:paraId="000001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8366644"/>
              <w:tag w:val="goog_rdk_1378"/>
            </w:sdtPr>
            <w:sdtContent>
              <w:ins w:author="Anonymous" w:id="66" w:date="2026-09-22T03:03:20Z"/>
              <w:sdt>
                <w:sdtPr>
                  <w:id w:val="-1139766970"/>
                  <w:tag w:val="goog_rdk_1379"/>
                </w:sdtPr>
                <w:sdtContent>
                  <w:ins w:author="Anonymous" w:id="66" w:date="2026-09-22T03:03:20Z">
                    <w:r w:rsidDel="00000000" w:rsidR="00000000" w:rsidRPr="00000000">
                      <w:rPr>
                        <w:rtl w:val="0"/>
                      </w:rPr>
                    </w:r>
                  </w:ins>
                </w:sdtContent>
              </w:sdt>
              <w:ins w:author="Anonymous" w:id="66" w:date="2026-09-22T03:03:20Z">
                <w:bookmarkStart w:colFirst="0" w:colLast="0" w:name="_heading=h.1bxwvxgjoqr0" w:id="141"/>
                <w:bookmarkEnd w:id="141"/>
              </w:ins>
            </w:sdtContent>
          </w:sdt>
        </w:p>
      </w:sdtContent>
    </w:sdt>
    <w:sdt>
      <w:sdtPr>
        <w:id w:val="-1294053859"/>
        <w:tag w:val="goog_rdk_1383"/>
      </w:sdtPr>
      <w:sdtContent>
        <w:p w:rsidR="00000000" w:rsidDel="00000000" w:rsidP="00000000" w:rsidRDefault="00000000" w:rsidRPr="00000000" w14:paraId="000001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4306664"/>
              <w:tag w:val="goog_rdk_1381"/>
            </w:sdtPr>
            <w:sdtContent>
              <w:ins w:author="Anonymous" w:id="66" w:date="2026-09-22T03:03:20Z"/>
              <w:sdt>
                <w:sdtPr>
                  <w:id w:val="1351345864"/>
                  <w:tag w:val="goog_rdk_1382"/>
                </w:sdtPr>
                <w:sdtContent>
                  <w:ins w:author="Anonymous" w:id="66" w:date="2026-09-22T03:03:20Z">
                    <w:r w:rsidDel="00000000" w:rsidR="00000000" w:rsidRPr="00000000">
                      <w:rPr>
                        <w:rtl w:val="0"/>
                      </w:rPr>
                    </w:r>
                  </w:ins>
                </w:sdtContent>
              </w:sdt>
              <w:ins w:author="Anonymous" w:id="66" w:date="2026-09-22T03:03:20Z">
                <w:bookmarkStart w:colFirst="0" w:colLast="0" w:name="_heading=h.zfbtpsxwr5vn" w:id="142"/>
                <w:bookmarkEnd w:id="142"/>
              </w:ins>
            </w:sdtContent>
          </w:sdt>
        </w:p>
      </w:sdtContent>
    </w:sdt>
    <w:sdt>
      <w:sdtPr>
        <w:id w:val="-1040328796"/>
        <w:tag w:val="goog_rdk_1386"/>
      </w:sdtPr>
      <w:sdtContent>
        <w:p w:rsidR="00000000" w:rsidDel="00000000" w:rsidP="00000000" w:rsidRDefault="00000000" w:rsidRPr="00000000" w14:paraId="000001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049927"/>
              <w:tag w:val="goog_rdk_1384"/>
            </w:sdtPr>
            <w:sdtContent>
              <w:ins w:author="Anonymous" w:id="66" w:date="2026-09-22T03:03:20Z"/>
              <w:sdt>
                <w:sdtPr>
                  <w:id w:val="1081225390"/>
                  <w:tag w:val="goog_rdk_1385"/>
                </w:sdtPr>
                <w:sdtContent>
                  <w:ins w:author="Anonymous" w:id="66" w:date="2026-09-22T03:03:20Z">
                    <w:r w:rsidDel="00000000" w:rsidR="00000000" w:rsidRPr="00000000">
                      <w:rPr>
                        <w:rtl w:val="0"/>
                      </w:rPr>
                    </w:r>
                  </w:ins>
                </w:sdtContent>
              </w:sdt>
              <w:ins w:author="Anonymous" w:id="66" w:date="2026-09-22T03:03:20Z">
                <w:bookmarkStart w:colFirst="0" w:colLast="0" w:name="_heading=h.fg15ycq96cud" w:id="143"/>
                <w:bookmarkEnd w:id="143"/>
              </w:ins>
            </w:sdtContent>
          </w:sdt>
        </w:p>
      </w:sdtContent>
    </w:sdt>
    <w:sdt>
      <w:sdtPr>
        <w:id w:val="-2011532187"/>
        <w:tag w:val="goog_rdk_1389"/>
      </w:sdtPr>
      <w:sdtContent>
        <w:p w:rsidR="00000000" w:rsidDel="00000000" w:rsidP="00000000" w:rsidRDefault="00000000" w:rsidRPr="00000000" w14:paraId="000001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4529787"/>
              <w:tag w:val="goog_rdk_1387"/>
            </w:sdtPr>
            <w:sdtContent>
              <w:ins w:author="Anonymous" w:id="66" w:date="2026-09-22T03:03:20Z"/>
              <w:sdt>
                <w:sdtPr>
                  <w:id w:val="355295703"/>
                  <w:tag w:val="goog_rdk_1388"/>
                </w:sdtPr>
                <w:sdtContent>
                  <w:ins w:author="Anonymous" w:id="66" w:date="2026-09-22T03:03:20Z">
                    <w:r w:rsidDel="00000000" w:rsidR="00000000" w:rsidRPr="00000000">
                      <w:rPr>
                        <w:rtl w:val="0"/>
                      </w:rPr>
                    </w:r>
                  </w:ins>
                </w:sdtContent>
              </w:sdt>
              <w:ins w:author="Anonymous" w:id="66" w:date="2026-09-22T03:03:20Z">
                <w:bookmarkStart w:colFirst="0" w:colLast="0" w:name="_heading=h.u120iefzso61" w:id="144"/>
                <w:bookmarkEnd w:id="144"/>
              </w:ins>
            </w:sdtContent>
          </w:sdt>
        </w:p>
      </w:sdtContent>
    </w:sdt>
    <w:sdt>
      <w:sdtPr>
        <w:id w:val="-1430638537"/>
        <w:tag w:val="goog_rdk_1392"/>
      </w:sdtPr>
      <w:sdtContent>
        <w:p w:rsidR="00000000" w:rsidDel="00000000" w:rsidP="00000000" w:rsidRDefault="00000000" w:rsidRPr="00000000" w14:paraId="000001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3444011"/>
              <w:tag w:val="goog_rdk_1390"/>
            </w:sdtPr>
            <w:sdtContent>
              <w:ins w:author="Anonymous" w:id="66" w:date="2026-09-22T03:03:20Z"/>
              <w:sdt>
                <w:sdtPr>
                  <w:id w:val="-2060756818"/>
                  <w:tag w:val="goog_rdk_1391"/>
                </w:sdtPr>
                <w:sdtContent>
                  <w:ins w:author="Anonymous" w:id="66" w:date="2026-09-22T03:03:20Z">
                    <w:r w:rsidDel="00000000" w:rsidR="00000000" w:rsidRPr="00000000">
                      <w:rPr>
                        <w:rtl w:val="0"/>
                      </w:rPr>
                    </w:r>
                  </w:ins>
                </w:sdtContent>
              </w:sdt>
              <w:ins w:author="Anonymous" w:id="66" w:date="2026-09-22T03:03:20Z">
                <w:bookmarkStart w:colFirst="0" w:colLast="0" w:name="_heading=h.xvr4le07dtq" w:id="145"/>
                <w:bookmarkEnd w:id="145"/>
              </w:ins>
            </w:sdtContent>
          </w:sdt>
        </w:p>
      </w:sdtContent>
    </w:sdt>
    <w:sdt>
      <w:sdtPr>
        <w:id w:val="-1037927510"/>
        <w:tag w:val="goog_rdk_1395"/>
      </w:sdtPr>
      <w:sdtContent>
        <w:p w:rsidR="00000000" w:rsidDel="00000000" w:rsidP="00000000" w:rsidRDefault="00000000" w:rsidRPr="00000000" w14:paraId="000001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6852217"/>
              <w:tag w:val="goog_rdk_1393"/>
            </w:sdtPr>
            <w:sdtContent>
              <w:ins w:author="Anonymous" w:id="66" w:date="2026-09-22T03:03:20Z"/>
              <w:sdt>
                <w:sdtPr>
                  <w:id w:val="751508305"/>
                  <w:tag w:val="goog_rdk_1394"/>
                </w:sdtPr>
                <w:sdtContent>
                  <w:ins w:author="Anonymous" w:id="66" w:date="2026-09-22T03:03:20Z">
                    <w:r w:rsidDel="00000000" w:rsidR="00000000" w:rsidRPr="00000000">
                      <w:rPr>
                        <w:rtl w:val="0"/>
                      </w:rPr>
                    </w:r>
                  </w:ins>
                </w:sdtContent>
              </w:sdt>
              <w:ins w:author="Anonymous" w:id="66" w:date="2026-09-22T03:03:20Z">
                <w:bookmarkStart w:colFirst="0" w:colLast="0" w:name="_heading=h.brzof3iyiq9e" w:id="146"/>
                <w:bookmarkEnd w:id="146"/>
              </w:ins>
            </w:sdtContent>
          </w:sdt>
        </w:p>
      </w:sdtContent>
    </w:sdt>
    <w:sdt>
      <w:sdtPr>
        <w:id w:val="1705708330"/>
        <w:tag w:val="goog_rdk_1398"/>
      </w:sdtPr>
      <w:sdtContent>
        <w:p w:rsidR="00000000" w:rsidDel="00000000" w:rsidP="00000000" w:rsidRDefault="00000000" w:rsidRPr="00000000" w14:paraId="000001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282768"/>
              <w:tag w:val="goog_rdk_1396"/>
            </w:sdtPr>
            <w:sdtContent>
              <w:ins w:author="Anonymous" w:id="66" w:date="2026-09-22T03:03:20Z"/>
              <w:sdt>
                <w:sdtPr>
                  <w:id w:val="-1082477574"/>
                  <w:tag w:val="goog_rdk_1397"/>
                </w:sdtPr>
                <w:sdtContent>
                  <w:ins w:author="Anonymous" w:id="66" w:date="2026-09-22T03:03:20Z">
                    <w:r w:rsidDel="00000000" w:rsidR="00000000" w:rsidRPr="00000000">
                      <w:rPr>
                        <w:rtl w:val="0"/>
                      </w:rPr>
                    </w:r>
                  </w:ins>
                </w:sdtContent>
              </w:sdt>
              <w:ins w:author="Anonymous" w:id="66" w:date="2026-09-22T03:03:20Z">
                <w:bookmarkStart w:colFirst="0" w:colLast="0" w:name="_heading=h.25z7plqk9o06" w:id="147"/>
                <w:bookmarkEnd w:id="147"/>
              </w:ins>
            </w:sdtContent>
          </w:sdt>
        </w:p>
      </w:sdtContent>
    </w:sdt>
    <w:sdt>
      <w:sdtPr>
        <w:id w:val="777799960"/>
        <w:tag w:val="goog_rdk_1401"/>
      </w:sdtPr>
      <w:sdtContent>
        <w:p w:rsidR="00000000" w:rsidDel="00000000" w:rsidP="00000000" w:rsidRDefault="00000000" w:rsidRPr="00000000" w14:paraId="000001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0554593"/>
              <w:tag w:val="goog_rdk_1399"/>
            </w:sdtPr>
            <w:sdtContent>
              <w:ins w:author="Anonymous" w:id="66" w:date="2026-09-22T03:03:20Z"/>
              <w:sdt>
                <w:sdtPr>
                  <w:id w:val="-1333291519"/>
                  <w:tag w:val="goog_rdk_1400"/>
                </w:sdtPr>
                <w:sdtContent>
                  <w:ins w:author="Anonymous" w:id="66" w:date="2026-09-22T03:03:20Z">
                    <w:r w:rsidDel="00000000" w:rsidR="00000000" w:rsidRPr="00000000">
                      <w:rPr>
                        <w:rtl w:val="0"/>
                      </w:rPr>
                    </w:r>
                  </w:ins>
                </w:sdtContent>
              </w:sdt>
              <w:ins w:author="Anonymous" w:id="66" w:date="2026-09-22T03:03:20Z">
                <w:bookmarkStart w:colFirst="0" w:colLast="0" w:name="_heading=h.v8s92p6f2n3k" w:id="148"/>
                <w:bookmarkEnd w:id="148"/>
              </w:ins>
            </w:sdtContent>
          </w:sdt>
        </w:p>
      </w:sdtContent>
    </w:sdt>
    <w:sdt>
      <w:sdtPr>
        <w:id w:val="935023902"/>
        <w:tag w:val="goog_rdk_1404"/>
      </w:sdtPr>
      <w:sdtContent>
        <w:p w:rsidR="00000000" w:rsidDel="00000000" w:rsidP="00000000" w:rsidRDefault="00000000" w:rsidRPr="00000000" w14:paraId="000001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3269215"/>
              <w:tag w:val="goog_rdk_1402"/>
            </w:sdtPr>
            <w:sdtContent>
              <w:ins w:author="Anonymous" w:id="66" w:date="2026-09-22T03:03:20Z"/>
              <w:sdt>
                <w:sdtPr>
                  <w:id w:val="23304808"/>
                  <w:tag w:val="goog_rdk_1403"/>
                </w:sdtPr>
                <w:sdtContent>
                  <w:ins w:author="Anonymous" w:id="66" w:date="2026-09-22T03:03:20Z">
                    <w:r w:rsidDel="00000000" w:rsidR="00000000" w:rsidRPr="00000000">
                      <w:rPr>
                        <w:rtl w:val="0"/>
                      </w:rPr>
                    </w:r>
                  </w:ins>
                </w:sdtContent>
              </w:sdt>
              <w:ins w:author="Anonymous" w:id="66" w:date="2026-09-22T03:03:20Z">
                <w:bookmarkStart w:colFirst="0" w:colLast="0" w:name="_heading=h.ax83vpbuvty9" w:id="149"/>
                <w:bookmarkEnd w:id="149"/>
              </w:ins>
            </w:sdtContent>
          </w:sdt>
        </w:p>
      </w:sdtContent>
    </w:sdt>
    <w:sdt>
      <w:sdtPr>
        <w:id w:val="15045870"/>
        <w:tag w:val="goog_rdk_1407"/>
      </w:sdtPr>
      <w:sdtContent>
        <w:p w:rsidR="00000000" w:rsidDel="00000000" w:rsidP="00000000" w:rsidRDefault="00000000" w:rsidRPr="00000000" w14:paraId="000001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8183942"/>
              <w:tag w:val="goog_rdk_1405"/>
            </w:sdtPr>
            <w:sdtContent>
              <w:ins w:author="Anonymous" w:id="66" w:date="2026-09-22T03:03:20Z"/>
              <w:sdt>
                <w:sdtPr>
                  <w:id w:val="425755682"/>
                  <w:tag w:val="goog_rdk_1406"/>
                </w:sdtPr>
                <w:sdtContent>
                  <w:ins w:author="Anonymous" w:id="66" w:date="2026-09-22T03:03:20Z">
                    <w:r w:rsidDel="00000000" w:rsidR="00000000" w:rsidRPr="00000000">
                      <w:rPr>
                        <w:rtl w:val="0"/>
                      </w:rPr>
                    </w:r>
                  </w:ins>
                </w:sdtContent>
              </w:sdt>
              <w:ins w:author="Anonymous" w:id="66" w:date="2026-09-22T03:03:20Z">
                <w:bookmarkStart w:colFirst="0" w:colLast="0" w:name="_heading=h.7x1wx1oucwio" w:id="150"/>
                <w:bookmarkEnd w:id="150"/>
              </w:ins>
            </w:sdtContent>
          </w:sdt>
        </w:p>
      </w:sdtContent>
    </w:sdt>
    <w:sdt>
      <w:sdtPr>
        <w:id w:val="-228731758"/>
        <w:tag w:val="goog_rdk_1410"/>
      </w:sdtPr>
      <w:sdtContent>
        <w:p w:rsidR="00000000" w:rsidDel="00000000" w:rsidP="00000000" w:rsidRDefault="00000000" w:rsidRPr="00000000" w14:paraId="000001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0831035"/>
              <w:tag w:val="goog_rdk_1408"/>
            </w:sdtPr>
            <w:sdtContent>
              <w:ins w:author="Anonymous" w:id="66" w:date="2026-09-22T03:03:20Z"/>
              <w:sdt>
                <w:sdtPr>
                  <w:id w:val="1227102981"/>
                  <w:tag w:val="goog_rdk_1409"/>
                </w:sdtPr>
                <w:sdtContent>
                  <w:ins w:author="Anonymous" w:id="66" w:date="2026-09-22T03:03:20Z">
                    <w:r w:rsidDel="00000000" w:rsidR="00000000" w:rsidRPr="00000000">
                      <w:rPr>
                        <w:rtl w:val="0"/>
                      </w:rPr>
                    </w:r>
                  </w:ins>
                </w:sdtContent>
              </w:sdt>
              <w:ins w:author="Anonymous" w:id="66" w:date="2026-09-22T03:03:20Z">
                <w:bookmarkStart w:colFirst="0" w:colLast="0" w:name="_heading=h.24ifidernoqe" w:id="151"/>
                <w:bookmarkEnd w:id="151"/>
              </w:ins>
            </w:sdtContent>
          </w:sdt>
        </w:p>
      </w:sdtContent>
    </w:sdt>
    <w:sdt>
      <w:sdtPr>
        <w:id w:val="925693955"/>
        <w:tag w:val="goog_rdk_1413"/>
      </w:sdtPr>
      <w:sdtContent>
        <w:p w:rsidR="00000000" w:rsidDel="00000000" w:rsidP="00000000" w:rsidRDefault="00000000" w:rsidRPr="00000000" w14:paraId="000001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799464"/>
              <w:tag w:val="goog_rdk_1411"/>
            </w:sdtPr>
            <w:sdtContent>
              <w:ins w:author="Anonymous" w:id="66" w:date="2026-09-22T03:03:20Z"/>
              <w:sdt>
                <w:sdtPr>
                  <w:id w:val="-497626010"/>
                  <w:tag w:val="goog_rdk_1412"/>
                </w:sdtPr>
                <w:sdtContent>
                  <w:ins w:author="Anonymous" w:id="66" w:date="2026-09-22T03:03:20Z">
                    <w:r w:rsidDel="00000000" w:rsidR="00000000" w:rsidRPr="00000000">
                      <w:rPr>
                        <w:rtl w:val="0"/>
                      </w:rPr>
                    </w:r>
                  </w:ins>
                </w:sdtContent>
              </w:sdt>
              <w:ins w:author="Anonymous" w:id="66" w:date="2026-09-22T03:03:20Z">
                <w:bookmarkStart w:colFirst="0" w:colLast="0" w:name="_heading=h.hhv9aioly2d8" w:id="152"/>
                <w:bookmarkEnd w:id="152"/>
              </w:ins>
            </w:sdtContent>
          </w:sdt>
        </w:p>
      </w:sdtContent>
    </w:sdt>
    <w:sdt>
      <w:sdtPr>
        <w:id w:val="171457137"/>
        <w:tag w:val="goog_rdk_1416"/>
      </w:sdtPr>
      <w:sdtContent>
        <w:p w:rsidR="00000000" w:rsidDel="00000000" w:rsidP="00000000" w:rsidRDefault="00000000" w:rsidRPr="00000000" w14:paraId="000001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1929115"/>
              <w:tag w:val="goog_rdk_1414"/>
            </w:sdtPr>
            <w:sdtContent>
              <w:ins w:author="Anonymous" w:id="66" w:date="2026-09-22T03:03:20Z"/>
              <w:sdt>
                <w:sdtPr>
                  <w:id w:val="-1706095989"/>
                  <w:tag w:val="goog_rdk_1415"/>
                </w:sdtPr>
                <w:sdtContent>
                  <w:ins w:author="Anonymous" w:id="66" w:date="2026-09-22T03:03:20Z">
                    <w:r w:rsidDel="00000000" w:rsidR="00000000" w:rsidRPr="00000000">
                      <w:rPr>
                        <w:rtl w:val="0"/>
                      </w:rPr>
                    </w:r>
                  </w:ins>
                </w:sdtContent>
              </w:sdt>
              <w:ins w:author="Anonymous" w:id="66" w:date="2026-09-22T03:03:20Z">
                <w:bookmarkStart w:colFirst="0" w:colLast="0" w:name="_heading=h.qvqyf6vrg6x4" w:id="153"/>
                <w:bookmarkEnd w:id="153"/>
              </w:ins>
            </w:sdtContent>
          </w:sdt>
        </w:p>
      </w:sdtContent>
    </w:sdt>
    <w:sdt>
      <w:sdtPr>
        <w:id w:val="317652715"/>
        <w:tag w:val="goog_rdk_1419"/>
      </w:sdtPr>
      <w:sdtContent>
        <w:p w:rsidR="00000000" w:rsidDel="00000000" w:rsidP="00000000" w:rsidRDefault="00000000" w:rsidRPr="00000000" w14:paraId="000001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1203749"/>
              <w:tag w:val="goog_rdk_1417"/>
            </w:sdtPr>
            <w:sdtContent>
              <w:ins w:author="Anonymous" w:id="66" w:date="2026-09-22T03:03:20Z"/>
              <w:sdt>
                <w:sdtPr>
                  <w:id w:val="1153090989"/>
                  <w:tag w:val="goog_rdk_1418"/>
                </w:sdtPr>
                <w:sdtContent>
                  <w:ins w:author="Anonymous" w:id="66" w:date="2026-09-22T03:03:20Z">
                    <w:r w:rsidDel="00000000" w:rsidR="00000000" w:rsidRPr="00000000">
                      <w:rPr>
                        <w:rtl w:val="0"/>
                      </w:rPr>
                    </w:r>
                  </w:ins>
                </w:sdtContent>
              </w:sdt>
              <w:ins w:author="Anonymous" w:id="66" w:date="2026-09-22T03:03:20Z">
                <w:bookmarkStart w:colFirst="0" w:colLast="0" w:name="_heading=h.msgqq5e51tpb" w:id="154"/>
                <w:bookmarkEnd w:id="154"/>
              </w:ins>
            </w:sdtContent>
          </w:sdt>
        </w:p>
      </w:sdtContent>
    </w:sdt>
    <w:sdt>
      <w:sdtPr>
        <w:id w:val="-290311684"/>
        <w:tag w:val="goog_rdk_1422"/>
      </w:sdtPr>
      <w:sdtContent>
        <w:p w:rsidR="00000000" w:rsidDel="00000000" w:rsidP="00000000" w:rsidRDefault="00000000" w:rsidRPr="00000000" w14:paraId="000001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4705984"/>
              <w:tag w:val="goog_rdk_1420"/>
            </w:sdtPr>
            <w:sdtContent>
              <w:ins w:author="Anonymous" w:id="66" w:date="2026-09-22T03:03:20Z"/>
              <w:sdt>
                <w:sdtPr>
                  <w:id w:val="-779480123"/>
                  <w:tag w:val="goog_rdk_1421"/>
                </w:sdtPr>
                <w:sdtContent>
                  <w:ins w:author="Anonymous" w:id="66" w:date="2026-09-22T03:03:20Z">
                    <w:r w:rsidDel="00000000" w:rsidR="00000000" w:rsidRPr="00000000">
                      <w:rPr>
                        <w:rtl w:val="0"/>
                      </w:rPr>
                    </w:r>
                  </w:ins>
                </w:sdtContent>
              </w:sdt>
              <w:ins w:author="Anonymous" w:id="66" w:date="2026-09-22T03:03:20Z">
                <w:bookmarkStart w:colFirst="0" w:colLast="0" w:name="_heading=h.qsiw01bqtpzp" w:id="155"/>
                <w:bookmarkEnd w:id="155"/>
              </w:ins>
            </w:sdtContent>
          </w:sdt>
        </w:p>
      </w:sdtContent>
    </w:sdt>
    <w:sdt>
      <w:sdtPr>
        <w:id w:val="-1902692392"/>
        <w:tag w:val="goog_rdk_1425"/>
      </w:sdtPr>
      <w:sdtContent>
        <w:p w:rsidR="00000000" w:rsidDel="00000000" w:rsidP="00000000" w:rsidRDefault="00000000" w:rsidRPr="00000000" w14:paraId="000001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3273407"/>
              <w:tag w:val="goog_rdk_1423"/>
            </w:sdtPr>
            <w:sdtContent>
              <w:ins w:author="Anonymous" w:id="66" w:date="2026-09-22T03:03:20Z"/>
              <w:sdt>
                <w:sdtPr>
                  <w:id w:val="-543427765"/>
                  <w:tag w:val="goog_rdk_1424"/>
                </w:sdtPr>
                <w:sdtContent>
                  <w:ins w:author="Anonymous" w:id="66" w:date="2026-09-22T03:03:20Z">
                    <w:r w:rsidDel="00000000" w:rsidR="00000000" w:rsidRPr="00000000">
                      <w:rPr>
                        <w:rtl w:val="0"/>
                      </w:rPr>
                    </w:r>
                  </w:ins>
                </w:sdtContent>
              </w:sdt>
              <w:ins w:author="Anonymous" w:id="66" w:date="2026-09-22T03:03:20Z">
                <w:bookmarkStart w:colFirst="0" w:colLast="0" w:name="_heading=h.9hlfmxc8r3s0" w:id="156"/>
                <w:bookmarkEnd w:id="156"/>
              </w:ins>
            </w:sdtContent>
          </w:sdt>
        </w:p>
      </w:sdtContent>
    </w:sdt>
    <w:sdt>
      <w:sdtPr>
        <w:id w:val="-1553436710"/>
        <w:tag w:val="goog_rdk_1428"/>
      </w:sdtPr>
      <w:sdtContent>
        <w:p w:rsidR="00000000" w:rsidDel="00000000" w:rsidP="00000000" w:rsidRDefault="00000000" w:rsidRPr="00000000" w14:paraId="000001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168423"/>
              <w:tag w:val="goog_rdk_1426"/>
            </w:sdtPr>
            <w:sdtContent>
              <w:ins w:author="Anonymous" w:id="66" w:date="2026-09-22T03:03:20Z"/>
              <w:sdt>
                <w:sdtPr>
                  <w:id w:val="602917022"/>
                  <w:tag w:val="goog_rdk_1427"/>
                </w:sdtPr>
                <w:sdtContent>
                  <w:ins w:author="Anonymous" w:id="66" w:date="2026-09-22T03:03:20Z">
                    <w:r w:rsidDel="00000000" w:rsidR="00000000" w:rsidRPr="00000000">
                      <w:rPr>
                        <w:rtl w:val="0"/>
                      </w:rPr>
                    </w:r>
                  </w:ins>
                </w:sdtContent>
              </w:sdt>
              <w:ins w:author="Anonymous" w:id="66" w:date="2026-09-22T03:03:20Z">
                <w:bookmarkStart w:colFirst="0" w:colLast="0" w:name="_heading=h.rqxdcl9wfqbj" w:id="157"/>
                <w:bookmarkEnd w:id="157"/>
              </w:ins>
            </w:sdtContent>
          </w:sdt>
        </w:p>
      </w:sdtContent>
    </w:sdt>
    <w:sdt>
      <w:sdtPr>
        <w:id w:val="-335199429"/>
        <w:tag w:val="goog_rdk_1431"/>
      </w:sdtPr>
      <w:sdtContent>
        <w:p w:rsidR="00000000" w:rsidDel="00000000" w:rsidP="00000000" w:rsidRDefault="00000000" w:rsidRPr="00000000" w14:paraId="000001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8990387"/>
              <w:tag w:val="goog_rdk_1429"/>
            </w:sdtPr>
            <w:sdtContent>
              <w:ins w:author="Anonymous" w:id="66" w:date="2026-09-22T03:03:20Z"/>
              <w:sdt>
                <w:sdtPr>
                  <w:id w:val="1532848205"/>
                  <w:tag w:val="goog_rdk_1430"/>
                </w:sdtPr>
                <w:sdtContent>
                  <w:ins w:author="Anonymous" w:id="66" w:date="2026-09-22T03:03:20Z">
                    <w:r w:rsidDel="00000000" w:rsidR="00000000" w:rsidRPr="00000000">
                      <w:rPr>
                        <w:rtl w:val="0"/>
                      </w:rPr>
                    </w:r>
                  </w:ins>
                </w:sdtContent>
              </w:sdt>
              <w:ins w:author="Anonymous" w:id="66" w:date="2026-09-22T03:03:20Z">
                <w:bookmarkStart w:colFirst="0" w:colLast="0" w:name="_heading=h.1g3d0wyyr3c1" w:id="158"/>
                <w:bookmarkEnd w:id="158"/>
              </w:ins>
            </w:sdtContent>
          </w:sdt>
        </w:p>
      </w:sdtContent>
    </w:sdt>
    <w:sdt>
      <w:sdtPr>
        <w:id w:val="-595344218"/>
        <w:tag w:val="goog_rdk_1434"/>
      </w:sdtPr>
      <w:sdtContent>
        <w:p w:rsidR="00000000" w:rsidDel="00000000" w:rsidP="00000000" w:rsidRDefault="00000000" w:rsidRPr="00000000" w14:paraId="000001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6258395"/>
              <w:tag w:val="goog_rdk_1432"/>
            </w:sdtPr>
            <w:sdtContent>
              <w:ins w:author="Anonymous" w:id="66" w:date="2026-09-22T03:03:20Z"/>
              <w:sdt>
                <w:sdtPr>
                  <w:id w:val="2065018875"/>
                  <w:tag w:val="goog_rdk_1433"/>
                </w:sdtPr>
                <w:sdtContent>
                  <w:ins w:author="Anonymous" w:id="66" w:date="2026-09-22T03:03:20Z">
                    <w:r w:rsidDel="00000000" w:rsidR="00000000" w:rsidRPr="00000000">
                      <w:rPr>
                        <w:rtl w:val="0"/>
                      </w:rPr>
                    </w:r>
                  </w:ins>
                </w:sdtContent>
              </w:sdt>
              <w:ins w:author="Anonymous" w:id="66" w:date="2026-09-22T03:03:20Z">
                <w:bookmarkStart w:colFirst="0" w:colLast="0" w:name="_heading=h.9171he1w671" w:id="159"/>
                <w:bookmarkEnd w:id="159"/>
              </w:ins>
            </w:sdtContent>
          </w:sdt>
        </w:p>
      </w:sdtContent>
    </w:sdt>
    <w:sdt>
      <w:sdtPr>
        <w:id w:val="-1095375993"/>
        <w:tag w:val="goog_rdk_1437"/>
      </w:sdtPr>
      <w:sdtContent>
        <w:p w:rsidR="00000000" w:rsidDel="00000000" w:rsidP="00000000" w:rsidRDefault="00000000" w:rsidRPr="00000000" w14:paraId="000001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7260248"/>
              <w:tag w:val="goog_rdk_1435"/>
            </w:sdtPr>
            <w:sdtContent>
              <w:ins w:author="Anonymous" w:id="66" w:date="2026-09-22T03:03:20Z"/>
              <w:sdt>
                <w:sdtPr>
                  <w:id w:val="1517137206"/>
                  <w:tag w:val="goog_rdk_1436"/>
                </w:sdtPr>
                <w:sdtContent>
                  <w:ins w:author="Anonymous" w:id="66" w:date="2026-09-22T03:03:20Z">
                    <w:r w:rsidDel="00000000" w:rsidR="00000000" w:rsidRPr="00000000">
                      <w:rPr>
                        <w:rtl w:val="0"/>
                      </w:rPr>
                    </w:r>
                  </w:ins>
                </w:sdtContent>
              </w:sdt>
              <w:ins w:author="Anonymous" w:id="66" w:date="2026-09-22T03:03:20Z">
                <w:bookmarkStart w:colFirst="0" w:colLast="0" w:name="_heading=h.2n0jlyj4gqhp" w:id="160"/>
                <w:bookmarkEnd w:id="160"/>
              </w:ins>
            </w:sdtContent>
          </w:sdt>
        </w:p>
      </w:sdtContent>
    </w:sdt>
    <w:sdt>
      <w:sdtPr>
        <w:id w:val="519317961"/>
        <w:tag w:val="goog_rdk_1440"/>
      </w:sdtPr>
      <w:sdtContent>
        <w:p w:rsidR="00000000" w:rsidDel="00000000" w:rsidP="00000000" w:rsidRDefault="00000000" w:rsidRPr="00000000" w14:paraId="000001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6816207"/>
              <w:tag w:val="goog_rdk_1438"/>
            </w:sdtPr>
            <w:sdtContent>
              <w:ins w:author="Anonymous" w:id="66" w:date="2026-09-22T03:03:20Z"/>
              <w:sdt>
                <w:sdtPr>
                  <w:id w:val="515266532"/>
                  <w:tag w:val="goog_rdk_1439"/>
                </w:sdtPr>
                <w:sdtContent>
                  <w:ins w:author="Anonymous" w:id="66" w:date="2026-09-22T03:03:20Z">
                    <w:r w:rsidDel="00000000" w:rsidR="00000000" w:rsidRPr="00000000">
                      <w:rPr>
                        <w:rtl w:val="0"/>
                      </w:rPr>
                    </w:r>
                  </w:ins>
                </w:sdtContent>
              </w:sdt>
              <w:ins w:author="Anonymous" w:id="66" w:date="2026-09-22T03:03:20Z">
                <w:bookmarkStart w:colFirst="0" w:colLast="0" w:name="_heading=h.2mfha2pnt1hs" w:id="161"/>
                <w:bookmarkEnd w:id="161"/>
              </w:ins>
            </w:sdtContent>
          </w:sdt>
        </w:p>
      </w:sdtContent>
    </w:sdt>
    <w:sdt>
      <w:sdtPr>
        <w:id w:val="307236392"/>
        <w:tag w:val="goog_rdk_1443"/>
      </w:sdtPr>
      <w:sdtContent>
        <w:p w:rsidR="00000000" w:rsidDel="00000000" w:rsidP="00000000" w:rsidRDefault="00000000" w:rsidRPr="00000000" w14:paraId="000001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4949246"/>
              <w:tag w:val="goog_rdk_1441"/>
            </w:sdtPr>
            <w:sdtContent>
              <w:ins w:author="Anonymous" w:id="66" w:date="2026-09-22T03:03:20Z"/>
              <w:sdt>
                <w:sdtPr>
                  <w:id w:val="1210243281"/>
                  <w:tag w:val="goog_rdk_1442"/>
                </w:sdtPr>
                <w:sdtContent>
                  <w:ins w:author="Anonymous" w:id="66" w:date="2026-09-22T03:03:20Z">
                    <w:r w:rsidDel="00000000" w:rsidR="00000000" w:rsidRPr="00000000">
                      <w:rPr>
                        <w:rtl w:val="0"/>
                      </w:rPr>
                    </w:r>
                  </w:ins>
                </w:sdtContent>
              </w:sdt>
              <w:ins w:author="Anonymous" w:id="66" w:date="2026-09-22T03:03:20Z">
                <w:bookmarkStart w:colFirst="0" w:colLast="0" w:name="_heading=h.6n8owuelc2g0" w:id="162"/>
                <w:bookmarkEnd w:id="162"/>
              </w:ins>
            </w:sdtContent>
          </w:sdt>
        </w:p>
      </w:sdtContent>
    </w:sdt>
    <w:sdt>
      <w:sdtPr>
        <w:id w:val="-1517300909"/>
        <w:tag w:val="goog_rdk_1446"/>
      </w:sdtPr>
      <w:sdtContent>
        <w:p w:rsidR="00000000" w:rsidDel="00000000" w:rsidP="00000000" w:rsidRDefault="00000000" w:rsidRPr="00000000" w14:paraId="000001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7453469"/>
              <w:tag w:val="goog_rdk_1444"/>
            </w:sdtPr>
            <w:sdtContent>
              <w:ins w:author="Anonymous" w:id="66" w:date="2026-09-22T03:03:20Z"/>
              <w:sdt>
                <w:sdtPr>
                  <w:id w:val="1560241256"/>
                  <w:tag w:val="goog_rdk_1445"/>
                </w:sdtPr>
                <w:sdtContent>
                  <w:ins w:author="Anonymous" w:id="66" w:date="2026-09-22T03:03:20Z">
                    <w:r w:rsidDel="00000000" w:rsidR="00000000" w:rsidRPr="00000000">
                      <w:rPr>
                        <w:rtl w:val="0"/>
                      </w:rPr>
                    </w:r>
                  </w:ins>
                </w:sdtContent>
              </w:sdt>
              <w:ins w:author="Anonymous" w:id="66" w:date="2026-09-22T03:03:20Z">
                <w:bookmarkStart w:colFirst="0" w:colLast="0" w:name="_heading=h.b1mrynzscrx" w:id="163"/>
                <w:bookmarkEnd w:id="163"/>
              </w:ins>
            </w:sdtContent>
          </w:sdt>
        </w:p>
      </w:sdtContent>
    </w:sdt>
    <w:sdt>
      <w:sdtPr>
        <w:id w:val="-1902773712"/>
        <w:tag w:val="goog_rdk_1449"/>
      </w:sdtPr>
      <w:sdtContent>
        <w:p w:rsidR="00000000" w:rsidDel="00000000" w:rsidP="00000000" w:rsidRDefault="00000000" w:rsidRPr="00000000" w14:paraId="000001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9198400"/>
              <w:tag w:val="goog_rdk_1447"/>
            </w:sdtPr>
            <w:sdtContent>
              <w:ins w:author="Anonymous" w:id="66" w:date="2026-09-22T03:03:20Z"/>
              <w:sdt>
                <w:sdtPr>
                  <w:id w:val="-692412265"/>
                  <w:tag w:val="goog_rdk_1448"/>
                </w:sdtPr>
                <w:sdtContent>
                  <w:ins w:author="Anonymous" w:id="66" w:date="2026-09-22T03:03:20Z">
                    <w:r w:rsidDel="00000000" w:rsidR="00000000" w:rsidRPr="00000000">
                      <w:rPr>
                        <w:rtl w:val="0"/>
                      </w:rPr>
                    </w:r>
                  </w:ins>
                </w:sdtContent>
              </w:sdt>
              <w:ins w:author="Anonymous" w:id="66" w:date="2026-09-22T03:03:20Z">
                <w:bookmarkStart w:colFirst="0" w:colLast="0" w:name="_heading=h.w05n05wwr6fx" w:id="164"/>
                <w:bookmarkEnd w:id="164"/>
              </w:ins>
            </w:sdtContent>
          </w:sdt>
        </w:p>
      </w:sdtContent>
    </w:sdt>
    <w:sdt>
      <w:sdtPr>
        <w:id w:val="202784829"/>
        <w:tag w:val="goog_rdk_1452"/>
      </w:sdtPr>
      <w:sdtContent>
        <w:p w:rsidR="00000000" w:rsidDel="00000000" w:rsidP="00000000" w:rsidRDefault="00000000" w:rsidRPr="00000000" w14:paraId="000001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8507560"/>
              <w:tag w:val="goog_rdk_1450"/>
            </w:sdtPr>
            <w:sdtContent>
              <w:ins w:author="Anonymous" w:id="66" w:date="2026-09-22T03:03:20Z"/>
              <w:sdt>
                <w:sdtPr>
                  <w:id w:val="579051488"/>
                  <w:tag w:val="goog_rdk_1451"/>
                </w:sdtPr>
                <w:sdtContent>
                  <w:ins w:author="Anonymous" w:id="66" w:date="2026-09-22T03:03:20Z">
                    <w:r w:rsidDel="00000000" w:rsidR="00000000" w:rsidRPr="00000000">
                      <w:rPr>
                        <w:rtl w:val="0"/>
                      </w:rPr>
                    </w:r>
                  </w:ins>
                </w:sdtContent>
              </w:sdt>
              <w:ins w:author="Anonymous" w:id="66" w:date="2026-09-22T03:03:20Z">
                <w:bookmarkStart w:colFirst="0" w:colLast="0" w:name="_heading=h.9qy69l8995qh" w:id="165"/>
                <w:bookmarkEnd w:id="165"/>
              </w:ins>
            </w:sdtContent>
          </w:sdt>
        </w:p>
      </w:sdtContent>
    </w:sdt>
    <w:sdt>
      <w:sdtPr>
        <w:id w:val="-1178980058"/>
        <w:tag w:val="goog_rdk_1455"/>
      </w:sdtPr>
      <w:sdtContent>
        <w:p w:rsidR="00000000" w:rsidDel="00000000" w:rsidP="00000000" w:rsidRDefault="00000000" w:rsidRPr="00000000" w14:paraId="000001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3216440"/>
              <w:tag w:val="goog_rdk_1453"/>
            </w:sdtPr>
            <w:sdtContent>
              <w:ins w:author="Anonymous" w:id="66" w:date="2026-09-22T03:03:20Z"/>
              <w:sdt>
                <w:sdtPr>
                  <w:id w:val="1031694283"/>
                  <w:tag w:val="goog_rdk_1454"/>
                </w:sdtPr>
                <w:sdtContent>
                  <w:ins w:author="Anonymous" w:id="66" w:date="2026-09-22T03:03:20Z">
                    <w:r w:rsidDel="00000000" w:rsidR="00000000" w:rsidRPr="00000000">
                      <w:rPr>
                        <w:rtl w:val="0"/>
                      </w:rPr>
                    </w:r>
                  </w:ins>
                </w:sdtContent>
              </w:sdt>
              <w:ins w:author="Anonymous" w:id="66" w:date="2026-09-22T03:03:20Z">
                <w:bookmarkStart w:colFirst="0" w:colLast="0" w:name="_heading=h.gesc81v5ca0t" w:id="166"/>
                <w:bookmarkEnd w:id="166"/>
              </w:ins>
            </w:sdtContent>
          </w:sdt>
        </w:p>
      </w:sdtContent>
    </w:sdt>
    <w:sdt>
      <w:sdtPr>
        <w:id w:val="18302980"/>
        <w:tag w:val="goog_rdk_1458"/>
      </w:sdtPr>
      <w:sdtContent>
        <w:p w:rsidR="00000000" w:rsidDel="00000000" w:rsidP="00000000" w:rsidRDefault="00000000" w:rsidRPr="00000000" w14:paraId="000001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9027619"/>
              <w:tag w:val="goog_rdk_1456"/>
            </w:sdtPr>
            <w:sdtContent>
              <w:ins w:author="Anonymous" w:id="66" w:date="2026-09-22T03:03:20Z"/>
              <w:sdt>
                <w:sdtPr>
                  <w:id w:val="-1294922955"/>
                  <w:tag w:val="goog_rdk_1457"/>
                </w:sdtPr>
                <w:sdtContent>
                  <w:ins w:author="Anonymous" w:id="66" w:date="2026-09-22T03:03:20Z">
                    <w:r w:rsidDel="00000000" w:rsidR="00000000" w:rsidRPr="00000000">
                      <w:rPr>
                        <w:rtl w:val="0"/>
                      </w:rPr>
                    </w:r>
                  </w:ins>
                </w:sdtContent>
              </w:sdt>
              <w:ins w:author="Anonymous" w:id="66" w:date="2026-09-22T03:03:20Z">
                <w:bookmarkStart w:colFirst="0" w:colLast="0" w:name="_heading=h.iz5v8497em9v" w:id="167"/>
                <w:bookmarkEnd w:id="167"/>
              </w:ins>
            </w:sdtContent>
          </w:sdt>
        </w:p>
      </w:sdtContent>
    </w:sdt>
    <w:sdt>
      <w:sdtPr>
        <w:id w:val="-1172791566"/>
        <w:tag w:val="goog_rdk_1461"/>
      </w:sdtPr>
      <w:sdtContent>
        <w:p w:rsidR="00000000" w:rsidDel="00000000" w:rsidP="00000000" w:rsidRDefault="00000000" w:rsidRPr="00000000" w14:paraId="000001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2933856"/>
              <w:tag w:val="goog_rdk_1459"/>
            </w:sdtPr>
            <w:sdtContent>
              <w:ins w:author="Anonymous" w:id="66" w:date="2026-09-22T03:03:20Z"/>
              <w:sdt>
                <w:sdtPr>
                  <w:id w:val="-2012524450"/>
                  <w:tag w:val="goog_rdk_1460"/>
                </w:sdtPr>
                <w:sdtContent>
                  <w:ins w:author="Anonymous" w:id="66" w:date="2026-09-22T03:03:20Z">
                    <w:r w:rsidDel="00000000" w:rsidR="00000000" w:rsidRPr="00000000">
                      <w:rPr>
                        <w:rtl w:val="0"/>
                      </w:rPr>
                    </w:r>
                  </w:ins>
                </w:sdtContent>
              </w:sdt>
              <w:ins w:author="Anonymous" w:id="66" w:date="2026-09-22T03:03:20Z">
                <w:bookmarkStart w:colFirst="0" w:colLast="0" w:name="_heading=h.syzb7ncfnkro" w:id="168"/>
                <w:bookmarkEnd w:id="168"/>
              </w:ins>
            </w:sdtContent>
          </w:sdt>
        </w:p>
      </w:sdtContent>
    </w:sdt>
    <w:sdt>
      <w:sdtPr>
        <w:id w:val="2143170188"/>
        <w:tag w:val="goog_rdk_1464"/>
      </w:sdtPr>
      <w:sdtContent>
        <w:p w:rsidR="00000000" w:rsidDel="00000000" w:rsidP="00000000" w:rsidRDefault="00000000" w:rsidRPr="00000000" w14:paraId="000001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1943235"/>
              <w:tag w:val="goog_rdk_1462"/>
            </w:sdtPr>
            <w:sdtContent>
              <w:ins w:author="Anonymous" w:id="66" w:date="2026-09-22T03:03:20Z"/>
              <w:sdt>
                <w:sdtPr>
                  <w:id w:val="-223679302"/>
                  <w:tag w:val="goog_rdk_1463"/>
                </w:sdtPr>
                <w:sdtContent>
                  <w:ins w:author="Anonymous" w:id="66" w:date="2026-09-22T03:03:20Z">
                    <w:r w:rsidDel="00000000" w:rsidR="00000000" w:rsidRPr="00000000">
                      <w:rPr>
                        <w:rtl w:val="0"/>
                      </w:rPr>
                    </w:r>
                  </w:ins>
                </w:sdtContent>
              </w:sdt>
              <w:ins w:author="Anonymous" w:id="66" w:date="2026-09-22T03:03:20Z">
                <w:bookmarkStart w:colFirst="0" w:colLast="0" w:name="_heading=h.bbr2u2jed5wd" w:id="169"/>
                <w:bookmarkEnd w:id="169"/>
              </w:ins>
            </w:sdtContent>
          </w:sdt>
        </w:p>
      </w:sdtContent>
    </w:sdt>
    <w:sdt>
      <w:sdtPr>
        <w:id w:val="945004834"/>
        <w:tag w:val="goog_rdk_1467"/>
      </w:sdtPr>
      <w:sdtContent>
        <w:p w:rsidR="00000000" w:rsidDel="00000000" w:rsidP="00000000" w:rsidRDefault="00000000" w:rsidRPr="00000000" w14:paraId="000001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288660"/>
              <w:tag w:val="goog_rdk_1465"/>
            </w:sdtPr>
            <w:sdtContent>
              <w:ins w:author="Anonymous" w:id="66" w:date="2026-09-22T03:03:20Z"/>
              <w:sdt>
                <w:sdtPr>
                  <w:id w:val="-2017572414"/>
                  <w:tag w:val="goog_rdk_1466"/>
                </w:sdtPr>
                <w:sdtContent>
                  <w:ins w:author="Anonymous" w:id="66" w:date="2026-09-22T03:03:20Z">
                    <w:r w:rsidDel="00000000" w:rsidR="00000000" w:rsidRPr="00000000">
                      <w:rPr>
                        <w:rtl w:val="0"/>
                      </w:rPr>
                    </w:r>
                  </w:ins>
                </w:sdtContent>
              </w:sdt>
              <w:ins w:author="Anonymous" w:id="66" w:date="2026-09-22T03:03:20Z">
                <w:bookmarkStart w:colFirst="0" w:colLast="0" w:name="_heading=h.vw71k2v802nx" w:id="170"/>
                <w:bookmarkEnd w:id="170"/>
              </w:ins>
            </w:sdtContent>
          </w:sdt>
        </w:p>
      </w:sdtContent>
    </w:sdt>
    <w:sdt>
      <w:sdtPr>
        <w:id w:val="1384165522"/>
        <w:tag w:val="goog_rdk_1470"/>
      </w:sdtPr>
      <w:sdtContent>
        <w:p w:rsidR="00000000" w:rsidDel="00000000" w:rsidP="00000000" w:rsidRDefault="00000000" w:rsidRPr="00000000" w14:paraId="000001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3244021"/>
              <w:tag w:val="goog_rdk_1468"/>
            </w:sdtPr>
            <w:sdtContent>
              <w:ins w:author="Anonymous" w:id="66" w:date="2026-09-22T03:03:20Z"/>
              <w:sdt>
                <w:sdtPr>
                  <w:id w:val="-186130102"/>
                  <w:tag w:val="goog_rdk_1469"/>
                </w:sdtPr>
                <w:sdtContent>
                  <w:ins w:author="Anonymous" w:id="66" w:date="2026-09-22T03:03:20Z">
                    <w:r w:rsidDel="00000000" w:rsidR="00000000" w:rsidRPr="00000000">
                      <w:rPr>
                        <w:rtl w:val="0"/>
                      </w:rPr>
                    </w:r>
                  </w:ins>
                </w:sdtContent>
              </w:sdt>
              <w:ins w:author="Anonymous" w:id="66" w:date="2026-09-22T03:03:20Z">
                <w:bookmarkStart w:colFirst="0" w:colLast="0" w:name="_heading=h.el298vsjdtqn" w:id="171"/>
                <w:bookmarkEnd w:id="171"/>
              </w:ins>
            </w:sdtContent>
          </w:sdt>
        </w:p>
      </w:sdtContent>
    </w:sdt>
    <w:sdt>
      <w:sdtPr>
        <w:id w:val="1121261645"/>
        <w:tag w:val="goog_rdk_1473"/>
      </w:sdtPr>
      <w:sdtContent>
        <w:p w:rsidR="00000000" w:rsidDel="00000000" w:rsidP="00000000" w:rsidRDefault="00000000" w:rsidRPr="00000000" w14:paraId="000001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0443624"/>
              <w:tag w:val="goog_rdk_1471"/>
            </w:sdtPr>
            <w:sdtContent>
              <w:ins w:author="Anonymous" w:id="66" w:date="2026-09-22T03:03:20Z"/>
              <w:sdt>
                <w:sdtPr>
                  <w:id w:val="943989492"/>
                  <w:tag w:val="goog_rdk_1472"/>
                </w:sdtPr>
                <w:sdtContent>
                  <w:ins w:author="Anonymous" w:id="66" w:date="2026-09-22T03:03:20Z">
                    <w:r w:rsidDel="00000000" w:rsidR="00000000" w:rsidRPr="00000000">
                      <w:rPr>
                        <w:rtl w:val="0"/>
                      </w:rPr>
                    </w:r>
                  </w:ins>
                </w:sdtContent>
              </w:sdt>
              <w:ins w:author="Anonymous" w:id="66" w:date="2026-09-22T03:03:20Z">
                <w:bookmarkStart w:colFirst="0" w:colLast="0" w:name="_heading=h.v25mv5xfpjup" w:id="172"/>
                <w:bookmarkEnd w:id="172"/>
              </w:ins>
            </w:sdtContent>
          </w:sdt>
        </w:p>
      </w:sdtContent>
    </w:sdt>
    <w:sdt>
      <w:sdtPr>
        <w:id w:val="-541977173"/>
        <w:tag w:val="goog_rdk_1476"/>
      </w:sdtPr>
      <w:sdtContent>
        <w:p w:rsidR="00000000" w:rsidDel="00000000" w:rsidP="00000000" w:rsidRDefault="00000000" w:rsidRPr="00000000" w14:paraId="000001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9883783"/>
              <w:tag w:val="goog_rdk_1474"/>
            </w:sdtPr>
            <w:sdtContent>
              <w:ins w:author="Anonymous" w:id="66" w:date="2026-09-22T03:03:20Z"/>
              <w:sdt>
                <w:sdtPr>
                  <w:id w:val="-1158419166"/>
                  <w:tag w:val="goog_rdk_1475"/>
                </w:sdtPr>
                <w:sdtContent>
                  <w:ins w:author="Anonymous" w:id="66" w:date="2026-09-22T03:03:20Z">
                    <w:r w:rsidDel="00000000" w:rsidR="00000000" w:rsidRPr="00000000">
                      <w:rPr>
                        <w:rtl w:val="0"/>
                      </w:rPr>
                    </w:r>
                  </w:ins>
                </w:sdtContent>
              </w:sdt>
              <w:ins w:author="Anonymous" w:id="66" w:date="2026-09-22T03:03:20Z">
                <w:bookmarkStart w:colFirst="0" w:colLast="0" w:name="_heading=h.ez56ogqsiq59" w:id="173"/>
                <w:bookmarkEnd w:id="173"/>
              </w:ins>
            </w:sdtContent>
          </w:sdt>
        </w:p>
      </w:sdtContent>
    </w:sdt>
    <w:sdt>
      <w:sdtPr>
        <w:id w:val="1404270425"/>
        <w:tag w:val="goog_rdk_1479"/>
      </w:sdtPr>
      <w:sdtContent>
        <w:p w:rsidR="00000000" w:rsidDel="00000000" w:rsidP="00000000" w:rsidRDefault="00000000" w:rsidRPr="00000000" w14:paraId="000001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833911"/>
              <w:tag w:val="goog_rdk_1477"/>
            </w:sdtPr>
            <w:sdtContent>
              <w:ins w:author="Anonymous" w:id="66" w:date="2026-09-22T03:03:20Z"/>
              <w:sdt>
                <w:sdtPr>
                  <w:id w:val="-1471309973"/>
                  <w:tag w:val="goog_rdk_1478"/>
                </w:sdtPr>
                <w:sdtContent>
                  <w:ins w:author="Anonymous" w:id="66" w:date="2026-09-22T03:03:20Z">
                    <w:r w:rsidDel="00000000" w:rsidR="00000000" w:rsidRPr="00000000">
                      <w:rPr>
                        <w:rtl w:val="0"/>
                      </w:rPr>
                    </w:r>
                  </w:ins>
                </w:sdtContent>
              </w:sdt>
              <w:ins w:author="Anonymous" w:id="66" w:date="2026-09-22T03:03:20Z">
                <w:bookmarkStart w:colFirst="0" w:colLast="0" w:name="_heading=h.718r558lygqi" w:id="174"/>
                <w:bookmarkEnd w:id="174"/>
              </w:ins>
            </w:sdtContent>
          </w:sdt>
        </w:p>
      </w:sdtContent>
    </w:sdt>
    <w:sdt>
      <w:sdtPr>
        <w:id w:val="-2131083459"/>
        <w:tag w:val="goog_rdk_1482"/>
      </w:sdtPr>
      <w:sdtContent>
        <w:p w:rsidR="00000000" w:rsidDel="00000000" w:rsidP="00000000" w:rsidRDefault="00000000" w:rsidRPr="00000000" w14:paraId="000001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9030720"/>
              <w:tag w:val="goog_rdk_1480"/>
            </w:sdtPr>
            <w:sdtContent>
              <w:ins w:author="Anonymous" w:id="66" w:date="2026-09-22T03:03:20Z"/>
              <w:sdt>
                <w:sdtPr>
                  <w:id w:val="1509329105"/>
                  <w:tag w:val="goog_rdk_1481"/>
                </w:sdtPr>
                <w:sdtContent>
                  <w:ins w:author="Anonymous" w:id="66" w:date="2026-09-22T03:03:20Z">
                    <w:r w:rsidDel="00000000" w:rsidR="00000000" w:rsidRPr="00000000">
                      <w:rPr>
                        <w:rtl w:val="0"/>
                      </w:rPr>
                    </w:r>
                  </w:ins>
                </w:sdtContent>
              </w:sdt>
              <w:ins w:author="Anonymous" w:id="66" w:date="2026-09-22T03:03:20Z">
                <w:bookmarkStart w:colFirst="0" w:colLast="0" w:name="_heading=h.ic398qo668lh" w:id="175"/>
                <w:bookmarkEnd w:id="175"/>
              </w:ins>
            </w:sdtContent>
          </w:sdt>
        </w:p>
      </w:sdtContent>
    </w:sdt>
    <w:sdt>
      <w:sdtPr>
        <w:id w:val="-637873617"/>
        <w:tag w:val="goog_rdk_1485"/>
      </w:sdtPr>
      <w:sdtContent>
        <w:p w:rsidR="00000000" w:rsidDel="00000000" w:rsidP="00000000" w:rsidRDefault="00000000" w:rsidRPr="00000000" w14:paraId="000001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7682958"/>
              <w:tag w:val="goog_rdk_1483"/>
            </w:sdtPr>
            <w:sdtContent>
              <w:ins w:author="Anonymous" w:id="66" w:date="2026-09-22T03:03:20Z"/>
              <w:sdt>
                <w:sdtPr>
                  <w:id w:val="-1217961361"/>
                  <w:tag w:val="goog_rdk_1484"/>
                </w:sdtPr>
                <w:sdtContent>
                  <w:ins w:author="Anonymous" w:id="66" w:date="2026-09-22T03:03:20Z">
                    <w:r w:rsidDel="00000000" w:rsidR="00000000" w:rsidRPr="00000000">
                      <w:rPr>
                        <w:rtl w:val="0"/>
                      </w:rPr>
                    </w:r>
                  </w:ins>
                </w:sdtContent>
              </w:sdt>
              <w:ins w:author="Anonymous" w:id="66" w:date="2026-09-22T03:03:20Z">
                <w:bookmarkStart w:colFirst="0" w:colLast="0" w:name="_heading=h.xclz0xea78mp" w:id="176"/>
                <w:bookmarkEnd w:id="176"/>
              </w:ins>
            </w:sdtContent>
          </w:sdt>
        </w:p>
      </w:sdtContent>
    </w:sdt>
    <w:sdt>
      <w:sdtPr>
        <w:id w:val="-424625861"/>
        <w:tag w:val="goog_rdk_1488"/>
      </w:sdtPr>
      <w:sdtContent>
        <w:p w:rsidR="00000000" w:rsidDel="00000000" w:rsidP="00000000" w:rsidRDefault="00000000" w:rsidRPr="00000000" w14:paraId="000001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7658971"/>
              <w:tag w:val="goog_rdk_1486"/>
            </w:sdtPr>
            <w:sdtContent>
              <w:ins w:author="Anonymous" w:id="66" w:date="2026-09-22T03:03:20Z"/>
              <w:sdt>
                <w:sdtPr>
                  <w:id w:val="-174279415"/>
                  <w:tag w:val="goog_rdk_1487"/>
                </w:sdtPr>
                <w:sdtContent>
                  <w:ins w:author="Anonymous" w:id="66" w:date="2026-09-22T03:03:20Z">
                    <w:r w:rsidDel="00000000" w:rsidR="00000000" w:rsidRPr="00000000">
                      <w:rPr>
                        <w:rtl w:val="0"/>
                      </w:rPr>
                    </w:r>
                  </w:ins>
                </w:sdtContent>
              </w:sdt>
              <w:ins w:author="Anonymous" w:id="66" w:date="2026-09-22T03:03:20Z">
                <w:bookmarkStart w:colFirst="0" w:colLast="0" w:name="_heading=h.cin06j4l27bm" w:id="177"/>
                <w:bookmarkEnd w:id="177"/>
              </w:ins>
            </w:sdtContent>
          </w:sdt>
        </w:p>
      </w:sdtContent>
    </w:sdt>
    <w:sdt>
      <w:sdtPr>
        <w:id w:val="-413536187"/>
        <w:tag w:val="goog_rdk_1491"/>
      </w:sdtPr>
      <w:sdtContent>
        <w:p w:rsidR="00000000" w:rsidDel="00000000" w:rsidP="00000000" w:rsidRDefault="00000000" w:rsidRPr="00000000" w14:paraId="000001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8720892"/>
              <w:tag w:val="goog_rdk_1489"/>
            </w:sdtPr>
            <w:sdtContent>
              <w:ins w:author="Anonymous" w:id="66" w:date="2026-09-22T03:03:20Z"/>
              <w:sdt>
                <w:sdtPr>
                  <w:id w:val="972442767"/>
                  <w:tag w:val="goog_rdk_1490"/>
                </w:sdtPr>
                <w:sdtContent>
                  <w:ins w:author="Anonymous" w:id="66" w:date="2026-09-22T03:03:20Z">
                    <w:r w:rsidDel="00000000" w:rsidR="00000000" w:rsidRPr="00000000">
                      <w:rPr>
                        <w:rtl w:val="0"/>
                      </w:rPr>
                    </w:r>
                  </w:ins>
                </w:sdtContent>
              </w:sdt>
              <w:ins w:author="Anonymous" w:id="66" w:date="2026-09-22T03:03:20Z">
                <w:bookmarkStart w:colFirst="0" w:colLast="0" w:name="_heading=h.qe3f1ccwmfko" w:id="178"/>
                <w:bookmarkEnd w:id="178"/>
              </w:ins>
            </w:sdtContent>
          </w:sdt>
        </w:p>
      </w:sdtContent>
    </w:sdt>
    <w:sdt>
      <w:sdtPr>
        <w:id w:val="1209780642"/>
        <w:tag w:val="goog_rdk_1494"/>
      </w:sdtPr>
      <w:sdtContent>
        <w:p w:rsidR="00000000" w:rsidDel="00000000" w:rsidP="00000000" w:rsidRDefault="00000000" w:rsidRPr="00000000" w14:paraId="000001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3614951"/>
              <w:tag w:val="goog_rdk_1492"/>
            </w:sdtPr>
            <w:sdtContent>
              <w:ins w:author="Anonymous" w:id="66" w:date="2026-09-22T03:03:20Z"/>
              <w:sdt>
                <w:sdtPr>
                  <w:id w:val="1099368314"/>
                  <w:tag w:val="goog_rdk_1493"/>
                </w:sdtPr>
                <w:sdtContent>
                  <w:ins w:author="Anonymous" w:id="66" w:date="2026-09-22T03:03:20Z">
                    <w:r w:rsidDel="00000000" w:rsidR="00000000" w:rsidRPr="00000000">
                      <w:rPr>
                        <w:rtl w:val="0"/>
                      </w:rPr>
                    </w:r>
                  </w:ins>
                </w:sdtContent>
              </w:sdt>
              <w:ins w:author="Anonymous" w:id="66" w:date="2026-09-22T03:03:20Z">
                <w:bookmarkStart w:colFirst="0" w:colLast="0" w:name="_heading=h.n4xfut1g8gu" w:id="179"/>
                <w:bookmarkEnd w:id="179"/>
              </w:ins>
            </w:sdtContent>
          </w:sdt>
        </w:p>
      </w:sdtContent>
    </w:sdt>
    <w:sdt>
      <w:sdtPr>
        <w:id w:val="-483173576"/>
        <w:tag w:val="goog_rdk_1497"/>
      </w:sdtPr>
      <w:sdtContent>
        <w:p w:rsidR="00000000" w:rsidDel="00000000" w:rsidP="00000000" w:rsidRDefault="00000000" w:rsidRPr="00000000" w14:paraId="000001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7086892"/>
              <w:tag w:val="goog_rdk_1495"/>
            </w:sdtPr>
            <w:sdtContent>
              <w:ins w:author="Anonymous" w:id="66" w:date="2026-09-22T03:03:20Z"/>
              <w:sdt>
                <w:sdtPr>
                  <w:id w:val="1415003569"/>
                  <w:tag w:val="goog_rdk_1496"/>
                </w:sdtPr>
                <w:sdtContent>
                  <w:ins w:author="Anonymous" w:id="66" w:date="2026-09-22T03:03:20Z">
                    <w:r w:rsidDel="00000000" w:rsidR="00000000" w:rsidRPr="00000000">
                      <w:rPr>
                        <w:rtl w:val="0"/>
                      </w:rPr>
                    </w:r>
                  </w:ins>
                </w:sdtContent>
              </w:sdt>
              <w:ins w:author="Anonymous" w:id="66" w:date="2026-09-22T03:03:20Z">
                <w:bookmarkStart w:colFirst="0" w:colLast="0" w:name="_heading=h.n9y7lw5f54e" w:id="180"/>
                <w:bookmarkEnd w:id="180"/>
              </w:ins>
            </w:sdtContent>
          </w:sdt>
        </w:p>
      </w:sdtContent>
    </w:sdt>
    <w:sdt>
      <w:sdtPr>
        <w:id w:val="1637056724"/>
        <w:tag w:val="goog_rdk_1500"/>
      </w:sdtPr>
      <w:sdtContent>
        <w:p w:rsidR="00000000" w:rsidDel="00000000" w:rsidP="00000000" w:rsidRDefault="00000000" w:rsidRPr="00000000" w14:paraId="000001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820476"/>
              <w:tag w:val="goog_rdk_1498"/>
            </w:sdtPr>
            <w:sdtContent>
              <w:ins w:author="Anonymous" w:id="66" w:date="2026-09-22T03:03:20Z"/>
              <w:sdt>
                <w:sdtPr>
                  <w:id w:val="2052832298"/>
                  <w:tag w:val="goog_rdk_1499"/>
                </w:sdtPr>
                <w:sdtContent>
                  <w:ins w:author="Anonymous" w:id="66" w:date="2026-09-22T03:03:20Z">
                    <w:r w:rsidDel="00000000" w:rsidR="00000000" w:rsidRPr="00000000">
                      <w:rPr>
                        <w:rtl w:val="0"/>
                      </w:rPr>
                    </w:r>
                  </w:ins>
                </w:sdtContent>
              </w:sdt>
              <w:ins w:author="Anonymous" w:id="66" w:date="2026-09-22T03:03:20Z">
                <w:bookmarkStart w:colFirst="0" w:colLast="0" w:name="_heading=h.aercgg8jqhk5" w:id="181"/>
                <w:bookmarkEnd w:id="181"/>
              </w:ins>
            </w:sdtContent>
          </w:sdt>
        </w:p>
      </w:sdtContent>
    </w:sdt>
    <w:sdt>
      <w:sdtPr>
        <w:id w:val="1678929321"/>
        <w:tag w:val="goog_rdk_1503"/>
      </w:sdtPr>
      <w:sdtContent>
        <w:p w:rsidR="00000000" w:rsidDel="00000000" w:rsidP="00000000" w:rsidRDefault="00000000" w:rsidRPr="00000000" w14:paraId="000001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3450756"/>
              <w:tag w:val="goog_rdk_1501"/>
            </w:sdtPr>
            <w:sdtContent>
              <w:ins w:author="Anonymous" w:id="66" w:date="2026-09-22T03:03:20Z"/>
              <w:sdt>
                <w:sdtPr>
                  <w:id w:val="505629355"/>
                  <w:tag w:val="goog_rdk_1502"/>
                </w:sdtPr>
                <w:sdtContent>
                  <w:ins w:author="Anonymous" w:id="66" w:date="2026-09-22T03:03:20Z">
                    <w:r w:rsidDel="00000000" w:rsidR="00000000" w:rsidRPr="00000000">
                      <w:rPr>
                        <w:rtl w:val="0"/>
                      </w:rPr>
                    </w:r>
                  </w:ins>
                </w:sdtContent>
              </w:sdt>
              <w:ins w:author="Anonymous" w:id="66" w:date="2026-09-22T03:03:20Z">
                <w:bookmarkStart w:colFirst="0" w:colLast="0" w:name="_heading=h.7b4foat5yqqc" w:id="182"/>
                <w:bookmarkEnd w:id="182"/>
              </w:ins>
            </w:sdtContent>
          </w:sdt>
        </w:p>
      </w:sdtContent>
    </w:sdt>
    <w:sdt>
      <w:sdtPr>
        <w:id w:val="-2121741883"/>
        <w:tag w:val="goog_rdk_1506"/>
      </w:sdtPr>
      <w:sdtContent>
        <w:p w:rsidR="00000000" w:rsidDel="00000000" w:rsidP="00000000" w:rsidRDefault="00000000" w:rsidRPr="00000000" w14:paraId="000001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0001395"/>
              <w:tag w:val="goog_rdk_1504"/>
            </w:sdtPr>
            <w:sdtContent>
              <w:ins w:author="Anonymous" w:id="66" w:date="2026-09-22T03:03:20Z"/>
              <w:sdt>
                <w:sdtPr>
                  <w:id w:val="125617647"/>
                  <w:tag w:val="goog_rdk_1505"/>
                </w:sdtPr>
                <w:sdtContent>
                  <w:ins w:author="Anonymous" w:id="66" w:date="2026-09-22T03:03:20Z">
                    <w:r w:rsidDel="00000000" w:rsidR="00000000" w:rsidRPr="00000000">
                      <w:rPr>
                        <w:rtl w:val="0"/>
                      </w:rPr>
                    </w:r>
                  </w:ins>
                </w:sdtContent>
              </w:sdt>
              <w:ins w:author="Anonymous" w:id="66" w:date="2026-09-22T03:03:20Z">
                <w:bookmarkStart w:colFirst="0" w:colLast="0" w:name="_heading=h.uqz2o1d3en65" w:id="183"/>
                <w:bookmarkEnd w:id="183"/>
              </w:ins>
            </w:sdtContent>
          </w:sdt>
        </w:p>
      </w:sdtContent>
    </w:sdt>
    <w:sdt>
      <w:sdtPr>
        <w:id w:val="-1870371325"/>
        <w:tag w:val="goog_rdk_1509"/>
      </w:sdtPr>
      <w:sdtContent>
        <w:p w:rsidR="00000000" w:rsidDel="00000000" w:rsidP="00000000" w:rsidRDefault="00000000" w:rsidRPr="00000000" w14:paraId="000001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4864591"/>
              <w:tag w:val="goog_rdk_1507"/>
            </w:sdtPr>
            <w:sdtContent>
              <w:ins w:author="Anonymous" w:id="66" w:date="2026-09-22T03:03:20Z"/>
              <w:sdt>
                <w:sdtPr>
                  <w:id w:val="-560478461"/>
                  <w:tag w:val="goog_rdk_1508"/>
                </w:sdtPr>
                <w:sdtContent>
                  <w:ins w:author="Anonymous" w:id="66" w:date="2026-09-22T03:03:20Z">
                    <w:r w:rsidDel="00000000" w:rsidR="00000000" w:rsidRPr="00000000">
                      <w:rPr>
                        <w:rtl w:val="0"/>
                      </w:rPr>
                    </w:r>
                  </w:ins>
                </w:sdtContent>
              </w:sdt>
              <w:ins w:author="Anonymous" w:id="66" w:date="2026-09-22T03:03:20Z">
                <w:bookmarkStart w:colFirst="0" w:colLast="0" w:name="_heading=h.c6chs6h3fzdq" w:id="184"/>
                <w:bookmarkEnd w:id="184"/>
              </w:ins>
            </w:sdtContent>
          </w:sdt>
        </w:p>
      </w:sdtContent>
    </w:sdt>
    <w:sdt>
      <w:sdtPr>
        <w:id w:val="628128095"/>
        <w:tag w:val="goog_rdk_1512"/>
      </w:sdtPr>
      <w:sdtContent>
        <w:p w:rsidR="00000000" w:rsidDel="00000000" w:rsidP="00000000" w:rsidRDefault="00000000" w:rsidRPr="00000000" w14:paraId="000002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1497842"/>
              <w:tag w:val="goog_rdk_1510"/>
            </w:sdtPr>
            <w:sdtContent>
              <w:ins w:author="Anonymous" w:id="66" w:date="2026-09-22T03:03:20Z"/>
              <w:sdt>
                <w:sdtPr>
                  <w:id w:val="912383380"/>
                  <w:tag w:val="goog_rdk_1511"/>
                </w:sdtPr>
                <w:sdtContent>
                  <w:ins w:author="Anonymous" w:id="66" w:date="2026-09-22T03:03:20Z">
                    <w:r w:rsidDel="00000000" w:rsidR="00000000" w:rsidRPr="00000000">
                      <w:rPr>
                        <w:rtl w:val="0"/>
                      </w:rPr>
                    </w:r>
                  </w:ins>
                </w:sdtContent>
              </w:sdt>
              <w:ins w:author="Anonymous" w:id="66" w:date="2026-09-22T03:03:20Z">
                <w:bookmarkStart w:colFirst="0" w:colLast="0" w:name="_heading=h.pkzxw9y4we4j" w:id="185"/>
                <w:bookmarkEnd w:id="185"/>
              </w:ins>
            </w:sdtContent>
          </w:sdt>
        </w:p>
      </w:sdtContent>
    </w:sdt>
    <w:sdt>
      <w:sdtPr>
        <w:id w:val="-1470794704"/>
        <w:tag w:val="goog_rdk_1515"/>
      </w:sdtPr>
      <w:sdtContent>
        <w:p w:rsidR="00000000" w:rsidDel="00000000" w:rsidP="00000000" w:rsidRDefault="00000000" w:rsidRPr="00000000" w14:paraId="000002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0456024"/>
              <w:tag w:val="goog_rdk_1513"/>
            </w:sdtPr>
            <w:sdtContent>
              <w:ins w:author="Anonymous" w:id="66" w:date="2026-09-22T03:03:20Z"/>
              <w:sdt>
                <w:sdtPr>
                  <w:id w:val="1931630008"/>
                  <w:tag w:val="goog_rdk_1514"/>
                </w:sdtPr>
                <w:sdtContent>
                  <w:ins w:author="Anonymous" w:id="66" w:date="2026-09-22T03:03:20Z">
                    <w:r w:rsidDel="00000000" w:rsidR="00000000" w:rsidRPr="00000000">
                      <w:rPr>
                        <w:rtl w:val="0"/>
                      </w:rPr>
                    </w:r>
                  </w:ins>
                </w:sdtContent>
              </w:sdt>
              <w:ins w:author="Anonymous" w:id="66" w:date="2026-09-22T03:03:20Z">
                <w:bookmarkStart w:colFirst="0" w:colLast="0" w:name="_heading=h.78rewi6vi70j" w:id="186"/>
                <w:bookmarkEnd w:id="186"/>
              </w:ins>
            </w:sdtContent>
          </w:sdt>
        </w:p>
      </w:sdtContent>
    </w:sdt>
    <w:sdt>
      <w:sdtPr>
        <w:id w:val="-409837992"/>
        <w:tag w:val="goog_rdk_1518"/>
      </w:sdtPr>
      <w:sdtContent>
        <w:p w:rsidR="00000000" w:rsidDel="00000000" w:rsidP="00000000" w:rsidRDefault="00000000" w:rsidRPr="00000000" w14:paraId="000002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0254608"/>
              <w:tag w:val="goog_rdk_1516"/>
            </w:sdtPr>
            <w:sdtContent>
              <w:ins w:author="Anonymous" w:id="66" w:date="2026-09-22T03:03:20Z"/>
              <w:sdt>
                <w:sdtPr>
                  <w:id w:val="-1063874021"/>
                  <w:tag w:val="goog_rdk_1517"/>
                </w:sdtPr>
                <w:sdtContent>
                  <w:ins w:author="Anonymous" w:id="66" w:date="2026-09-22T03:03:20Z">
                    <w:r w:rsidDel="00000000" w:rsidR="00000000" w:rsidRPr="00000000">
                      <w:rPr>
                        <w:rtl w:val="0"/>
                      </w:rPr>
                    </w:r>
                  </w:ins>
                </w:sdtContent>
              </w:sdt>
              <w:ins w:author="Anonymous" w:id="66" w:date="2026-09-22T03:03:20Z">
                <w:bookmarkStart w:colFirst="0" w:colLast="0" w:name="_heading=h.95b1fr9yk8xk" w:id="187"/>
                <w:bookmarkEnd w:id="187"/>
              </w:ins>
            </w:sdtContent>
          </w:sdt>
        </w:p>
      </w:sdtContent>
    </w:sdt>
    <w:sdt>
      <w:sdtPr>
        <w:id w:val="-1758344670"/>
        <w:tag w:val="goog_rdk_1521"/>
      </w:sdtPr>
      <w:sdtContent>
        <w:p w:rsidR="00000000" w:rsidDel="00000000" w:rsidP="00000000" w:rsidRDefault="00000000" w:rsidRPr="00000000" w14:paraId="000002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3874559"/>
              <w:tag w:val="goog_rdk_1519"/>
            </w:sdtPr>
            <w:sdtContent>
              <w:ins w:author="Anonymous" w:id="66" w:date="2026-09-22T03:03:20Z"/>
              <w:sdt>
                <w:sdtPr>
                  <w:id w:val="-1324288588"/>
                  <w:tag w:val="goog_rdk_1520"/>
                </w:sdtPr>
                <w:sdtContent>
                  <w:ins w:author="Anonymous" w:id="66" w:date="2026-09-22T03:03:20Z">
                    <w:r w:rsidDel="00000000" w:rsidR="00000000" w:rsidRPr="00000000">
                      <w:rPr>
                        <w:rtl w:val="0"/>
                      </w:rPr>
                    </w:r>
                  </w:ins>
                </w:sdtContent>
              </w:sdt>
              <w:ins w:author="Anonymous" w:id="66" w:date="2026-09-22T03:03:20Z">
                <w:bookmarkStart w:colFirst="0" w:colLast="0" w:name="_heading=h.2136punrz4u1" w:id="188"/>
                <w:bookmarkEnd w:id="188"/>
              </w:ins>
            </w:sdtContent>
          </w:sdt>
        </w:p>
      </w:sdtContent>
    </w:sdt>
    <w:sdt>
      <w:sdtPr>
        <w:id w:val="-1094954416"/>
        <w:tag w:val="goog_rdk_1524"/>
      </w:sdtPr>
      <w:sdtContent>
        <w:p w:rsidR="00000000" w:rsidDel="00000000" w:rsidP="00000000" w:rsidRDefault="00000000" w:rsidRPr="00000000" w14:paraId="000002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8658596"/>
              <w:tag w:val="goog_rdk_1522"/>
            </w:sdtPr>
            <w:sdtContent>
              <w:ins w:author="Anonymous" w:id="66" w:date="2026-09-22T03:03:20Z"/>
              <w:sdt>
                <w:sdtPr>
                  <w:id w:val="224155915"/>
                  <w:tag w:val="goog_rdk_1523"/>
                </w:sdtPr>
                <w:sdtContent>
                  <w:ins w:author="Anonymous" w:id="66" w:date="2026-09-22T03:03:20Z">
                    <w:r w:rsidDel="00000000" w:rsidR="00000000" w:rsidRPr="00000000">
                      <w:rPr>
                        <w:rtl w:val="0"/>
                      </w:rPr>
                    </w:r>
                  </w:ins>
                </w:sdtContent>
              </w:sdt>
              <w:ins w:author="Anonymous" w:id="66" w:date="2026-09-22T03:03:20Z">
                <w:bookmarkStart w:colFirst="0" w:colLast="0" w:name="_heading=h.smvnx8ll1mrb" w:id="189"/>
                <w:bookmarkEnd w:id="189"/>
              </w:ins>
            </w:sdtContent>
          </w:sdt>
        </w:p>
      </w:sdtContent>
    </w:sdt>
    <w:sdt>
      <w:sdtPr>
        <w:id w:val="-1314214724"/>
        <w:tag w:val="goog_rdk_1527"/>
      </w:sdtPr>
      <w:sdtContent>
        <w:p w:rsidR="00000000" w:rsidDel="00000000" w:rsidP="00000000" w:rsidRDefault="00000000" w:rsidRPr="00000000" w14:paraId="000002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6453076"/>
              <w:tag w:val="goog_rdk_1525"/>
            </w:sdtPr>
            <w:sdtContent>
              <w:ins w:author="Anonymous" w:id="66" w:date="2026-09-22T03:03:20Z"/>
              <w:sdt>
                <w:sdtPr>
                  <w:id w:val="-748284358"/>
                  <w:tag w:val="goog_rdk_1526"/>
                </w:sdtPr>
                <w:sdtContent>
                  <w:ins w:author="Anonymous" w:id="66" w:date="2026-09-22T03:03:20Z">
                    <w:r w:rsidDel="00000000" w:rsidR="00000000" w:rsidRPr="00000000">
                      <w:rPr>
                        <w:rtl w:val="0"/>
                      </w:rPr>
                    </w:r>
                  </w:ins>
                </w:sdtContent>
              </w:sdt>
              <w:ins w:author="Anonymous" w:id="66" w:date="2026-09-22T03:03:20Z">
                <w:bookmarkStart w:colFirst="0" w:colLast="0" w:name="_heading=h.2b2eou4tb88b" w:id="190"/>
                <w:bookmarkEnd w:id="190"/>
              </w:ins>
            </w:sdtContent>
          </w:sdt>
        </w:p>
      </w:sdtContent>
    </w:sdt>
    <w:sdt>
      <w:sdtPr>
        <w:id w:val="-791066396"/>
        <w:tag w:val="goog_rdk_1530"/>
      </w:sdtPr>
      <w:sdtContent>
        <w:p w:rsidR="00000000" w:rsidDel="00000000" w:rsidP="00000000" w:rsidRDefault="00000000" w:rsidRPr="00000000" w14:paraId="000002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3548390"/>
              <w:tag w:val="goog_rdk_1528"/>
            </w:sdtPr>
            <w:sdtContent>
              <w:ins w:author="Anonymous" w:id="66" w:date="2026-09-22T03:03:20Z"/>
              <w:sdt>
                <w:sdtPr>
                  <w:id w:val="1609604566"/>
                  <w:tag w:val="goog_rdk_1529"/>
                </w:sdtPr>
                <w:sdtContent>
                  <w:ins w:author="Anonymous" w:id="66" w:date="2026-09-22T03:03:20Z">
                    <w:r w:rsidDel="00000000" w:rsidR="00000000" w:rsidRPr="00000000">
                      <w:rPr>
                        <w:rtl w:val="0"/>
                      </w:rPr>
                    </w:r>
                  </w:ins>
                </w:sdtContent>
              </w:sdt>
              <w:ins w:author="Anonymous" w:id="66" w:date="2026-09-22T03:03:20Z">
                <w:bookmarkStart w:colFirst="0" w:colLast="0" w:name="_heading=h.2ivauebcruab" w:id="191"/>
                <w:bookmarkEnd w:id="191"/>
              </w:ins>
            </w:sdtContent>
          </w:sdt>
        </w:p>
      </w:sdtContent>
    </w:sdt>
    <w:sdt>
      <w:sdtPr>
        <w:id w:val="-39878064"/>
        <w:tag w:val="goog_rdk_1533"/>
      </w:sdtPr>
      <w:sdtContent>
        <w:p w:rsidR="00000000" w:rsidDel="00000000" w:rsidP="00000000" w:rsidRDefault="00000000" w:rsidRPr="00000000" w14:paraId="000002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4135065"/>
              <w:tag w:val="goog_rdk_1531"/>
            </w:sdtPr>
            <w:sdtContent>
              <w:ins w:author="Anonymous" w:id="66" w:date="2026-09-22T03:03:20Z"/>
              <w:sdt>
                <w:sdtPr>
                  <w:id w:val="1171301240"/>
                  <w:tag w:val="goog_rdk_1532"/>
                </w:sdtPr>
                <w:sdtContent>
                  <w:ins w:author="Anonymous" w:id="66" w:date="2026-09-22T03:03:20Z">
                    <w:r w:rsidDel="00000000" w:rsidR="00000000" w:rsidRPr="00000000">
                      <w:rPr>
                        <w:rtl w:val="0"/>
                      </w:rPr>
                    </w:r>
                  </w:ins>
                </w:sdtContent>
              </w:sdt>
              <w:ins w:author="Anonymous" w:id="66" w:date="2026-09-22T03:03:20Z">
                <w:bookmarkStart w:colFirst="0" w:colLast="0" w:name="_heading=h.7v6ast1m3r4d" w:id="192"/>
                <w:bookmarkEnd w:id="192"/>
              </w:ins>
            </w:sdtContent>
          </w:sdt>
        </w:p>
      </w:sdtContent>
    </w:sdt>
    <w:sdt>
      <w:sdtPr>
        <w:id w:val="1500274630"/>
        <w:tag w:val="goog_rdk_1536"/>
      </w:sdtPr>
      <w:sdtContent>
        <w:p w:rsidR="00000000" w:rsidDel="00000000" w:rsidP="00000000" w:rsidRDefault="00000000" w:rsidRPr="00000000" w14:paraId="000002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1083424"/>
              <w:tag w:val="goog_rdk_1534"/>
            </w:sdtPr>
            <w:sdtContent>
              <w:ins w:author="Anonymous" w:id="66" w:date="2026-09-22T03:03:20Z"/>
              <w:sdt>
                <w:sdtPr>
                  <w:id w:val="1668731507"/>
                  <w:tag w:val="goog_rdk_1535"/>
                </w:sdtPr>
                <w:sdtContent>
                  <w:ins w:author="Anonymous" w:id="66" w:date="2026-09-22T03:03:20Z">
                    <w:r w:rsidDel="00000000" w:rsidR="00000000" w:rsidRPr="00000000">
                      <w:rPr>
                        <w:rtl w:val="0"/>
                      </w:rPr>
                    </w:r>
                  </w:ins>
                </w:sdtContent>
              </w:sdt>
              <w:ins w:author="Anonymous" w:id="66" w:date="2026-09-22T03:03:20Z">
                <w:bookmarkStart w:colFirst="0" w:colLast="0" w:name="_heading=h.hl1wx6gb3jdl" w:id="193"/>
                <w:bookmarkEnd w:id="193"/>
              </w:ins>
            </w:sdtContent>
          </w:sdt>
        </w:p>
      </w:sdtContent>
    </w:sdt>
    <w:sdt>
      <w:sdtPr>
        <w:id w:val="-1492458414"/>
        <w:tag w:val="goog_rdk_1539"/>
      </w:sdtPr>
      <w:sdtContent>
        <w:p w:rsidR="00000000" w:rsidDel="00000000" w:rsidP="00000000" w:rsidRDefault="00000000" w:rsidRPr="00000000" w14:paraId="000002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1079998"/>
              <w:tag w:val="goog_rdk_1537"/>
            </w:sdtPr>
            <w:sdtContent>
              <w:ins w:author="Anonymous" w:id="66" w:date="2026-09-22T03:03:20Z"/>
              <w:sdt>
                <w:sdtPr>
                  <w:id w:val="1573394612"/>
                  <w:tag w:val="goog_rdk_1538"/>
                </w:sdtPr>
                <w:sdtContent>
                  <w:ins w:author="Anonymous" w:id="66" w:date="2026-09-22T03:03:20Z">
                    <w:r w:rsidDel="00000000" w:rsidR="00000000" w:rsidRPr="00000000">
                      <w:rPr>
                        <w:rtl w:val="0"/>
                      </w:rPr>
                    </w:r>
                  </w:ins>
                </w:sdtContent>
              </w:sdt>
              <w:ins w:author="Anonymous" w:id="66" w:date="2026-09-22T03:03:20Z">
                <w:bookmarkStart w:colFirst="0" w:colLast="0" w:name="_heading=h.uk0n03yfzsgl" w:id="194"/>
                <w:bookmarkEnd w:id="194"/>
              </w:ins>
            </w:sdtContent>
          </w:sdt>
        </w:p>
      </w:sdtContent>
    </w:sdt>
    <w:sdt>
      <w:sdtPr>
        <w:id w:val="1693446015"/>
        <w:tag w:val="goog_rdk_1542"/>
      </w:sdtPr>
      <w:sdtContent>
        <w:p w:rsidR="00000000" w:rsidDel="00000000" w:rsidP="00000000" w:rsidRDefault="00000000" w:rsidRPr="00000000" w14:paraId="000002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3573746"/>
              <w:tag w:val="goog_rdk_1540"/>
            </w:sdtPr>
            <w:sdtContent>
              <w:ins w:author="Anonymous" w:id="66" w:date="2026-09-22T03:03:20Z"/>
              <w:sdt>
                <w:sdtPr>
                  <w:id w:val="-981041550"/>
                  <w:tag w:val="goog_rdk_1541"/>
                </w:sdtPr>
                <w:sdtContent>
                  <w:ins w:author="Anonymous" w:id="66" w:date="2026-09-22T03:03:20Z">
                    <w:r w:rsidDel="00000000" w:rsidR="00000000" w:rsidRPr="00000000">
                      <w:rPr>
                        <w:rtl w:val="0"/>
                      </w:rPr>
                    </w:r>
                  </w:ins>
                </w:sdtContent>
              </w:sdt>
              <w:ins w:author="Anonymous" w:id="66" w:date="2026-09-22T03:03:20Z">
                <w:bookmarkStart w:colFirst="0" w:colLast="0" w:name="_heading=h.vmtez68vt5hh" w:id="195"/>
                <w:bookmarkEnd w:id="195"/>
              </w:ins>
            </w:sdtContent>
          </w:sdt>
        </w:p>
      </w:sdtContent>
    </w:sdt>
    <w:sdt>
      <w:sdtPr>
        <w:id w:val="-2110542363"/>
        <w:tag w:val="goog_rdk_1545"/>
      </w:sdtPr>
      <w:sdtContent>
        <w:p w:rsidR="00000000" w:rsidDel="00000000" w:rsidP="00000000" w:rsidRDefault="00000000" w:rsidRPr="00000000" w14:paraId="000002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9817879"/>
              <w:tag w:val="goog_rdk_1543"/>
            </w:sdtPr>
            <w:sdtContent>
              <w:ins w:author="Anonymous" w:id="66" w:date="2026-09-22T03:03:20Z"/>
              <w:sdt>
                <w:sdtPr>
                  <w:id w:val="-758346006"/>
                  <w:tag w:val="goog_rdk_1544"/>
                </w:sdtPr>
                <w:sdtContent>
                  <w:ins w:author="Anonymous" w:id="66" w:date="2026-09-22T03:03:20Z">
                    <w:r w:rsidDel="00000000" w:rsidR="00000000" w:rsidRPr="00000000">
                      <w:rPr>
                        <w:rtl w:val="0"/>
                      </w:rPr>
                    </w:r>
                  </w:ins>
                </w:sdtContent>
              </w:sdt>
              <w:ins w:author="Anonymous" w:id="66" w:date="2026-09-22T03:03:20Z">
                <w:bookmarkStart w:colFirst="0" w:colLast="0" w:name="_heading=h.6rpzfbb15prh" w:id="196"/>
                <w:bookmarkEnd w:id="196"/>
              </w:ins>
            </w:sdtContent>
          </w:sdt>
        </w:p>
      </w:sdtContent>
    </w:sdt>
    <w:sdt>
      <w:sdtPr>
        <w:id w:val="1645779485"/>
        <w:tag w:val="goog_rdk_1548"/>
      </w:sdtPr>
      <w:sdtContent>
        <w:p w:rsidR="00000000" w:rsidDel="00000000" w:rsidP="00000000" w:rsidRDefault="00000000" w:rsidRPr="00000000" w14:paraId="000002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5829719"/>
              <w:tag w:val="goog_rdk_1546"/>
            </w:sdtPr>
            <w:sdtContent>
              <w:ins w:author="Anonymous" w:id="66" w:date="2026-09-22T03:03:20Z"/>
              <w:sdt>
                <w:sdtPr>
                  <w:id w:val="-799190897"/>
                  <w:tag w:val="goog_rdk_1547"/>
                </w:sdtPr>
                <w:sdtContent>
                  <w:ins w:author="Anonymous" w:id="66" w:date="2026-09-22T03:03:20Z">
                    <w:r w:rsidDel="00000000" w:rsidR="00000000" w:rsidRPr="00000000">
                      <w:rPr>
                        <w:rtl w:val="0"/>
                      </w:rPr>
                    </w:r>
                  </w:ins>
                </w:sdtContent>
              </w:sdt>
              <w:ins w:author="Anonymous" w:id="66" w:date="2026-09-22T03:03:20Z">
                <w:bookmarkStart w:colFirst="0" w:colLast="0" w:name="_heading=h.z6hwlnskkvsz" w:id="197"/>
                <w:bookmarkEnd w:id="197"/>
              </w:ins>
            </w:sdtContent>
          </w:sdt>
        </w:p>
      </w:sdtContent>
    </w:sdt>
    <w:sdt>
      <w:sdtPr>
        <w:id w:val="-1136522161"/>
        <w:tag w:val="goog_rdk_1551"/>
      </w:sdtPr>
      <w:sdtContent>
        <w:p w:rsidR="00000000" w:rsidDel="00000000" w:rsidP="00000000" w:rsidRDefault="00000000" w:rsidRPr="00000000" w14:paraId="000002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6239237"/>
              <w:tag w:val="goog_rdk_1549"/>
            </w:sdtPr>
            <w:sdtContent>
              <w:ins w:author="Anonymous" w:id="66" w:date="2026-09-22T03:03:20Z"/>
              <w:sdt>
                <w:sdtPr>
                  <w:id w:val="113954280"/>
                  <w:tag w:val="goog_rdk_1550"/>
                </w:sdtPr>
                <w:sdtContent>
                  <w:ins w:author="Anonymous" w:id="66" w:date="2026-09-22T03:03:20Z">
                    <w:r w:rsidDel="00000000" w:rsidR="00000000" w:rsidRPr="00000000">
                      <w:rPr>
                        <w:rtl w:val="0"/>
                      </w:rPr>
                    </w:r>
                  </w:ins>
                </w:sdtContent>
              </w:sdt>
              <w:ins w:author="Anonymous" w:id="66" w:date="2026-09-22T03:03:20Z">
                <w:bookmarkStart w:colFirst="0" w:colLast="0" w:name="_heading=h.k5hs2k3s956v" w:id="198"/>
                <w:bookmarkEnd w:id="198"/>
              </w:ins>
            </w:sdtContent>
          </w:sdt>
        </w:p>
      </w:sdtContent>
    </w:sdt>
    <w:sdt>
      <w:sdtPr>
        <w:id w:val="-906208235"/>
        <w:tag w:val="goog_rdk_1554"/>
      </w:sdtPr>
      <w:sdtContent>
        <w:p w:rsidR="00000000" w:rsidDel="00000000" w:rsidP="00000000" w:rsidRDefault="00000000" w:rsidRPr="00000000" w14:paraId="000002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7275396"/>
              <w:tag w:val="goog_rdk_1552"/>
            </w:sdtPr>
            <w:sdtContent>
              <w:ins w:author="Anonymous" w:id="66" w:date="2026-09-22T03:03:20Z"/>
              <w:sdt>
                <w:sdtPr>
                  <w:id w:val="901066065"/>
                  <w:tag w:val="goog_rdk_1553"/>
                </w:sdtPr>
                <w:sdtContent>
                  <w:ins w:author="Anonymous" w:id="66" w:date="2026-09-22T03:03:20Z">
                    <w:r w:rsidDel="00000000" w:rsidR="00000000" w:rsidRPr="00000000">
                      <w:rPr>
                        <w:rtl w:val="0"/>
                      </w:rPr>
                    </w:r>
                  </w:ins>
                </w:sdtContent>
              </w:sdt>
              <w:ins w:author="Anonymous" w:id="66" w:date="2026-09-22T03:03:20Z">
                <w:bookmarkStart w:colFirst="0" w:colLast="0" w:name="_heading=h.cgexs6iu2itz" w:id="199"/>
                <w:bookmarkEnd w:id="199"/>
              </w:ins>
            </w:sdtContent>
          </w:sdt>
        </w:p>
      </w:sdtContent>
    </w:sdt>
    <w:sdt>
      <w:sdtPr>
        <w:id w:val="456691633"/>
        <w:tag w:val="goog_rdk_1557"/>
      </w:sdtPr>
      <w:sdtContent>
        <w:p w:rsidR="00000000" w:rsidDel="00000000" w:rsidP="00000000" w:rsidRDefault="00000000" w:rsidRPr="00000000" w14:paraId="000002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9473172"/>
              <w:tag w:val="goog_rdk_1555"/>
            </w:sdtPr>
            <w:sdtContent>
              <w:ins w:author="Anonymous" w:id="66" w:date="2026-09-22T03:03:20Z"/>
              <w:sdt>
                <w:sdtPr>
                  <w:id w:val="1873042132"/>
                  <w:tag w:val="goog_rdk_1556"/>
                </w:sdtPr>
                <w:sdtContent>
                  <w:ins w:author="Anonymous" w:id="66" w:date="2026-09-22T03:03:20Z">
                    <w:r w:rsidDel="00000000" w:rsidR="00000000" w:rsidRPr="00000000">
                      <w:rPr>
                        <w:rtl w:val="0"/>
                      </w:rPr>
                    </w:r>
                  </w:ins>
                </w:sdtContent>
              </w:sdt>
              <w:ins w:author="Anonymous" w:id="66" w:date="2026-09-22T03:03:20Z">
                <w:bookmarkStart w:colFirst="0" w:colLast="0" w:name="_heading=h.b9su3o774ox1" w:id="200"/>
                <w:bookmarkEnd w:id="200"/>
              </w:ins>
            </w:sdtContent>
          </w:sdt>
        </w:p>
      </w:sdtContent>
    </w:sdt>
    <w:sdt>
      <w:sdtPr>
        <w:id w:val="1612553467"/>
        <w:tag w:val="goog_rdk_1560"/>
      </w:sdtPr>
      <w:sdtContent>
        <w:p w:rsidR="00000000" w:rsidDel="00000000" w:rsidP="00000000" w:rsidRDefault="00000000" w:rsidRPr="00000000" w14:paraId="000002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6113889"/>
              <w:tag w:val="goog_rdk_1558"/>
            </w:sdtPr>
            <w:sdtContent>
              <w:ins w:author="Anonymous" w:id="66" w:date="2026-09-22T03:03:20Z"/>
              <w:sdt>
                <w:sdtPr>
                  <w:id w:val="2067677111"/>
                  <w:tag w:val="goog_rdk_1559"/>
                </w:sdtPr>
                <w:sdtContent>
                  <w:ins w:author="Anonymous" w:id="66" w:date="2026-09-22T03:03:20Z">
                    <w:r w:rsidDel="00000000" w:rsidR="00000000" w:rsidRPr="00000000">
                      <w:rPr>
                        <w:rtl w:val="0"/>
                      </w:rPr>
                    </w:r>
                  </w:ins>
                </w:sdtContent>
              </w:sdt>
              <w:ins w:author="Anonymous" w:id="66" w:date="2026-09-22T03:03:20Z">
                <w:bookmarkStart w:colFirst="0" w:colLast="0" w:name="_heading=h.pt9jucajx7dt" w:id="201"/>
                <w:bookmarkEnd w:id="201"/>
              </w:ins>
            </w:sdtContent>
          </w:sdt>
        </w:p>
      </w:sdtContent>
    </w:sdt>
    <w:sdt>
      <w:sdtPr>
        <w:id w:val="1850816914"/>
        <w:tag w:val="goog_rdk_1563"/>
      </w:sdtPr>
      <w:sdtContent>
        <w:p w:rsidR="00000000" w:rsidDel="00000000" w:rsidP="00000000" w:rsidRDefault="00000000" w:rsidRPr="00000000" w14:paraId="000002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7667024"/>
              <w:tag w:val="goog_rdk_1561"/>
            </w:sdtPr>
            <w:sdtContent>
              <w:ins w:author="Anonymous" w:id="66" w:date="2026-09-22T03:03:20Z"/>
              <w:sdt>
                <w:sdtPr>
                  <w:id w:val="-1294235092"/>
                  <w:tag w:val="goog_rdk_1562"/>
                </w:sdtPr>
                <w:sdtContent>
                  <w:ins w:author="Anonymous" w:id="66" w:date="2026-09-22T03:03:20Z">
                    <w:r w:rsidDel="00000000" w:rsidR="00000000" w:rsidRPr="00000000">
                      <w:rPr>
                        <w:rtl w:val="0"/>
                      </w:rPr>
                    </w:r>
                  </w:ins>
                </w:sdtContent>
              </w:sdt>
              <w:ins w:author="Anonymous" w:id="66" w:date="2026-09-22T03:03:20Z">
                <w:bookmarkStart w:colFirst="0" w:colLast="0" w:name="_heading=h.ht4w9nsoynvj" w:id="202"/>
                <w:bookmarkEnd w:id="202"/>
              </w:ins>
            </w:sdtContent>
          </w:sdt>
        </w:p>
      </w:sdtContent>
    </w:sdt>
    <w:sdt>
      <w:sdtPr>
        <w:id w:val="-883278537"/>
        <w:tag w:val="goog_rdk_1566"/>
      </w:sdtPr>
      <w:sdtContent>
        <w:p w:rsidR="00000000" w:rsidDel="00000000" w:rsidP="00000000" w:rsidRDefault="00000000" w:rsidRPr="00000000" w14:paraId="000002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4553989"/>
              <w:tag w:val="goog_rdk_1564"/>
            </w:sdtPr>
            <w:sdtContent>
              <w:ins w:author="Anonymous" w:id="66" w:date="2026-09-22T03:03:20Z"/>
              <w:sdt>
                <w:sdtPr>
                  <w:id w:val="-1178793868"/>
                  <w:tag w:val="goog_rdk_1565"/>
                </w:sdtPr>
                <w:sdtContent>
                  <w:ins w:author="Anonymous" w:id="66" w:date="2026-09-22T03:03:20Z">
                    <w:r w:rsidDel="00000000" w:rsidR="00000000" w:rsidRPr="00000000">
                      <w:rPr>
                        <w:rtl w:val="0"/>
                      </w:rPr>
                    </w:r>
                  </w:ins>
                </w:sdtContent>
              </w:sdt>
              <w:ins w:author="Anonymous" w:id="66" w:date="2026-09-22T03:03:20Z">
                <w:bookmarkStart w:colFirst="0" w:colLast="0" w:name="_heading=h.fs8xej57jf78" w:id="203"/>
                <w:bookmarkEnd w:id="203"/>
              </w:ins>
            </w:sdtContent>
          </w:sdt>
        </w:p>
      </w:sdtContent>
    </w:sdt>
    <w:sdt>
      <w:sdtPr>
        <w:id w:val="264146613"/>
        <w:tag w:val="goog_rdk_1569"/>
      </w:sdtPr>
      <w:sdtContent>
        <w:p w:rsidR="00000000" w:rsidDel="00000000" w:rsidP="00000000" w:rsidRDefault="00000000" w:rsidRPr="00000000" w14:paraId="000002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7927546"/>
              <w:tag w:val="goog_rdk_1567"/>
            </w:sdtPr>
            <w:sdtContent>
              <w:ins w:author="Anonymous" w:id="66" w:date="2026-09-22T03:03:20Z"/>
              <w:sdt>
                <w:sdtPr>
                  <w:id w:val="1147375058"/>
                  <w:tag w:val="goog_rdk_1568"/>
                </w:sdtPr>
                <w:sdtContent>
                  <w:ins w:author="Anonymous" w:id="66" w:date="2026-09-22T03:03:20Z">
                    <w:r w:rsidDel="00000000" w:rsidR="00000000" w:rsidRPr="00000000">
                      <w:rPr>
                        <w:rtl w:val="0"/>
                      </w:rPr>
                    </w:r>
                  </w:ins>
                </w:sdtContent>
              </w:sdt>
              <w:ins w:author="Anonymous" w:id="66" w:date="2026-09-22T03:03:20Z">
                <w:bookmarkStart w:colFirst="0" w:colLast="0" w:name="_heading=h.hmcfmivg7w03" w:id="204"/>
                <w:bookmarkEnd w:id="204"/>
              </w:ins>
            </w:sdtContent>
          </w:sdt>
        </w:p>
      </w:sdtContent>
    </w:sdt>
    <w:sdt>
      <w:sdtPr>
        <w:id w:val="-2000771035"/>
        <w:tag w:val="goog_rdk_1572"/>
      </w:sdtPr>
      <w:sdtContent>
        <w:p w:rsidR="00000000" w:rsidDel="00000000" w:rsidP="00000000" w:rsidRDefault="00000000" w:rsidRPr="00000000" w14:paraId="000002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4117139"/>
              <w:tag w:val="goog_rdk_1570"/>
            </w:sdtPr>
            <w:sdtContent>
              <w:ins w:author="Anonymous" w:id="66" w:date="2026-09-22T03:03:20Z"/>
              <w:sdt>
                <w:sdtPr>
                  <w:id w:val="-1613992314"/>
                  <w:tag w:val="goog_rdk_1571"/>
                </w:sdtPr>
                <w:sdtContent>
                  <w:ins w:author="Anonymous" w:id="66" w:date="2026-09-22T03:03:20Z">
                    <w:r w:rsidDel="00000000" w:rsidR="00000000" w:rsidRPr="00000000">
                      <w:rPr>
                        <w:rtl w:val="0"/>
                      </w:rPr>
                    </w:r>
                  </w:ins>
                </w:sdtContent>
              </w:sdt>
              <w:ins w:author="Anonymous" w:id="66" w:date="2026-09-22T03:03:20Z">
                <w:bookmarkStart w:colFirst="0" w:colLast="0" w:name="_heading=h.waytnkxy9b39" w:id="205"/>
                <w:bookmarkEnd w:id="205"/>
              </w:ins>
            </w:sdtContent>
          </w:sdt>
        </w:p>
      </w:sdtContent>
    </w:sdt>
    <w:sdt>
      <w:sdtPr>
        <w:id w:val="-1731156655"/>
        <w:tag w:val="goog_rdk_1575"/>
      </w:sdtPr>
      <w:sdtContent>
        <w:p w:rsidR="00000000" w:rsidDel="00000000" w:rsidP="00000000" w:rsidRDefault="00000000" w:rsidRPr="00000000" w14:paraId="000002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6539330"/>
              <w:tag w:val="goog_rdk_1573"/>
            </w:sdtPr>
            <w:sdtContent>
              <w:ins w:author="Anonymous" w:id="66" w:date="2026-09-22T03:03:20Z"/>
              <w:sdt>
                <w:sdtPr>
                  <w:id w:val="-1718319536"/>
                  <w:tag w:val="goog_rdk_1574"/>
                </w:sdtPr>
                <w:sdtContent>
                  <w:ins w:author="Anonymous" w:id="66" w:date="2026-09-22T03:03:20Z">
                    <w:r w:rsidDel="00000000" w:rsidR="00000000" w:rsidRPr="00000000">
                      <w:rPr>
                        <w:rtl w:val="0"/>
                      </w:rPr>
                    </w:r>
                  </w:ins>
                </w:sdtContent>
              </w:sdt>
              <w:ins w:author="Anonymous" w:id="66" w:date="2026-09-22T03:03:20Z">
                <w:bookmarkStart w:colFirst="0" w:colLast="0" w:name="_heading=h.cyoz7vickq8y" w:id="206"/>
                <w:bookmarkEnd w:id="206"/>
              </w:ins>
            </w:sdtContent>
          </w:sdt>
        </w:p>
      </w:sdtContent>
    </w:sdt>
    <w:sdt>
      <w:sdtPr>
        <w:id w:val="2034033671"/>
        <w:tag w:val="goog_rdk_1578"/>
      </w:sdtPr>
      <w:sdtContent>
        <w:p w:rsidR="00000000" w:rsidDel="00000000" w:rsidP="00000000" w:rsidRDefault="00000000" w:rsidRPr="00000000" w14:paraId="000002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6477073"/>
              <w:tag w:val="goog_rdk_1576"/>
            </w:sdtPr>
            <w:sdtContent>
              <w:ins w:author="Anonymous" w:id="66" w:date="2026-09-22T03:03:20Z"/>
              <w:sdt>
                <w:sdtPr>
                  <w:id w:val="-381431668"/>
                  <w:tag w:val="goog_rdk_1577"/>
                </w:sdtPr>
                <w:sdtContent>
                  <w:ins w:author="Anonymous" w:id="66" w:date="2026-09-22T03:03:20Z">
                    <w:r w:rsidDel="00000000" w:rsidR="00000000" w:rsidRPr="00000000">
                      <w:rPr>
                        <w:rtl w:val="0"/>
                      </w:rPr>
                    </w:r>
                  </w:ins>
                </w:sdtContent>
              </w:sdt>
              <w:ins w:author="Anonymous" w:id="66" w:date="2026-09-22T03:03:20Z">
                <w:bookmarkStart w:colFirst="0" w:colLast="0" w:name="_heading=h.bpv5i87xaxls" w:id="207"/>
                <w:bookmarkEnd w:id="207"/>
              </w:ins>
            </w:sdtContent>
          </w:sdt>
        </w:p>
      </w:sdtContent>
    </w:sdt>
    <w:sdt>
      <w:sdtPr>
        <w:id w:val="696137248"/>
        <w:tag w:val="goog_rdk_1581"/>
      </w:sdtPr>
      <w:sdtContent>
        <w:p w:rsidR="00000000" w:rsidDel="00000000" w:rsidP="00000000" w:rsidRDefault="00000000" w:rsidRPr="00000000" w14:paraId="000002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0432833"/>
              <w:tag w:val="goog_rdk_1579"/>
            </w:sdtPr>
            <w:sdtContent>
              <w:ins w:author="Anonymous" w:id="66" w:date="2026-09-22T03:03:20Z"/>
              <w:sdt>
                <w:sdtPr>
                  <w:id w:val="1094947427"/>
                  <w:tag w:val="goog_rdk_1580"/>
                </w:sdtPr>
                <w:sdtContent>
                  <w:ins w:author="Anonymous" w:id="66" w:date="2026-09-22T03:03:20Z">
                    <w:r w:rsidDel="00000000" w:rsidR="00000000" w:rsidRPr="00000000">
                      <w:rPr>
                        <w:rtl w:val="0"/>
                      </w:rPr>
                    </w:r>
                  </w:ins>
                </w:sdtContent>
              </w:sdt>
              <w:ins w:author="Anonymous" w:id="66" w:date="2026-09-22T03:03:20Z">
                <w:bookmarkStart w:colFirst="0" w:colLast="0" w:name="_heading=h.aatbgaf1viap" w:id="208"/>
                <w:bookmarkEnd w:id="208"/>
              </w:ins>
            </w:sdtContent>
          </w:sdt>
        </w:p>
      </w:sdtContent>
    </w:sdt>
    <w:sdt>
      <w:sdtPr>
        <w:id w:val="-1958240169"/>
        <w:tag w:val="goog_rdk_1584"/>
      </w:sdtPr>
      <w:sdtContent>
        <w:p w:rsidR="00000000" w:rsidDel="00000000" w:rsidP="00000000" w:rsidRDefault="00000000" w:rsidRPr="00000000" w14:paraId="000002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3866313"/>
              <w:tag w:val="goog_rdk_1582"/>
            </w:sdtPr>
            <w:sdtContent>
              <w:ins w:author="Anonymous" w:id="66" w:date="2026-09-22T03:03:20Z"/>
              <w:sdt>
                <w:sdtPr>
                  <w:id w:val="-1136586339"/>
                  <w:tag w:val="goog_rdk_1583"/>
                </w:sdtPr>
                <w:sdtContent>
                  <w:ins w:author="Anonymous" w:id="66" w:date="2026-09-22T03:03:20Z">
                    <w:r w:rsidDel="00000000" w:rsidR="00000000" w:rsidRPr="00000000">
                      <w:rPr>
                        <w:rtl w:val="0"/>
                      </w:rPr>
                    </w:r>
                  </w:ins>
                </w:sdtContent>
              </w:sdt>
              <w:ins w:author="Anonymous" w:id="66" w:date="2026-09-22T03:03:20Z">
                <w:bookmarkStart w:colFirst="0" w:colLast="0" w:name="_heading=h.yeftlyy9h3gv" w:id="209"/>
                <w:bookmarkEnd w:id="209"/>
              </w:ins>
            </w:sdtContent>
          </w:sdt>
        </w:p>
      </w:sdtContent>
    </w:sdt>
    <w:sdt>
      <w:sdtPr>
        <w:id w:val="-464409588"/>
        <w:tag w:val="goog_rdk_1587"/>
      </w:sdtPr>
      <w:sdtContent>
        <w:p w:rsidR="00000000" w:rsidDel="00000000" w:rsidP="00000000" w:rsidRDefault="00000000" w:rsidRPr="00000000" w14:paraId="000002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3435602"/>
              <w:tag w:val="goog_rdk_1585"/>
            </w:sdtPr>
            <w:sdtContent>
              <w:ins w:author="Anonymous" w:id="66" w:date="2026-09-22T03:03:20Z"/>
              <w:sdt>
                <w:sdtPr>
                  <w:id w:val="1912528553"/>
                  <w:tag w:val="goog_rdk_1586"/>
                </w:sdtPr>
                <w:sdtContent>
                  <w:ins w:author="Anonymous" w:id="66" w:date="2026-09-22T03:03:20Z">
                    <w:r w:rsidDel="00000000" w:rsidR="00000000" w:rsidRPr="00000000">
                      <w:rPr>
                        <w:rtl w:val="0"/>
                      </w:rPr>
                    </w:r>
                  </w:ins>
                </w:sdtContent>
              </w:sdt>
              <w:ins w:author="Anonymous" w:id="66" w:date="2026-09-22T03:03:20Z">
                <w:bookmarkStart w:colFirst="0" w:colLast="0" w:name="_heading=h.1qsin3kox7fa" w:id="210"/>
                <w:bookmarkEnd w:id="210"/>
              </w:ins>
            </w:sdtContent>
          </w:sdt>
        </w:p>
      </w:sdtContent>
    </w:sdt>
    <w:sdt>
      <w:sdtPr>
        <w:id w:val="1095845696"/>
        <w:tag w:val="goog_rdk_1590"/>
      </w:sdtPr>
      <w:sdtContent>
        <w:p w:rsidR="00000000" w:rsidDel="00000000" w:rsidP="00000000" w:rsidRDefault="00000000" w:rsidRPr="00000000" w14:paraId="000002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0532117"/>
              <w:tag w:val="goog_rdk_1588"/>
            </w:sdtPr>
            <w:sdtContent>
              <w:ins w:author="Anonymous" w:id="66" w:date="2026-09-22T03:03:20Z"/>
              <w:sdt>
                <w:sdtPr>
                  <w:id w:val="-1663652865"/>
                  <w:tag w:val="goog_rdk_1589"/>
                </w:sdtPr>
                <w:sdtContent>
                  <w:ins w:author="Anonymous" w:id="66" w:date="2026-09-22T03:03:20Z">
                    <w:r w:rsidDel="00000000" w:rsidR="00000000" w:rsidRPr="00000000">
                      <w:rPr>
                        <w:rtl w:val="0"/>
                      </w:rPr>
                    </w:r>
                  </w:ins>
                </w:sdtContent>
              </w:sdt>
              <w:ins w:author="Anonymous" w:id="66" w:date="2026-09-22T03:03:20Z">
                <w:bookmarkStart w:colFirst="0" w:colLast="0" w:name="_heading=h.5q4eatu2r51u" w:id="211"/>
                <w:bookmarkEnd w:id="211"/>
              </w:ins>
            </w:sdtContent>
          </w:sdt>
        </w:p>
      </w:sdtContent>
    </w:sdt>
    <w:sdt>
      <w:sdtPr>
        <w:id w:val="2142909689"/>
        <w:tag w:val="goog_rdk_1593"/>
      </w:sdtPr>
      <w:sdtContent>
        <w:p w:rsidR="00000000" w:rsidDel="00000000" w:rsidP="00000000" w:rsidRDefault="00000000" w:rsidRPr="00000000" w14:paraId="000002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9335542"/>
              <w:tag w:val="goog_rdk_1591"/>
            </w:sdtPr>
            <w:sdtContent>
              <w:ins w:author="Anonymous" w:id="66" w:date="2026-09-22T03:03:20Z"/>
              <w:sdt>
                <w:sdtPr>
                  <w:id w:val="-546457974"/>
                  <w:tag w:val="goog_rdk_1592"/>
                </w:sdtPr>
                <w:sdtContent>
                  <w:ins w:author="Anonymous" w:id="66" w:date="2026-09-22T03:03:20Z">
                    <w:r w:rsidDel="00000000" w:rsidR="00000000" w:rsidRPr="00000000">
                      <w:rPr>
                        <w:rtl w:val="0"/>
                      </w:rPr>
                    </w:r>
                  </w:ins>
                </w:sdtContent>
              </w:sdt>
              <w:ins w:author="Anonymous" w:id="66" w:date="2026-09-22T03:03:20Z">
                <w:bookmarkStart w:colFirst="0" w:colLast="0" w:name="_heading=h.dadm9pltjcde" w:id="212"/>
                <w:bookmarkEnd w:id="212"/>
              </w:ins>
            </w:sdtContent>
          </w:sdt>
        </w:p>
      </w:sdtContent>
    </w:sdt>
    <w:sdt>
      <w:sdtPr>
        <w:id w:val="372182296"/>
        <w:tag w:val="goog_rdk_1596"/>
      </w:sdtPr>
      <w:sdtContent>
        <w:p w:rsidR="00000000" w:rsidDel="00000000" w:rsidP="00000000" w:rsidRDefault="00000000" w:rsidRPr="00000000" w14:paraId="000002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3080071"/>
              <w:tag w:val="goog_rdk_1594"/>
            </w:sdtPr>
            <w:sdtContent>
              <w:ins w:author="Anonymous" w:id="66" w:date="2026-09-22T03:03:20Z"/>
              <w:sdt>
                <w:sdtPr>
                  <w:id w:val="-396509208"/>
                  <w:tag w:val="goog_rdk_1595"/>
                </w:sdtPr>
                <w:sdtContent>
                  <w:ins w:author="Anonymous" w:id="66" w:date="2026-09-22T03:03:20Z">
                    <w:r w:rsidDel="00000000" w:rsidR="00000000" w:rsidRPr="00000000">
                      <w:rPr>
                        <w:rtl w:val="0"/>
                      </w:rPr>
                    </w:r>
                  </w:ins>
                </w:sdtContent>
              </w:sdt>
              <w:ins w:author="Anonymous" w:id="66" w:date="2026-09-22T03:03:20Z">
                <w:bookmarkStart w:colFirst="0" w:colLast="0" w:name="_heading=h.vy3ebmk6sf8" w:id="213"/>
                <w:bookmarkEnd w:id="213"/>
              </w:ins>
            </w:sdtContent>
          </w:sdt>
        </w:p>
      </w:sdtContent>
    </w:sdt>
    <w:sdt>
      <w:sdtPr>
        <w:id w:val="230739832"/>
        <w:tag w:val="goog_rdk_1599"/>
      </w:sdtPr>
      <w:sdtContent>
        <w:p w:rsidR="00000000" w:rsidDel="00000000" w:rsidP="00000000" w:rsidRDefault="00000000" w:rsidRPr="00000000" w14:paraId="000002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2208404"/>
              <w:tag w:val="goog_rdk_1597"/>
            </w:sdtPr>
            <w:sdtContent>
              <w:ins w:author="Anonymous" w:id="66" w:date="2026-09-22T03:03:20Z"/>
              <w:sdt>
                <w:sdtPr>
                  <w:id w:val="-405498903"/>
                  <w:tag w:val="goog_rdk_1598"/>
                </w:sdtPr>
                <w:sdtContent>
                  <w:ins w:author="Anonymous" w:id="66" w:date="2026-09-22T03:03:20Z">
                    <w:r w:rsidDel="00000000" w:rsidR="00000000" w:rsidRPr="00000000">
                      <w:rPr>
                        <w:rtl w:val="0"/>
                      </w:rPr>
                    </w:r>
                  </w:ins>
                </w:sdtContent>
              </w:sdt>
              <w:ins w:author="Anonymous" w:id="66" w:date="2026-09-22T03:03:20Z">
                <w:bookmarkStart w:colFirst="0" w:colLast="0" w:name="_heading=h.1awvwglxljdc" w:id="214"/>
                <w:bookmarkEnd w:id="214"/>
              </w:ins>
            </w:sdtContent>
          </w:sdt>
        </w:p>
      </w:sdtContent>
    </w:sdt>
    <w:sdt>
      <w:sdtPr>
        <w:id w:val="6291626"/>
        <w:tag w:val="goog_rdk_1602"/>
      </w:sdtPr>
      <w:sdtContent>
        <w:p w:rsidR="00000000" w:rsidDel="00000000" w:rsidP="00000000" w:rsidRDefault="00000000" w:rsidRPr="00000000" w14:paraId="000002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8169304"/>
              <w:tag w:val="goog_rdk_1600"/>
            </w:sdtPr>
            <w:sdtContent>
              <w:ins w:author="Anonymous" w:id="66" w:date="2026-09-22T03:03:20Z"/>
              <w:sdt>
                <w:sdtPr>
                  <w:id w:val="158081979"/>
                  <w:tag w:val="goog_rdk_1601"/>
                </w:sdtPr>
                <w:sdtContent>
                  <w:ins w:author="Anonymous" w:id="66" w:date="2026-09-22T03:03:20Z">
                    <w:r w:rsidDel="00000000" w:rsidR="00000000" w:rsidRPr="00000000">
                      <w:rPr>
                        <w:rtl w:val="0"/>
                      </w:rPr>
                    </w:r>
                  </w:ins>
                </w:sdtContent>
              </w:sdt>
              <w:ins w:author="Anonymous" w:id="66" w:date="2026-09-22T03:03:20Z">
                <w:bookmarkStart w:colFirst="0" w:colLast="0" w:name="_heading=h.q6fsut914joz" w:id="215"/>
                <w:bookmarkEnd w:id="215"/>
              </w:ins>
            </w:sdtContent>
          </w:sdt>
        </w:p>
      </w:sdtContent>
    </w:sdt>
    <w:sdt>
      <w:sdtPr>
        <w:id w:val="1528913378"/>
        <w:tag w:val="goog_rdk_1605"/>
      </w:sdtPr>
      <w:sdtContent>
        <w:p w:rsidR="00000000" w:rsidDel="00000000" w:rsidP="00000000" w:rsidRDefault="00000000" w:rsidRPr="00000000" w14:paraId="000002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2170166"/>
              <w:tag w:val="goog_rdk_1603"/>
            </w:sdtPr>
            <w:sdtContent>
              <w:ins w:author="Anonymous" w:id="66" w:date="2026-09-22T03:03:20Z"/>
              <w:sdt>
                <w:sdtPr>
                  <w:id w:val="1790782900"/>
                  <w:tag w:val="goog_rdk_1604"/>
                </w:sdtPr>
                <w:sdtContent>
                  <w:ins w:author="Anonymous" w:id="66" w:date="2026-09-22T03:03:20Z">
                    <w:r w:rsidDel="00000000" w:rsidR="00000000" w:rsidRPr="00000000">
                      <w:rPr>
                        <w:rtl w:val="0"/>
                      </w:rPr>
                    </w:r>
                  </w:ins>
                </w:sdtContent>
              </w:sdt>
              <w:ins w:author="Anonymous" w:id="66" w:date="2026-09-22T03:03:20Z">
                <w:bookmarkStart w:colFirst="0" w:colLast="0" w:name="_heading=h.nl1s4beiqxc0" w:id="216"/>
                <w:bookmarkEnd w:id="216"/>
              </w:ins>
            </w:sdtContent>
          </w:sdt>
        </w:p>
      </w:sdtContent>
    </w:sdt>
    <w:sdt>
      <w:sdtPr>
        <w:id w:val="-1791485218"/>
        <w:tag w:val="goog_rdk_1608"/>
      </w:sdtPr>
      <w:sdtContent>
        <w:p w:rsidR="00000000" w:rsidDel="00000000" w:rsidP="00000000" w:rsidRDefault="00000000" w:rsidRPr="00000000" w14:paraId="000002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5749377"/>
              <w:tag w:val="goog_rdk_1606"/>
            </w:sdtPr>
            <w:sdtContent>
              <w:ins w:author="Anonymous" w:id="66" w:date="2026-09-22T03:03:20Z"/>
              <w:sdt>
                <w:sdtPr>
                  <w:id w:val="-714181492"/>
                  <w:tag w:val="goog_rdk_1607"/>
                </w:sdtPr>
                <w:sdtContent>
                  <w:ins w:author="Anonymous" w:id="66" w:date="2026-09-22T03:03:20Z">
                    <w:r w:rsidDel="00000000" w:rsidR="00000000" w:rsidRPr="00000000">
                      <w:rPr>
                        <w:rtl w:val="0"/>
                      </w:rPr>
                    </w:r>
                  </w:ins>
                </w:sdtContent>
              </w:sdt>
              <w:ins w:author="Anonymous" w:id="66" w:date="2026-09-22T03:03:20Z">
                <w:bookmarkStart w:colFirst="0" w:colLast="0" w:name="_heading=h.nfus591v4427" w:id="217"/>
                <w:bookmarkEnd w:id="217"/>
              </w:ins>
            </w:sdtContent>
          </w:sdt>
        </w:p>
      </w:sdtContent>
    </w:sdt>
    <w:sdt>
      <w:sdtPr>
        <w:id w:val="-2033732591"/>
        <w:tag w:val="goog_rdk_1611"/>
      </w:sdtPr>
      <w:sdtContent>
        <w:p w:rsidR="00000000" w:rsidDel="00000000" w:rsidP="00000000" w:rsidRDefault="00000000" w:rsidRPr="00000000" w14:paraId="000002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756709"/>
              <w:tag w:val="goog_rdk_1609"/>
            </w:sdtPr>
            <w:sdtContent>
              <w:ins w:author="Anonymous" w:id="66" w:date="2026-09-22T03:03:20Z"/>
              <w:sdt>
                <w:sdtPr>
                  <w:id w:val="-641562055"/>
                  <w:tag w:val="goog_rdk_1610"/>
                </w:sdtPr>
                <w:sdtContent>
                  <w:ins w:author="Anonymous" w:id="66" w:date="2026-09-22T03:03:20Z">
                    <w:r w:rsidDel="00000000" w:rsidR="00000000" w:rsidRPr="00000000">
                      <w:rPr>
                        <w:rtl w:val="0"/>
                      </w:rPr>
                    </w:r>
                  </w:ins>
                </w:sdtContent>
              </w:sdt>
              <w:ins w:author="Anonymous" w:id="66" w:date="2026-09-22T03:03:20Z">
                <w:bookmarkStart w:colFirst="0" w:colLast="0" w:name="_heading=h.62pjzbrh1a1f" w:id="218"/>
                <w:bookmarkEnd w:id="218"/>
              </w:ins>
            </w:sdtContent>
          </w:sdt>
        </w:p>
      </w:sdtContent>
    </w:sdt>
    <w:sdt>
      <w:sdtPr>
        <w:id w:val="-1930473908"/>
        <w:tag w:val="goog_rdk_1614"/>
      </w:sdtPr>
      <w:sdtContent>
        <w:p w:rsidR="00000000" w:rsidDel="00000000" w:rsidP="00000000" w:rsidRDefault="00000000" w:rsidRPr="00000000" w14:paraId="000002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1673053"/>
              <w:tag w:val="goog_rdk_1612"/>
            </w:sdtPr>
            <w:sdtContent>
              <w:ins w:author="Anonymous" w:id="66" w:date="2026-09-22T03:03:20Z"/>
              <w:sdt>
                <w:sdtPr>
                  <w:id w:val="-991550029"/>
                  <w:tag w:val="goog_rdk_1613"/>
                </w:sdtPr>
                <w:sdtContent>
                  <w:ins w:author="Anonymous" w:id="66" w:date="2026-09-22T03:03:20Z">
                    <w:r w:rsidDel="00000000" w:rsidR="00000000" w:rsidRPr="00000000">
                      <w:rPr>
                        <w:rtl w:val="0"/>
                      </w:rPr>
                    </w:r>
                  </w:ins>
                </w:sdtContent>
              </w:sdt>
              <w:ins w:author="Anonymous" w:id="66" w:date="2026-09-22T03:03:20Z">
                <w:bookmarkStart w:colFirst="0" w:colLast="0" w:name="_heading=h.sepb9lmmbj99" w:id="219"/>
                <w:bookmarkEnd w:id="219"/>
              </w:ins>
            </w:sdtContent>
          </w:sdt>
        </w:p>
      </w:sdtContent>
    </w:sdt>
    <w:sdt>
      <w:sdtPr>
        <w:id w:val="-1297045407"/>
        <w:tag w:val="goog_rdk_1617"/>
      </w:sdtPr>
      <w:sdtContent>
        <w:p w:rsidR="00000000" w:rsidDel="00000000" w:rsidP="00000000" w:rsidRDefault="00000000" w:rsidRPr="00000000" w14:paraId="000002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1474940"/>
              <w:tag w:val="goog_rdk_1615"/>
            </w:sdtPr>
            <w:sdtContent>
              <w:ins w:author="Anonymous" w:id="66" w:date="2026-09-22T03:03:20Z"/>
              <w:sdt>
                <w:sdtPr>
                  <w:id w:val="1417743782"/>
                  <w:tag w:val="goog_rdk_1616"/>
                </w:sdtPr>
                <w:sdtContent>
                  <w:ins w:author="Anonymous" w:id="66" w:date="2026-09-22T03:03:20Z">
                    <w:r w:rsidDel="00000000" w:rsidR="00000000" w:rsidRPr="00000000">
                      <w:rPr>
                        <w:rtl w:val="0"/>
                      </w:rPr>
                    </w:r>
                  </w:ins>
                </w:sdtContent>
              </w:sdt>
              <w:ins w:author="Anonymous" w:id="66" w:date="2026-09-22T03:03:20Z">
                <w:bookmarkStart w:colFirst="0" w:colLast="0" w:name="_heading=h.d235dk8fxje7" w:id="220"/>
                <w:bookmarkEnd w:id="220"/>
              </w:ins>
            </w:sdtContent>
          </w:sdt>
        </w:p>
      </w:sdtContent>
    </w:sdt>
    <w:sdt>
      <w:sdtPr>
        <w:id w:val="-1466656497"/>
        <w:tag w:val="goog_rdk_1620"/>
      </w:sdtPr>
      <w:sdtContent>
        <w:p w:rsidR="00000000" w:rsidDel="00000000" w:rsidP="00000000" w:rsidRDefault="00000000" w:rsidRPr="00000000" w14:paraId="000002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8731284"/>
              <w:tag w:val="goog_rdk_1618"/>
            </w:sdtPr>
            <w:sdtContent>
              <w:ins w:author="Anonymous" w:id="66" w:date="2026-09-22T03:03:20Z"/>
              <w:sdt>
                <w:sdtPr>
                  <w:id w:val="-146042889"/>
                  <w:tag w:val="goog_rdk_1619"/>
                </w:sdtPr>
                <w:sdtContent>
                  <w:ins w:author="Anonymous" w:id="66" w:date="2026-09-22T03:03:20Z">
                    <w:r w:rsidDel="00000000" w:rsidR="00000000" w:rsidRPr="00000000">
                      <w:rPr>
                        <w:rtl w:val="0"/>
                      </w:rPr>
                    </w:r>
                  </w:ins>
                </w:sdtContent>
              </w:sdt>
              <w:ins w:author="Anonymous" w:id="66" w:date="2026-09-22T03:03:20Z">
                <w:bookmarkStart w:colFirst="0" w:colLast="0" w:name="_heading=h.hzbyw24clet3" w:id="221"/>
                <w:bookmarkEnd w:id="221"/>
              </w:ins>
            </w:sdtContent>
          </w:sdt>
        </w:p>
      </w:sdtContent>
    </w:sdt>
    <w:sdt>
      <w:sdtPr>
        <w:id w:val="-282123458"/>
        <w:tag w:val="goog_rdk_1623"/>
      </w:sdtPr>
      <w:sdtContent>
        <w:p w:rsidR="00000000" w:rsidDel="00000000" w:rsidP="00000000" w:rsidRDefault="00000000" w:rsidRPr="00000000" w14:paraId="000002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5374914"/>
              <w:tag w:val="goog_rdk_1621"/>
            </w:sdtPr>
            <w:sdtContent>
              <w:ins w:author="Anonymous" w:id="66" w:date="2026-09-22T03:03:20Z"/>
              <w:sdt>
                <w:sdtPr>
                  <w:id w:val="-525694388"/>
                  <w:tag w:val="goog_rdk_1622"/>
                </w:sdtPr>
                <w:sdtContent>
                  <w:ins w:author="Anonymous" w:id="66" w:date="2026-09-22T03:03:20Z">
                    <w:r w:rsidDel="00000000" w:rsidR="00000000" w:rsidRPr="00000000">
                      <w:rPr>
                        <w:rtl w:val="0"/>
                      </w:rPr>
                    </w:r>
                  </w:ins>
                </w:sdtContent>
              </w:sdt>
              <w:ins w:author="Anonymous" w:id="66" w:date="2026-09-22T03:03:20Z">
                <w:bookmarkStart w:colFirst="0" w:colLast="0" w:name="_heading=h.4xze2z4j1mdw" w:id="222"/>
                <w:bookmarkEnd w:id="222"/>
              </w:ins>
            </w:sdtContent>
          </w:sdt>
        </w:p>
      </w:sdtContent>
    </w:sdt>
    <w:sdt>
      <w:sdtPr>
        <w:id w:val="988091013"/>
        <w:tag w:val="goog_rdk_1626"/>
      </w:sdtPr>
      <w:sdtContent>
        <w:p w:rsidR="00000000" w:rsidDel="00000000" w:rsidP="00000000" w:rsidRDefault="00000000" w:rsidRPr="00000000" w14:paraId="000002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2744191"/>
              <w:tag w:val="goog_rdk_1624"/>
            </w:sdtPr>
            <w:sdtContent>
              <w:ins w:author="Anonymous" w:id="66" w:date="2026-09-22T03:03:20Z"/>
              <w:sdt>
                <w:sdtPr>
                  <w:id w:val="865338149"/>
                  <w:tag w:val="goog_rdk_1625"/>
                </w:sdtPr>
                <w:sdtContent>
                  <w:ins w:author="Anonymous" w:id="66" w:date="2026-09-22T03:03:20Z">
                    <w:r w:rsidDel="00000000" w:rsidR="00000000" w:rsidRPr="00000000">
                      <w:rPr>
                        <w:rtl w:val="0"/>
                      </w:rPr>
                    </w:r>
                  </w:ins>
                </w:sdtContent>
              </w:sdt>
              <w:ins w:author="Anonymous" w:id="66" w:date="2026-09-22T03:03:20Z">
                <w:bookmarkStart w:colFirst="0" w:colLast="0" w:name="_heading=h.ek66uboqptde" w:id="223"/>
                <w:bookmarkEnd w:id="223"/>
              </w:ins>
            </w:sdtContent>
          </w:sdt>
        </w:p>
      </w:sdtContent>
    </w:sdt>
    <w:sdt>
      <w:sdtPr>
        <w:id w:val="-1047187687"/>
        <w:tag w:val="goog_rdk_1629"/>
      </w:sdtPr>
      <w:sdtContent>
        <w:p w:rsidR="00000000" w:rsidDel="00000000" w:rsidP="00000000" w:rsidRDefault="00000000" w:rsidRPr="00000000" w14:paraId="000002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4179423"/>
              <w:tag w:val="goog_rdk_1627"/>
            </w:sdtPr>
            <w:sdtContent>
              <w:ins w:author="Anonymous" w:id="66" w:date="2026-09-22T03:03:20Z"/>
              <w:sdt>
                <w:sdtPr>
                  <w:id w:val="255742246"/>
                  <w:tag w:val="goog_rdk_1628"/>
                </w:sdtPr>
                <w:sdtContent>
                  <w:ins w:author="Anonymous" w:id="66" w:date="2026-09-22T03:03:20Z">
                    <w:r w:rsidDel="00000000" w:rsidR="00000000" w:rsidRPr="00000000">
                      <w:rPr>
                        <w:rtl w:val="0"/>
                      </w:rPr>
                    </w:r>
                  </w:ins>
                </w:sdtContent>
              </w:sdt>
              <w:ins w:author="Anonymous" w:id="66" w:date="2026-09-22T03:03:20Z">
                <w:bookmarkStart w:colFirst="0" w:colLast="0" w:name="_heading=h.4v68hx63heyv" w:id="224"/>
                <w:bookmarkEnd w:id="224"/>
              </w:ins>
            </w:sdtContent>
          </w:sdt>
        </w:p>
      </w:sdtContent>
    </w:sdt>
    <w:sdt>
      <w:sdtPr>
        <w:id w:val="-720962443"/>
        <w:tag w:val="goog_rdk_1632"/>
      </w:sdtPr>
      <w:sdtContent>
        <w:p w:rsidR="00000000" w:rsidDel="00000000" w:rsidP="00000000" w:rsidRDefault="00000000" w:rsidRPr="00000000" w14:paraId="000002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5254947"/>
              <w:tag w:val="goog_rdk_1630"/>
            </w:sdtPr>
            <w:sdtContent>
              <w:ins w:author="Anonymous" w:id="66" w:date="2026-09-22T03:03:20Z"/>
              <w:sdt>
                <w:sdtPr>
                  <w:id w:val="1448858863"/>
                  <w:tag w:val="goog_rdk_1631"/>
                </w:sdtPr>
                <w:sdtContent>
                  <w:ins w:author="Anonymous" w:id="66" w:date="2026-09-22T03:03:20Z">
                    <w:r w:rsidDel="00000000" w:rsidR="00000000" w:rsidRPr="00000000">
                      <w:rPr>
                        <w:rtl w:val="0"/>
                      </w:rPr>
                    </w:r>
                  </w:ins>
                </w:sdtContent>
              </w:sdt>
              <w:ins w:author="Anonymous" w:id="66" w:date="2026-09-22T03:03:20Z">
                <w:bookmarkStart w:colFirst="0" w:colLast="0" w:name="_heading=h.3lu9fa6vtg2u" w:id="225"/>
                <w:bookmarkEnd w:id="225"/>
              </w:ins>
            </w:sdtContent>
          </w:sdt>
        </w:p>
      </w:sdtContent>
    </w:sdt>
    <w:sdt>
      <w:sdtPr>
        <w:id w:val="-415168118"/>
        <w:tag w:val="goog_rdk_1635"/>
      </w:sdtPr>
      <w:sdtContent>
        <w:p w:rsidR="00000000" w:rsidDel="00000000" w:rsidP="00000000" w:rsidRDefault="00000000" w:rsidRPr="00000000" w14:paraId="000002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4273845"/>
              <w:tag w:val="goog_rdk_1633"/>
            </w:sdtPr>
            <w:sdtContent>
              <w:ins w:author="Anonymous" w:id="66" w:date="2026-09-22T03:03:20Z"/>
              <w:sdt>
                <w:sdtPr>
                  <w:id w:val="-1612365585"/>
                  <w:tag w:val="goog_rdk_1634"/>
                </w:sdtPr>
                <w:sdtContent>
                  <w:ins w:author="Anonymous" w:id="66" w:date="2026-09-22T03:03:20Z">
                    <w:r w:rsidDel="00000000" w:rsidR="00000000" w:rsidRPr="00000000">
                      <w:rPr>
                        <w:rtl w:val="0"/>
                      </w:rPr>
                    </w:r>
                  </w:ins>
                </w:sdtContent>
              </w:sdt>
              <w:ins w:author="Anonymous" w:id="66" w:date="2026-09-22T03:03:20Z">
                <w:bookmarkStart w:colFirst="0" w:colLast="0" w:name="_heading=h.hxujeuqfdhub" w:id="226"/>
                <w:bookmarkEnd w:id="226"/>
              </w:ins>
            </w:sdtContent>
          </w:sdt>
        </w:p>
      </w:sdtContent>
    </w:sdt>
    <w:sdt>
      <w:sdtPr>
        <w:id w:val="-668413210"/>
        <w:tag w:val="goog_rdk_1638"/>
      </w:sdtPr>
      <w:sdtContent>
        <w:p w:rsidR="00000000" w:rsidDel="00000000" w:rsidP="00000000" w:rsidRDefault="00000000" w:rsidRPr="00000000" w14:paraId="000002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3598920"/>
              <w:tag w:val="goog_rdk_1636"/>
            </w:sdtPr>
            <w:sdtContent>
              <w:ins w:author="Anonymous" w:id="66" w:date="2026-09-22T03:03:20Z"/>
              <w:sdt>
                <w:sdtPr>
                  <w:id w:val="-558599780"/>
                  <w:tag w:val="goog_rdk_1637"/>
                </w:sdtPr>
                <w:sdtContent>
                  <w:ins w:author="Anonymous" w:id="66" w:date="2026-09-22T03:03:20Z">
                    <w:r w:rsidDel="00000000" w:rsidR="00000000" w:rsidRPr="00000000">
                      <w:rPr>
                        <w:rtl w:val="0"/>
                      </w:rPr>
                    </w:r>
                  </w:ins>
                </w:sdtContent>
              </w:sdt>
              <w:ins w:author="Anonymous" w:id="66" w:date="2026-09-22T03:03:20Z">
                <w:bookmarkStart w:colFirst="0" w:colLast="0" w:name="_heading=h.am5lwmtw48lp" w:id="227"/>
                <w:bookmarkEnd w:id="227"/>
              </w:ins>
            </w:sdtContent>
          </w:sdt>
        </w:p>
      </w:sdtContent>
    </w:sdt>
    <w:sdt>
      <w:sdtPr>
        <w:id w:val="906899854"/>
        <w:tag w:val="goog_rdk_1641"/>
      </w:sdtPr>
      <w:sdtContent>
        <w:p w:rsidR="00000000" w:rsidDel="00000000" w:rsidP="00000000" w:rsidRDefault="00000000" w:rsidRPr="00000000" w14:paraId="000002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2188065"/>
              <w:tag w:val="goog_rdk_1639"/>
            </w:sdtPr>
            <w:sdtContent>
              <w:ins w:author="Anonymous" w:id="66" w:date="2026-09-22T03:03:20Z"/>
              <w:sdt>
                <w:sdtPr>
                  <w:id w:val="-210643214"/>
                  <w:tag w:val="goog_rdk_1640"/>
                </w:sdtPr>
                <w:sdtContent>
                  <w:ins w:author="Anonymous" w:id="66" w:date="2026-09-22T03:03:20Z">
                    <w:r w:rsidDel="00000000" w:rsidR="00000000" w:rsidRPr="00000000">
                      <w:rPr>
                        <w:rtl w:val="0"/>
                      </w:rPr>
                    </w:r>
                  </w:ins>
                </w:sdtContent>
              </w:sdt>
              <w:ins w:author="Anonymous" w:id="66" w:date="2026-09-22T03:03:20Z">
                <w:bookmarkStart w:colFirst="0" w:colLast="0" w:name="_heading=h.xmffb2yy1ufm" w:id="228"/>
                <w:bookmarkEnd w:id="228"/>
              </w:ins>
            </w:sdtContent>
          </w:sdt>
        </w:p>
      </w:sdtContent>
    </w:sdt>
    <w:sdt>
      <w:sdtPr>
        <w:id w:val="-318481334"/>
        <w:tag w:val="goog_rdk_1644"/>
      </w:sdtPr>
      <w:sdtContent>
        <w:p w:rsidR="00000000" w:rsidDel="00000000" w:rsidP="00000000" w:rsidRDefault="00000000" w:rsidRPr="00000000" w14:paraId="000002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6389740"/>
              <w:tag w:val="goog_rdk_1642"/>
            </w:sdtPr>
            <w:sdtContent>
              <w:ins w:author="Anonymous" w:id="66" w:date="2026-09-22T03:03:20Z"/>
              <w:sdt>
                <w:sdtPr>
                  <w:id w:val="-1969853568"/>
                  <w:tag w:val="goog_rdk_1643"/>
                </w:sdtPr>
                <w:sdtContent>
                  <w:ins w:author="Anonymous" w:id="66" w:date="2026-09-22T03:03:20Z">
                    <w:r w:rsidDel="00000000" w:rsidR="00000000" w:rsidRPr="00000000">
                      <w:rPr>
                        <w:rtl w:val="0"/>
                      </w:rPr>
                    </w:r>
                  </w:ins>
                </w:sdtContent>
              </w:sdt>
              <w:ins w:author="Anonymous" w:id="66" w:date="2026-09-22T03:03:20Z">
                <w:bookmarkStart w:colFirst="0" w:colLast="0" w:name="_heading=h.7qs91zy9cpff" w:id="229"/>
                <w:bookmarkEnd w:id="229"/>
              </w:ins>
            </w:sdtContent>
          </w:sdt>
        </w:p>
      </w:sdtContent>
    </w:sdt>
    <w:sdt>
      <w:sdtPr>
        <w:id w:val="-1154844519"/>
        <w:tag w:val="goog_rdk_1647"/>
      </w:sdtPr>
      <w:sdtContent>
        <w:p w:rsidR="00000000" w:rsidDel="00000000" w:rsidP="00000000" w:rsidRDefault="00000000" w:rsidRPr="00000000" w14:paraId="000002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9298155"/>
              <w:tag w:val="goog_rdk_1645"/>
            </w:sdtPr>
            <w:sdtContent>
              <w:ins w:author="Anonymous" w:id="66" w:date="2026-09-22T03:03:20Z"/>
              <w:sdt>
                <w:sdtPr>
                  <w:id w:val="1585725038"/>
                  <w:tag w:val="goog_rdk_1646"/>
                </w:sdtPr>
                <w:sdtContent>
                  <w:ins w:author="Anonymous" w:id="66" w:date="2026-09-22T03:03:20Z">
                    <w:r w:rsidDel="00000000" w:rsidR="00000000" w:rsidRPr="00000000">
                      <w:rPr>
                        <w:rtl w:val="0"/>
                      </w:rPr>
                    </w:r>
                  </w:ins>
                </w:sdtContent>
              </w:sdt>
              <w:ins w:author="Anonymous" w:id="66" w:date="2026-09-22T03:03:20Z">
                <w:bookmarkStart w:colFirst="0" w:colLast="0" w:name="_heading=h.k7veblm61abc" w:id="230"/>
                <w:bookmarkEnd w:id="230"/>
              </w:ins>
            </w:sdtContent>
          </w:sdt>
        </w:p>
      </w:sdtContent>
    </w:sdt>
    <w:sdt>
      <w:sdtPr>
        <w:id w:val="-1572488793"/>
        <w:tag w:val="goog_rdk_1650"/>
      </w:sdtPr>
      <w:sdtContent>
        <w:p w:rsidR="00000000" w:rsidDel="00000000" w:rsidP="00000000" w:rsidRDefault="00000000" w:rsidRPr="00000000" w14:paraId="000002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4646094"/>
              <w:tag w:val="goog_rdk_1648"/>
            </w:sdtPr>
            <w:sdtContent>
              <w:ins w:author="Anonymous" w:id="66" w:date="2026-09-22T03:03:20Z"/>
              <w:sdt>
                <w:sdtPr>
                  <w:id w:val="871860971"/>
                  <w:tag w:val="goog_rdk_1649"/>
                </w:sdtPr>
                <w:sdtContent>
                  <w:ins w:author="Anonymous" w:id="66" w:date="2026-09-22T03:03:20Z">
                    <w:r w:rsidDel="00000000" w:rsidR="00000000" w:rsidRPr="00000000">
                      <w:rPr>
                        <w:rtl w:val="0"/>
                      </w:rPr>
                    </w:r>
                  </w:ins>
                </w:sdtContent>
              </w:sdt>
              <w:ins w:author="Anonymous" w:id="66" w:date="2026-09-22T03:03:20Z">
                <w:bookmarkStart w:colFirst="0" w:colLast="0" w:name="_heading=h.oi41fuq8q33p" w:id="231"/>
                <w:bookmarkEnd w:id="231"/>
              </w:ins>
            </w:sdtContent>
          </w:sdt>
        </w:p>
      </w:sdtContent>
    </w:sdt>
    <w:sdt>
      <w:sdtPr>
        <w:id w:val="2035225166"/>
        <w:tag w:val="goog_rdk_1653"/>
      </w:sdtPr>
      <w:sdtContent>
        <w:p w:rsidR="00000000" w:rsidDel="00000000" w:rsidP="00000000" w:rsidRDefault="00000000" w:rsidRPr="00000000" w14:paraId="000002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2837151"/>
              <w:tag w:val="goog_rdk_1651"/>
            </w:sdtPr>
            <w:sdtContent>
              <w:ins w:author="Anonymous" w:id="66" w:date="2026-09-22T03:03:20Z"/>
              <w:sdt>
                <w:sdtPr>
                  <w:id w:val="-1387110085"/>
                  <w:tag w:val="goog_rdk_1652"/>
                </w:sdtPr>
                <w:sdtContent>
                  <w:ins w:author="Anonymous" w:id="66" w:date="2026-09-22T03:03:20Z">
                    <w:r w:rsidDel="00000000" w:rsidR="00000000" w:rsidRPr="00000000">
                      <w:rPr>
                        <w:rtl w:val="0"/>
                      </w:rPr>
                    </w:r>
                  </w:ins>
                </w:sdtContent>
              </w:sdt>
              <w:ins w:author="Anonymous" w:id="66" w:date="2026-09-22T03:03:20Z">
                <w:bookmarkStart w:colFirst="0" w:colLast="0" w:name="_heading=h.l0jq44fm3wky" w:id="232"/>
                <w:bookmarkEnd w:id="232"/>
              </w:ins>
            </w:sdtContent>
          </w:sdt>
        </w:p>
      </w:sdtContent>
    </w:sdt>
    <w:sdt>
      <w:sdtPr>
        <w:id w:val="-1294568096"/>
        <w:tag w:val="goog_rdk_1656"/>
      </w:sdtPr>
      <w:sdtContent>
        <w:p w:rsidR="00000000" w:rsidDel="00000000" w:rsidP="00000000" w:rsidRDefault="00000000" w:rsidRPr="00000000" w14:paraId="000002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9588016"/>
              <w:tag w:val="goog_rdk_1654"/>
            </w:sdtPr>
            <w:sdtContent>
              <w:ins w:author="Anonymous" w:id="66" w:date="2026-09-22T03:03:20Z"/>
              <w:sdt>
                <w:sdtPr>
                  <w:id w:val="1602543320"/>
                  <w:tag w:val="goog_rdk_1655"/>
                </w:sdtPr>
                <w:sdtContent>
                  <w:ins w:author="Anonymous" w:id="66" w:date="2026-09-22T03:03:20Z">
                    <w:r w:rsidDel="00000000" w:rsidR="00000000" w:rsidRPr="00000000">
                      <w:rPr>
                        <w:rtl w:val="0"/>
                      </w:rPr>
                    </w:r>
                  </w:ins>
                </w:sdtContent>
              </w:sdt>
              <w:ins w:author="Anonymous" w:id="66" w:date="2026-09-22T03:03:20Z">
                <w:bookmarkStart w:colFirst="0" w:colLast="0" w:name="_heading=h.laopqcj7bdsm" w:id="233"/>
                <w:bookmarkEnd w:id="233"/>
              </w:ins>
            </w:sdtContent>
          </w:sdt>
        </w:p>
      </w:sdtContent>
    </w:sdt>
    <w:sdt>
      <w:sdtPr>
        <w:id w:val="1734190370"/>
        <w:tag w:val="goog_rdk_1659"/>
      </w:sdtPr>
      <w:sdtContent>
        <w:p w:rsidR="00000000" w:rsidDel="00000000" w:rsidP="00000000" w:rsidRDefault="00000000" w:rsidRPr="00000000" w14:paraId="000002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9310047"/>
              <w:tag w:val="goog_rdk_1657"/>
            </w:sdtPr>
            <w:sdtContent>
              <w:ins w:author="Anonymous" w:id="66" w:date="2026-09-22T03:03:20Z"/>
              <w:sdt>
                <w:sdtPr>
                  <w:id w:val="1771304739"/>
                  <w:tag w:val="goog_rdk_1658"/>
                </w:sdtPr>
                <w:sdtContent>
                  <w:ins w:author="Anonymous" w:id="66" w:date="2026-09-22T03:03:20Z">
                    <w:r w:rsidDel="00000000" w:rsidR="00000000" w:rsidRPr="00000000">
                      <w:rPr>
                        <w:rtl w:val="0"/>
                      </w:rPr>
                    </w:r>
                  </w:ins>
                </w:sdtContent>
              </w:sdt>
              <w:ins w:author="Anonymous" w:id="66" w:date="2026-09-22T03:03:20Z">
                <w:bookmarkStart w:colFirst="0" w:colLast="0" w:name="_heading=h.f3ye4nbakvea" w:id="234"/>
                <w:bookmarkEnd w:id="234"/>
              </w:ins>
            </w:sdtContent>
          </w:sdt>
        </w:p>
      </w:sdtContent>
    </w:sdt>
    <w:sdt>
      <w:sdtPr>
        <w:id w:val="-1257466660"/>
        <w:tag w:val="goog_rdk_1662"/>
      </w:sdtPr>
      <w:sdtContent>
        <w:p w:rsidR="00000000" w:rsidDel="00000000" w:rsidP="00000000" w:rsidRDefault="00000000" w:rsidRPr="00000000" w14:paraId="000002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4324556"/>
              <w:tag w:val="goog_rdk_1660"/>
            </w:sdtPr>
            <w:sdtContent>
              <w:ins w:author="Anonymous" w:id="66" w:date="2026-09-22T03:03:20Z"/>
              <w:sdt>
                <w:sdtPr>
                  <w:id w:val="771804263"/>
                  <w:tag w:val="goog_rdk_1661"/>
                </w:sdtPr>
                <w:sdtContent>
                  <w:ins w:author="Anonymous" w:id="66" w:date="2026-09-22T03:03:20Z">
                    <w:r w:rsidDel="00000000" w:rsidR="00000000" w:rsidRPr="00000000">
                      <w:rPr>
                        <w:rtl w:val="0"/>
                      </w:rPr>
                    </w:r>
                  </w:ins>
                </w:sdtContent>
              </w:sdt>
              <w:ins w:author="Anonymous" w:id="66" w:date="2026-09-22T03:03:20Z">
                <w:bookmarkStart w:colFirst="0" w:colLast="0" w:name="_heading=h.ag281ism4an9" w:id="235"/>
                <w:bookmarkEnd w:id="235"/>
              </w:ins>
            </w:sdtContent>
          </w:sdt>
        </w:p>
      </w:sdtContent>
    </w:sdt>
    <w:sdt>
      <w:sdtPr>
        <w:id w:val="-1872668445"/>
        <w:tag w:val="goog_rdk_1665"/>
      </w:sdtPr>
      <w:sdtContent>
        <w:p w:rsidR="00000000" w:rsidDel="00000000" w:rsidP="00000000" w:rsidRDefault="00000000" w:rsidRPr="00000000" w14:paraId="000002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9711741"/>
              <w:tag w:val="goog_rdk_1663"/>
            </w:sdtPr>
            <w:sdtContent>
              <w:ins w:author="Anonymous" w:id="66" w:date="2026-09-22T03:03:20Z"/>
              <w:sdt>
                <w:sdtPr>
                  <w:id w:val="-1282238815"/>
                  <w:tag w:val="goog_rdk_1664"/>
                </w:sdtPr>
                <w:sdtContent>
                  <w:ins w:author="Anonymous" w:id="66" w:date="2026-09-22T03:03:20Z">
                    <w:r w:rsidDel="00000000" w:rsidR="00000000" w:rsidRPr="00000000">
                      <w:rPr>
                        <w:rtl w:val="0"/>
                      </w:rPr>
                    </w:r>
                  </w:ins>
                </w:sdtContent>
              </w:sdt>
              <w:ins w:author="Anonymous" w:id="66" w:date="2026-09-22T03:03:20Z">
                <w:bookmarkStart w:colFirst="0" w:colLast="0" w:name="_heading=h.rh54xrc7yos6" w:id="236"/>
                <w:bookmarkEnd w:id="236"/>
              </w:ins>
            </w:sdtContent>
          </w:sdt>
        </w:p>
      </w:sdtContent>
    </w:sdt>
    <w:sdt>
      <w:sdtPr>
        <w:id w:val="868067118"/>
        <w:tag w:val="goog_rdk_1668"/>
      </w:sdtPr>
      <w:sdtContent>
        <w:p w:rsidR="00000000" w:rsidDel="00000000" w:rsidP="00000000" w:rsidRDefault="00000000" w:rsidRPr="00000000" w14:paraId="000002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8925685"/>
              <w:tag w:val="goog_rdk_1666"/>
            </w:sdtPr>
            <w:sdtContent>
              <w:ins w:author="Anonymous" w:id="66" w:date="2026-09-22T03:03:20Z"/>
              <w:sdt>
                <w:sdtPr>
                  <w:id w:val="-1589305694"/>
                  <w:tag w:val="goog_rdk_1667"/>
                </w:sdtPr>
                <w:sdtContent>
                  <w:ins w:author="Anonymous" w:id="66" w:date="2026-09-22T03:03:20Z">
                    <w:r w:rsidDel="00000000" w:rsidR="00000000" w:rsidRPr="00000000">
                      <w:rPr>
                        <w:rtl w:val="0"/>
                      </w:rPr>
                    </w:r>
                  </w:ins>
                </w:sdtContent>
              </w:sdt>
              <w:ins w:author="Anonymous" w:id="66" w:date="2026-09-22T03:03:20Z">
                <w:bookmarkStart w:colFirst="0" w:colLast="0" w:name="_heading=h.86vdaxo5nd62" w:id="237"/>
                <w:bookmarkEnd w:id="237"/>
              </w:ins>
            </w:sdtContent>
          </w:sdt>
        </w:p>
      </w:sdtContent>
    </w:sdt>
    <w:sdt>
      <w:sdtPr>
        <w:id w:val="1978918928"/>
        <w:tag w:val="goog_rdk_1671"/>
      </w:sdtPr>
      <w:sdtContent>
        <w:p w:rsidR="00000000" w:rsidDel="00000000" w:rsidP="00000000" w:rsidRDefault="00000000" w:rsidRPr="00000000" w14:paraId="000002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800127"/>
              <w:tag w:val="goog_rdk_1669"/>
            </w:sdtPr>
            <w:sdtContent>
              <w:ins w:author="Anonymous" w:id="66" w:date="2026-09-22T03:03:20Z"/>
              <w:sdt>
                <w:sdtPr>
                  <w:id w:val="-1084373955"/>
                  <w:tag w:val="goog_rdk_1670"/>
                </w:sdtPr>
                <w:sdtContent>
                  <w:ins w:author="Anonymous" w:id="66" w:date="2026-09-22T03:03:20Z">
                    <w:r w:rsidDel="00000000" w:rsidR="00000000" w:rsidRPr="00000000">
                      <w:rPr>
                        <w:rtl w:val="0"/>
                      </w:rPr>
                    </w:r>
                  </w:ins>
                </w:sdtContent>
              </w:sdt>
              <w:ins w:author="Anonymous" w:id="66" w:date="2026-09-22T03:03:20Z">
                <w:bookmarkStart w:colFirst="0" w:colLast="0" w:name="_heading=h.qaz63x7iebpz" w:id="238"/>
                <w:bookmarkEnd w:id="238"/>
              </w:ins>
            </w:sdtContent>
          </w:sdt>
        </w:p>
      </w:sdtContent>
    </w:sdt>
    <w:sdt>
      <w:sdtPr>
        <w:id w:val="1916130909"/>
        <w:tag w:val="goog_rdk_1674"/>
      </w:sdtPr>
      <w:sdtContent>
        <w:p w:rsidR="00000000" w:rsidDel="00000000" w:rsidP="00000000" w:rsidRDefault="00000000" w:rsidRPr="00000000" w14:paraId="000002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4271251"/>
              <w:tag w:val="goog_rdk_1672"/>
            </w:sdtPr>
            <w:sdtContent>
              <w:ins w:author="Anonymous" w:id="66" w:date="2026-09-22T03:03:20Z"/>
              <w:sdt>
                <w:sdtPr>
                  <w:id w:val="1709774695"/>
                  <w:tag w:val="goog_rdk_1673"/>
                </w:sdtPr>
                <w:sdtContent>
                  <w:ins w:author="Anonymous" w:id="66" w:date="2026-09-22T03:03:20Z">
                    <w:r w:rsidDel="00000000" w:rsidR="00000000" w:rsidRPr="00000000">
                      <w:rPr>
                        <w:rtl w:val="0"/>
                      </w:rPr>
                    </w:r>
                  </w:ins>
                </w:sdtContent>
              </w:sdt>
              <w:ins w:author="Anonymous" w:id="66" w:date="2026-09-22T03:03:20Z">
                <w:bookmarkStart w:colFirst="0" w:colLast="0" w:name="_heading=h.op47ampgg25p" w:id="239"/>
                <w:bookmarkEnd w:id="239"/>
              </w:ins>
            </w:sdtContent>
          </w:sdt>
        </w:p>
      </w:sdtContent>
    </w:sdt>
    <w:sdt>
      <w:sdtPr>
        <w:id w:val="369536998"/>
        <w:tag w:val="goog_rdk_1677"/>
      </w:sdtPr>
      <w:sdtContent>
        <w:p w:rsidR="00000000" w:rsidDel="00000000" w:rsidP="00000000" w:rsidRDefault="00000000" w:rsidRPr="00000000" w14:paraId="000002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378510"/>
              <w:tag w:val="goog_rdk_1675"/>
            </w:sdtPr>
            <w:sdtContent>
              <w:ins w:author="Anonymous" w:id="66" w:date="2026-09-22T03:03:20Z"/>
              <w:sdt>
                <w:sdtPr>
                  <w:id w:val="1193476543"/>
                  <w:tag w:val="goog_rdk_1676"/>
                </w:sdtPr>
                <w:sdtContent>
                  <w:ins w:author="Anonymous" w:id="66" w:date="2026-09-22T03:03:20Z">
                    <w:r w:rsidDel="00000000" w:rsidR="00000000" w:rsidRPr="00000000">
                      <w:rPr>
                        <w:rtl w:val="0"/>
                      </w:rPr>
                    </w:r>
                  </w:ins>
                </w:sdtContent>
              </w:sdt>
              <w:ins w:author="Anonymous" w:id="66" w:date="2026-09-22T03:03:20Z">
                <w:bookmarkStart w:colFirst="0" w:colLast="0" w:name="_heading=h.hq109dbpmg68" w:id="240"/>
                <w:bookmarkEnd w:id="240"/>
              </w:ins>
            </w:sdtContent>
          </w:sdt>
        </w:p>
      </w:sdtContent>
    </w:sdt>
    <w:sdt>
      <w:sdtPr>
        <w:id w:val="1544746507"/>
        <w:tag w:val="goog_rdk_1680"/>
      </w:sdtPr>
      <w:sdtContent>
        <w:p w:rsidR="00000000" w:rsidDel="00000000" w:rsidP="00000000" w:rsidRDefault="00000000" w:rsidRPr="00000000" w14:paraId="000002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2083850"/>
              <w:tag w:val="goog_rdk_1678"/>
            </w:sdtPr>
            <w:sdtContent>
              <w:ins w:author="Anonymous" w:id="66" w:date="2026-09-22T03:03:20Z"/>
              <w:sdt>
                <w:sdtPr>
                  <w:id w:val="-1836351890"/>
                  <w:tag w:val="goog_rdk_1679"/>
                </w:sdtPr>
                <w:sdtContent>
                  <w:ins w:author="Anonymous" w:id="66" w:date="2026-09-22T03:03:20Z">
                    <w:r w:rsidDel="00000000" w:rsidR="00000000" w:rsidRPr="00000000">
                      <w:rPr>
                        <w:rtl w:val="0"/>
                      </w:rPr>
                    </w:r>
                  </w:ins>
                </w:sdtContent>
              </w:sdt>
              <w:ins w:author="Anonymous" w:id="66" w:date="2026-09-22T03:03:20Z">
                <w:bookmarkStart w:colFirst="0" w:colLast="0" w:name="_heading=h.6w51zjxh8wmp" w:id="241"/>
                <w:bookmarkEnd w:id="241"/>
              </w:ins>
            </w:sdtContent>
          </w:sdt>
        </w:p>
      </w:sdtContent>
    </w:sdt>
    <w:sdt>
      <w:sdtPr>
        <w:id w:val="890224381"/>
        <w:tag w:val="goog_rdk_1683"/>
      </w:sdtPr>
      <w:sdtContent>
        <w:p w:rsidR="00000000" w:rsidDel="00000000" w:rsidP="00000000" w:rsidRDefault="00000000" w:rsidRPr="00000000" w14:paraId="000002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6931529"/>
              <w:tag w:val="goog_rdk_1681"/>
            </w:sdtPr>
            <w:sdtContent>
              <w:ins w:author="Anonymous" w:id="66" w:date="2026-09-22T03:03:20Z"/>
              <w:sdt>
                <w:sdtPr>
                  <w:id w:val="-2086018703"/>
                  <w:tag w:val="goog_rdk_1682"/>
                </w:sdtPr>
                <w:sdtContent>
                  <w:ins w:author="Anonymous" w:id="66" w:date="2026-09-22T03:03:20Z">
                    <w:r w:rsidDel="00000000" w:rsidR="00000000" w:rsidRPr="00000000">
                      <w:rPr>
                        <w:rtl w:val="0"/>
                      </w:rPr>
                    </w:r>
                  </w:ins>
                </w:sdtContent>
              </w:sdt>
              <w:ins w:author="Anonymous" w:id="66" w:date="2026-09-22T03:03:20Z">
                <w:bookmarkStart w:colFirst="0" w:colLast="0" w:name="_heading=h.n4i01tay64wv" w:id="242"/>
                <w:bookmarkEnd w:id="242"/>
              </w:ins>
            </w:sdtContent>
          </w:sdt>
        </w:p>
      </w:sdtContent>
    </w:sdt>
    <w:sdt>
      <w:sdtPr>
        <w:id w:val="1644401749"/>
        <w:tag w:val="goog_rdk_1686"/>
      </w:sdtPr>
      <w:sdtContent>
        <w:p w:rsidR="00000000" w:rsidDel="00000000" w:rsidP="00000000" w:rsidRDefault="00000000" w:rsidRPr="00000000" w14:paraId="000002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8325559"/>
              <w:tag w:val="goog_rdk_1684"/>
            </w:sdtPr>
            <w:sdtContent>
              <w:ins w:author="Anonymous" w:id="66" w:date="2026-09-22T03:03:20Z"/>
              <w:sdt>
                <w:sdtPr>
                  <w:id w:val="230732203"/>
                  <w:tag w:val="goog_rdk_1685"/>
                </w:sdtPr>
                <w:sdtContent>
                  <w:ins w:author="Anonymous" w:id="66" w:date="2026-09-22T03:03:20Z">
                    <w:r w:rsidDel="00000000" w:rsidR="00000000" w:rsidRPr="00000000">
                      <w:rPr>
                        <w:rtl w:val="0"/>
                      </w:rPr>
                    </w:r>
                  </w:ins>
                </w:sdtContent>
              </w:sdt>
              <w:ins w:author="Anonymous" w:id="66" w:date="2026-09-22T03:03:20Z">
                <w:bookmarkStart w:colFirst="0" w:colLast="0" w:name="_heading=h.9tu6du5qhkti" w:id="243"/>
                <w:bookmarkEnd w:id="243"/>
              </w:ins>
            </w:sdtContent>
          </w:sdt>
        </w:p>
      </w:sdtContent>
    </w:sdt>
    <w:sdt>
      <w:sdtPr>
        <w:id w:val="-845486468"/>
        <w:tag w:val="goog_rdk_1689"/>
      </w:sdtPr>
      <w:sdtContent>
        <w:p w:rsidR="00000000" w:rsidDel="00000000" w:rsidP="00000000" w:rsidRDefault="00000000" w:rsidRPr="00000000" w14:paraId="000002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3970982"/>
              <w:tag w:val="goog_rdk_1687"/>
            </w:sdtPr>
            <w:sdtContent>
              <w:ins w:author="Anonymous" w:id="66" w:date="2026-09-22T03:03:20Z"/>
              <w:sdt>
                <w:sdtPr>
                  <w:id w:val="2079592811"/>
                  <w:tag w:val="goog_rdk_1688"/>
                </w:sdtPr>
                <w:sdtContent>
                  <w:ins w:author="Anonymous" w:id="66" w:date="2026-09-22T03:03:20Z">
                    <w:r w:rsidDel="00000000" w:rsidR="00000000" w:rsidRPr="00000000">
                      <w:rPr>
                        <w:rtl w:val="0"/>
                      </w:rPr>
                    </w:r>
                  </w:ins>
                </w:sdtContent>
              </w:sdt>
              <w:ins w:author="Anonymous" w:id="66" w:date="2026-09-22T03:03:20Z">
                <w:bookmarkStart w:colFirst="0" w:colLast="0" w:name="_heading=h.g1857vjsrdpe" w:id="244"/>
                <w:bookmarkEnd w:id="244"/>
              </w:ins>
            </w:sdtContent>
          </w:sdt>
        </w:p>
      </w:sdtContent>
    </w:sdt>
    <w:sdt>
      <w:sdtPr>
        <w:id w:val="1147800050"/>
        <w:tag w:val="goog_rdk_1692"/>
      </w:sdtPr>
      <w:sdtContent>
        <w:p w:rsidR="00000000" w:rsidDel="00000000" w:rsidP="00000000" w:rsidRDefault="00000000" w:rsidRPr="00000000" w14:paraId="000002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1520137"/>
              <w:tag w:val="goog_rdk_1690"/>
            </w:sdtPr>
            <w:sdtContent>
              <w:ins w:author="Anonymous" w:id="66" w:date="2026-09-22T03:03:20Z"/>
              <w:sdt>
                <w:sdtPr>
                  <w:id w:val="-1952139863"/>
                  <w:tag w:val="goog_rdk_1691"/>
                </w:sdtPr>
                <w:sdtContent>
                  <w:ins w:author="Anonymous" w:id="66" w:date="2026-09-22T03:03:20Z">
                    <w:r w:rsidDel="00000000" w:rsidR="00000000" w:rsidRPr="00000000">
                      <w:rPr>
                        <w:rtl w:val="0"/>
                      </w:rPr>
                    </w:r>
                  </w:ins>
                </w:sdtContent>
              </w:sdt>
              <w:ins w:author="Anonymous" w:id="66" w:date="2026-09-22T03:03:20Z">
                <w:bookmarkStart w:colFirst="0" w:colLast="0" w:name="_heading=h.vr3hccipntf7" w:id="245"/>
                <w:bookmarkEnd w:id="245"/>
              </w:ins>
            </w:sdtContent>
          </w:sdt>
        </w:p>
      </w:sdtContent>
    </w:sdt>
    <w:sdt>
      <w:sdtPr>
        <w:id w:val="-968963545"/>
        <w:tag w:val="goog_rdk_1695"/>
      </w:sdtPr>
      <w:sdtContent>
        <w:p w:rsidR="00000000" w:rsidDel="00000000" w:rsidP="00000000" w:rsidRDefault="00000000" w:rsidRPr="00000000" w14:paraId="000002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9743304"/>
              <w:tag w:val="goog_rdk_1693"/>
            </w:sdtPr>
            <w:sdtContent>
              <w:ins w:author="Anonymous" w:id="66" w:date="2026-09-22T03:03:20Z"/>
              <w:sdt>
                <w:sdtPr>
                  <w:id w:val="-1123979335"/>
                  <w:tag w:val="goog_rdk_1694"/>
                </w:sdtPr>
                <w:sdtContent>
                  <w:ins w:author="Anonymous" w:id="66" w:date="2026-09-22T03:03:20Z">
                    <w:r w:rsidDel="00000000" w:rsidR="00000000" w:rsidRPr="00000000">
                      <w:rPr>
                        <w:rtl w:val="0"/>
                      </w:rPr>
                    </w:r>
                  </w:ins>
                </w:sdtContent>
              </w:sdt>
              <w:ins w:author="Anonymous" w:id="66" w:date="2026-09-22T03:03:20Z">
                <w:bookmarkStart w:colFirst="0" w:colLast="0" w:name="_heading=h.dr94zcsyvmvb" w:id="246"/>
                <w:bookmarkEnd w:id="246"/>
              </w:ins>
            </w:sdtContent>
          </w:sdt>
        </w:p>
      </w:sdtContent>
    </w:sdt>
    <w:sdt>
      <w:sdtPr>
        <w:id w:val="216238282"/>
        <w:tag w:val="goog_rdk_1698"/>
      </w:sdtPr>
      <w:sdtContent>
        <w:p w:rsidR="00000000" w:rsidDel="00000000" w:rsidP="00000000" w:rsidRDefault="00000000" w:rsidRPr="00000000" w14:paraId="000002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1465300"/>
              <w:tag w:val="goog_rdk_1696"/>
            </w:sdtPr>
            <w:sdtContent>
              <w:ins w:author="Anonymous" w:id="66" w:date="2026-09-22T03:03:20Z"/>
              <w:sdt>
                <w:sdtPr>
                  <w:id w:val="1410417886"/>
                  <w:tag w:val="goog_rdk_1697"/>
                </w:sdtPr>
                <w:sdtContent>
                  <w:ins w:author="Anonymous" w:id="66" w:date="2026-09-22T03:03:20Z">
                    <w:r w:rsidDel="00000000" w:rsidR="00000000" w:rsidRPr="00000000">
                      <w:rPr>
                        <w:rtl w:val="0"/>
                      </w:rPr>
                    </w:r>
                  </w:ins>
                </w:sdtContent>
              </w:sdt>
              <w:ins w:author="Anonymous" w:id="66" w:date="2026-09-22T03:03:20Z">
                <w:bookmarkStart w:colFirst="0" w:colLast="0" w:name="_heading=h.di96ifm8xyfl" w:id="247"/>
                <w:bookmarkEnd w:id="247"/>
              </w:ins>
            </w:sdtContent>
          </w:sdt>
        </w:p>
      </w:sdtContent>
    </w:sdt>
    <w:sdt>
      <w:sdtPr>
        <w:id w:val="1324740488"/>
        <w:tag w:val="goog_rdk_1701"/>
      </w:sdtPr>
      <w:sdtContent>
        <w:p w:rsidR="00000000" w:rsidDel="00000000" w:rsidP="00000000" w:rsidRDefault="00000000" w:rsidRPr="00000000" w14:paraId="000002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6172324"/>
              <w:tag w:val="goog_rdk_1699"/>
            </w:sdtPr>
            <w:sdtContent>
              <w:ins w:author="Anonymous" w:id="66" w:date="2026-09-22T03:03:20Z"/>
              <w:sdt>
                <w:sdtPr>
                  <w:id w:val="-893905009"/>
                  <w:tag w:val="goog_rdk_1700"/>
                </w:sdtPr>
                <w:sdtContent>
                  <w:ins w:author="Anonymous" w:id="66" w:date="2026-09-22T03:03:20Z">
                    <w:r w:rsidDel="00000000" w:rsidR="00000000" w:rsidRPr="00000000">
                      <w:rPr>
                        <w:rtl w:val="0"/>
                      </w:rPr>
                    </w:r>
                  </w:ins>
                </w:sdtContent>
              </w:sdt>
              <w:ins w:author="Anonymous" w:id="66" w:date="2026-09-22T03:03:20Z">
                <w:bookmarkStart w:colFirst="0" w:colLast="0" w:name="_heading=h.ipj9lk9fm1kl" w:id="248"/>
                <w:bookmarkEnd w:id="248"/>
              </w:ins>
            </w:sdtContent>
          </w:sdt>
        </w:p>
      </w:sdtContent>
    </w:sdt>
    <w:sdt>
      <w:sdtPr>
        <w:id w:val="-1212993862"/>
        <w:tag w:val="goog_rdk_1704"/>
      </w:sdtPr>
      <w:sdtContent>
        <w:p w:rsidR="00000000" w:rsidDel="00000000" w:rsidP="00000000" w:rsidRDefault="00000000" w:rsidRPr="00000000" w14:paraId="000002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7230150"/>
              <w:tag w:val="goog_rdk_1702"/>
            </w:sdtPr>
            <w:sdtContent>
              <w:ins w:author="Anonymous" w:id="66" w:date="2026-09-22T03:03:20Z"/>
              <w:sdt>
                <w:sdtPr>
                  <w:id w:val="1115152362"/>
                  <w:tag w:val="goog_rdk_1703"/>
                </w:sdtPr>
                <w:sdtContent>
                  <w:ins w:author="Anonymous" w:id="66" w:date="2026-09-22T03:03:20Z">
                    <w:r w:rsidDel="00000000" w:rsidR="00000000" w:rsidRPr="00000000">
                      <w:rPr>
                        <w:rtl w:val="0"/>
                      </w:rPr>
                    </w:r>
                  </w:ins>
                </w:sdtContent>
              </w:sdt>
              <w:ins w:author="Anonymous" w:id="66" w:date="2026-09-22T03:03:20Z">
                <w:bookmarkStart w:colFirst="0" w:colLast="0" w:name="_heading=h.ta9b8xljqn20" w:id="249"/>
                <w:bookmarkEnd w:id="249"/>
              </w:ins>
            </w:sdtContent>
          </w:sdt>
        </w:p>
      </w:sdtContent>
    </w:sdt>
    <w:sdt>
      <w:sdtPr>
        <w:id w:val="-2032415039"/>
        <w:tag w:val="goog_rdk_1707"/>
      </w:sdtPr>
      <w:sdtContent>
        <w:p w:rsidR="00000000" w:rsidDel="00000000" w:rsidP="00000000" w:rsidRDefault="00000000" w:rsidRPr="00000000" w14:paraId="000002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9402654"/>
              <w:tag w:val="goog_rdk_1705"/>
            </w:sdtPr>
            <w:sdtContent>
              <w:ins w:author="Anonymous" w:id="66" w:date="2026-09-22T03:03:20Z"/>
              <w:sdt>
                <w:sdtPr>
                  <w:id w:val="-621776016"/>
                  <w:tag w:val="goog_rdk_1706"/>
                </w:sdtPr>
                <w:sdtContent>
                  <w:ins w:author="Anonymous" w:id="66" w:date="2026-09-22T03:03:20Z">
                    <w:r w:rsidDel="00000000" w:rsidR="00000000" w:rsidRPr="00000000">
                      <w:rPr>
                        <w:rtl w:val="0"/>
                      </w:rPr>
                    </w:r>
                  </w:ins>
                </w:sdtContent>
              </w:sdt>
              <w:ins w:author="Anonymous" w:id="66" w:date="2026-09-22T03:03:20Z">
                <w:bookmarkStart w:colFirst="0" w:colLast="0" w:name="_heading=h.xcwd46bvflfi" w:id="250"/>
                <w:bookmarkEnd w:id="250"/>
              </w:ins>
            </w:sdtContent>
          </w:sdt>
        </w:p>
      </w:sdtContent>
    </w:sdt>
    <w:sdt>
      <w:sdtPr>
        <w:id w:val="1309741518"/>
        <w:tag w:val="goog_rdk_1710"/>
      </w:sdtPr>
      <w:sdtContent>
        <w:p w:rsidR="00000000" w:rsidDel="00000000" w:rsidP="00000000" w:rsidRDefault="00000000" w:rsidRPr="00000000" w14:paraId="000002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6741105"/>
              <w:tag w:val="goog_rdk_1708"/>
            </w:sdtPr>
            <w:sdtContent>
              <w:ins w:author="Anonymous" w:id="66" w:date="2026-09-22T03:03:20Z"/>
              <w:sdt>
                <w:sdtPr>
                  <w:id w:val="-1335894470"/>
                  <w:tag w:val="goog_rdk_1709"/>
                </w:sdtPr>
                <w:sdtContent>
                  <w:ins w:author="Anonymous" w:id="66" w:date="2026-09-22T03:03:20Z">
                    <w:r w:rsidDel="00000000" w:rsidR="00000000" w:rsidRPr="00000000">
                      <w:rPr>
                        <w:rtl w:val="0"/>
                      </w:rPr>
                    </w:r>
                  </w:ins>
                </w:sdtContent>
              </w:sdt>
              <w:ins w:author="Anonymous" w:id="66" w:date="2026-09-22T03:03:20Z">
                <w:bookmarkStart w:colFirst="0" w:colLast="0" w:name="_heading=h.9sd6sp7dg026" w:id="251"/>
                <w:bookmarkEnd w:id="251"/>
              </w:ins>
            </w:sdtContent>
          </w:sdt>
        </w:p>
      </w:sdtContent>
    </w:sdt>
    <w:sdt>
      <w:sdtPr>
        <w:id w:val="1263395421"/>
        <w:tag w:val="goog_rdk_1713"/>
      </w:sdtPr>
      <w:sdtContent>
        <w:p w:rsidR="00000000" w:rsidDel="00000000" w:rsidP="00000000" w:rsidRDefault="00000000" w:rsidRPr="00000000" w14:paraId="000002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5372947"/>
              <w:tag w:val="goog_rdk_1711"/>
            </w:sdtPr>
            <w:sdtContent>
              <w:ins w:author="Anonymous" w:id="66" w:date="2026-09-22T03:03:20Z"/>
              <w:sdt>
                <w:sdtPr>
                  <w:id w:val="-1415230675"/>
                  <w:tag w:val="goog_rdk_1712"/>
                </w:sdtPr>
                <w:sdtContent>
                  <w:ins w:author="Anonymous" w:id="66" w:date="2026-09-22T03:03:20Z">
                    <w:r w:rsidDel="00000000" w:rsidR="00000000" w:rsidRPr="00000000">
                      <w:rPr>
                        <w:rtl w:val="0"/>
                      </w:rPr>
                    </w:r>
                  </w:ins>
                </w:sdtContent>
              </w:sdt>
              <w:ins w:author="Anonymous" w:id="66" w:date="2026-09-22T03:03:20Z">
                <w:bookmarkStart w:colFirst="0" w:colLast="0" w:name="_heading=h.ady6r5hkbiej" w:id="252"/>
                <w:bookmarkEnd w:id="252"/>
              </w:ins>
            </w:sdtContent>
          </w:sdt>
        </w:p>
      </w:sdtContent>
    </w:sdt>
    <w:sdt>
      <w:sdtPr>
        <w:id w:val="1918719077"/>
        <w:tag w:val="goog_rdk_1716"/>
      </w:sdtPr>
      <w:sdtContent>
        <w:p w:rsidR="00000000" w:rsidDel="00000000" w:rsidP="00000000" w:rsidRDefault="00000000" w:rsidRPr="00000000" w14:paraId="000002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5315868"/>
              <w:tag w:val="goog_rdk_1714"/>
            </w:sdtPr>
            <w:sdtContent>
              <w:ins w:author="Anonymous" w:id="66" w:date="2026-09-22T03:03:20Z"/>
              <w:sdt>
                <w:sdtPr>
                  <w:id w:val="998800634"/>
                  <w:tag w:val="goog_rdk_1715"/>
                </w:sdtPr>
                <w:sdtContent>
                  <w:ins w:author="Anonymous" w:id="66" w:date="2026-09-22T03:03:20Z">
                    <w:r w:rsidDel="00000000" w:rsidR="00000000" w:rsidRPr="00000000">
                      <w:rPr>
                        <w:rtl w:val="0"/>
                      </w:rPr>
                    </w:r>
                  </w:ins>
                </w:sdtContent>
              </w:sdt>
              <w:ins w:author="Anonymous" w:id="66" w:date="2026-09-22T03:03:20Z">
                <w:bookmarkStart w:colFirst="0" w:colLast="0" w:name="_heading=h.6nua9dl1bs3f" w:id="253"/>
                <w:bookmarkEnd w:id="253"/>
              </w:ins>
            </w:sdtContent>
          </w:sdt>
        </w:p>
      </w:sdtContent>
    </w:sdt>
    <w:sdt>
      <w:sdtPr>
        <w:id w:val="1366341242"/>
        <w:tag w:val="goog_rdk_1719"/>
      </w:sdtPr>
      <w:sdtContent>
        <w:p w:rsidR="00000000" w:rsidDel="00000000" w:rsidP="00000000" w:rsidRDefault="00000000" w:rsidRPr="00000000" w14:paraId="000002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0316005"/>
              <w:tag w:val="goog_rdk_1717"/>
            </w:sdtPr>
            <w:sdtContent>
              <w:ins w:author="Anonymous" w:id="66" w:date="2026-09-22T03:03:20Z"/>
              <w:sdt>
                <w:sdtPr>
                  <w:id w:val="-2058889868"/>
                  <w:tag w:val="goog_rdk_1718"/>
                </w:sdtPr>
                <w:sdtContent>
                  <w:ins w:author="Anonymous" w:id="66" w:date="2026-09-22T03:03:20Z">
                    <w:r w:rsidDel="00000000" w:rsidR="00000000" w:rsidRPr="00000000">
                      <w:rPr>
                        <w:rtl w:val="0"/>
                      </w:rPr>
                    </w:r>
                  </w:ins>
                </w:sdtContent>
              </w:sdt>
              <w:ins w:author="Anonymous" w:id="66" w:date="2026-09-22T03:03:20Z">
                <w:bookmarkStart w:colFirst="0" w:colLast="0" w:name="_heading=h.3x05ai7z2q6g" w:id="254"/>
                <w:bookmarkEnd w:id="254"/>
              </w:ins>
            </w:sdtContent>
          </w:sdt>
        </w:p>
      </w:sdtContent>
    </w:sdt>
    <w:sdt>
      <w:sdtPr>
        <w:id w:val="-1623772747"/>
        <w:tag w:val="goog_rdk_1722"/>
      </w:sdtPr>
      <w:sdtContent>
        <w:p w:rsidR="00000000" w:rsidDel="00000000" w:rsidP="00000000" w:rsidRDefault="00000000" w:rsidRPr="00000000" w14:paraId="000002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7915368"/>
              <w:tag w:val="goog_rdk_1720"/>
            </w:sdtPr>
            <w:sdtContent>
              <w:ins w:author="Anonymous" w:id="66" w:date="2026-09-22T03:03:20Z"/>
              <w:sdt>
                <w:sdtPr>
                  <w:id w:val="-1733365890"/>
                  <w:tag w:val="goog_rdk_1721"/>
                </w:sdtPr>
                <w:sdtContent>
                  <w:ins w:author="Anonymous" w:id="66" w:date="2026-09-22T03:03:20Z">
                    <w:r w:rsidDel="00000000" w:rsidR="00000000" w:rsidRPr="00000000">
                      <w:rPr>
                        <w:rtl w:val="0"/>
                      </w:rPr>
                    </w:r>
                  </w:ins>
                </w:sdtContent>
              </w:sdt>
              <w:ins w:author="Anonymous" w:id="66" w:date="2026-09-22T03:03:20Z">
                <w:bookmarkStart w:colFirst="0" w:colLast="0" w:name="_heading=h.74ylzeah9ofo" w:id="255"/>
                <w:bookmarkEnd w:id="255"/>
              </w:ins>
            </w:sdtContent>
          </w:sdt>
        </w:p>
      </w:sdtContent>
    </w:sdt>
    <w:sdt>
      <w:sdtPr>
        <w:id w:val="-350684689"/>
        <w:tag w:val="goog_rdk_1725"/>
      </w:sdtPr>
      <w:sdtContent>
        <w:p w:rsidR="00000000" w:rsidDel="00000000" w:rsidP="00000000" w:rsidRDefault="00000000" w:rsidRPr="00000000" w14:paraId="000002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6907163"/>
              <w:tag w:val="goog_rdk_1723"/>
            </w:sdtPr>
            <w:sdtContent>
              <w:ins w:author="Anonymous" w:id="66" w:date="2026-09-22T03:03:20Z"/>
              <w:sdt>
                <w:sdtPr>
                  <w:id w:val="-1170749811"/>
                  <w:tag w:val="goog_rdk_1724"/>
                </w:sdtPr>
                <w:sdtContent>
                  <w:ins w:author="Anonymous" w:id="66" w:date="2026-09-22T03:03:20Z">
                    <w:r w:rsidDel="00000000" w:rsidR="00000000" w:rsidRPr="00000000">
                      <w:rPr>
                        <w:rtl w:val="0"/>
                      </w:rPr>
                    </w:r>
                  </w:ins>
                </w:sdtContent>
              </w:sdt>
              <w:ins w:author="Anonymous" w:id="66" w:date="2026-09-22T03:03:20Z">
                <w:bookmarkStart w:colFirst="0" w:colLast="0" w:name="_heading=h.r8l3oquizoik" w:id="256"/>
                <w:bookmarkEnd w:id="256"/>
              </w:ins>
            </w:sdtContent>
          </w:sdt>
        </w:p>
      </w:sdtContent>
    </w:sdt>
    <w:sdt>
      <w:sdtPr>
        <w:id w:val="-1703407775"/>
        <w:tag w:val="goog_rdk_1728"/>
      </w:sdtPr>
      <w:sdtContent>
        <w:p w:rsidR="00000000" w:rsidDel="00000000" w:rsidP="00000000" w:rsidRDefault="00000000" w:rsidRPr="00000000" w14:paraId="000002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1741216"/>
              <w:tag w:val="goog_rdk_1726"/>
            </w:sdtPr>
            <w:sdtContent>
              <w:ins w:author="Anonymous" w:id="66" w:date="2026-09-22T03:03:20Z"/>
              <w:sdt>
                <w:sdtPr>
                  <w:id w:val="-470257665"/>
                  <w:tag w:val="goog_rdk_1727"/>
                </w:sdtPr>
                <w:sdtContent>
                  <w:ins w:author="Anonymous" w:id="66" w:date="2026-09-22T03:03:20Z">
                    <w:r w:rsidDel="00000000" w:rsidR="00000000" w:rsidRPr="00000000">
                      <w:rPr>
                        <w:rtl w:val="0"/>
                      </w:rPr>
                    </w:r>
                  </w:ins>
                </w:sdtContent>
              </w:sdt>
              <w:ins w:author="Anonymous" w:id="66" w:date="2026-09-22T03:03:20Z">
                <w:bookmarkStart w:colFirst="0" w:colLast="0" w:name="_heading=h.plj9bwtddzuq" w:id="257"/>
                <w:bookmarkEnd w:id="257"/>
              </w:ins>
            </w:sdtContent>
          </w:sdt>
        </w:p>
      </w:sdtContent>
    </w:sdt>
    <w:sdt>
      <w:sdtPr>
        <w:id w:val="404262314"/>
        <w:tag w:val="goog_rdk_1731"/>
      </w:sdtPr>
      <w:sdtContent>
        <w:p w:rsidR="00000000" w:rsidDel="00000000" w:rsidP="00000000" w:rsidRDefault="00000000" w:rsidRPr="00000000" w14:paraId="000002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4319922"/>
              <w:tag w:val="goog_rdk_1729"/>
            </w:sdtPr>
            <w:sdtContent>
              <w:ins w:author="Anonymous" w:id="66" w:date="2026-09-22T03:03:20Z"/>
              <w:sdt>
                <w:sdtPr>
                  <w:id w:val="878666216"/>
                  <w:tag w:val="goog_rdk_1730"/>
                </w:sdtPr>
                <w:sdtContent>
                  <w:ins w:author="Anonymous" w:id="66" w:date="2026-09-22T03:03:20Z">
                    <w:r w:rsidDel="00000000" w:rsidR="00000000" w:rsidRPr="00000000">
                      <w:rPr>
                        <w:rtl w:val="0"/>
                      </w:rPr>
                    </w:r>
                  </w:ins>
                </w:sdtContent>
              </w:sdt>
              <w:ins w:author="Anonymous" w:id="66" w:date="2026-09-22T03:03:20Z">
                <w:bookmarkStart w:colFirst="0" w:colLast="0" w:name="_heading=h.4k1qq66gth6x" w:id="258"/>
                <w:bookmarkEnd w:id="258"/>
              </w:ins>
            </w:sdtContent>
          </w:sdt>
        </w:p>
      </w:sdtContent>
    </w:sdt>
    <w:sdt>
      <w:sdtPr>
        <w:id w:val="-585986663"/>
        <w:tag w:val="goog_rdk_1734"/>
      </w:sdtPr>
      <w:sdtContent>
        <w:p w:rsidR="00000000" w:rsidDel="00000000" w:rsidP="00000000" w:rsidRDefault="00000000" w:rsidRPr="00000000" w14:paraId="000002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2752883"/>
              <w:tag w:val="goog_rdk_1732"/>
            </w:sdtPr>
            <w:sdtContent>
              <w:ins w:author="Anonymous" w:id="66" w:date="2026-09-22T03:03:20Z"/>
              <w:sdt>
                <w:sdtPr>
                  <w:id w:val="536890827"/>
                  <w:tag w:val="goog_rdk_1733"/>
                </w:sdtPr>
                <w:sdtContent>
                  <w:ins w:author="Anonymous" w:id="66" w:date="2026-09-22T03:03:20Z">
                    <w:r w:rsidDel="00000000" w:rsidR="00000000" w:rsidRPr="00000000">
                      <w:rPr>
                        <w:rtl w:val="0"/>
                      </w:rPr>
                    </w:r>
                  </w:ins>
                </w:sdtContent>
              </w:sdt>
              <w:ins w:author="Anonymous" w:id="66" w:date="2026-09-22T03:03:20Z">
                <w:bookmarkStart w:colFirst="0" w:colLast="0" w:name="_heading=h.6nfparxqk3g" w:id="259"/>
                <w:bookmarkEnd w:id="259"/>
              </w:ins>
            </w:sdtContent>
          </w:sdt>
        </w:p>
      </w:sdtContent>
    </w:sdt>
    <w:sdt>
      <w:sdtPr>
        <w:id w:val="-990931683"/>
        <w:tag w:val="goog_rdk_1737"/>
      </w:sdtPr>
      <w:sdtContent>
        <w:p w:rsidR="00000000" w:rsidDel="00000000" w:rsidP="00000000" w:rsidRDefault="00000000" w:rsidRPr="00000000" w14:paraId="000002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2258289"/>
              <w:tag w:val="goog_rdk_1735"/>
            </w:sdtPr>
            <w:sdtContent>
              <w:ins w:author="Anonymous" w:id="66" w:date="2026-09-22T03:03:20Z"/>
              <w:sdt>
                <w:sdtPr>
                  <w:id w:val="-504133556"/>
                  <w:tag w:val="goog_rdk_1736"/>
                </w:sdtPr>
                <w:sdtContent>
                  <w:ins w:author="Anonymous" w:id="66" w:date="2026-09-22T03:03:20Z">
                    <w:r w:rsidDel="00000000" w:rsidR="00000000" w:rsidRPr="00000000">
                      <w:rPr>
                        <w:rtl w:val="0"/>
                      </w:rPr>
                    </w:r>
                  </w:ins>
                </w:sdtContent>
              </w:sdt>
              <w:ins w:author="Anonymous" w:id="66" w:date="2026-09-22T03:03:20Z">
                <w:bookmarkStart w:colFirst="0" w:colLast="0" w:name="_heading=h.fzif2ckgpd4o" w:id="260"/>
                <w:bookmarkEnd w:id="260"/>
              </w:ins>
            </w:sdtContent>
          </w:sdt>
        </w:p>
      </w:sdtContent>
    </w:sdt>
    <w:sdt>
      <w:sdtPr>
        <w:id w:val="-254437619"/>
        <w:tag w:val="goog_rdk_1740"/>
      </w:sdtPr>
      <w:sdtContent>
        <w:p w:rsidR="00000000" w:rsidDel="00000000" w:rsidP="00000000" w:rsidRDefault="00000000" w:rsidRPr="00000000" w14:paraId="000002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8067611"/>
              <w:tag w:val="goog_rdk_1738"/>
            </w:sdtPr>
            <w:sdtContent>
              <w:ins w:author="Anonymous" w:id="66" w:date="2026-09-22T03:03:20Z"/>
              <w:sdt>
                <w:sdtPr>
                  <w:id w:val="-729153451"/>
                  <w:tag w:val="goog_rdk_1739"/>
                </w:sdtPr>
                <w:sdtContent>
                  <w:ins w:author="Anonymous" w:id="66" w:date="2026-09-22T03:03:20Z">
                    <w:r w:rsidDel="00000000" w:rsidR="00000000" w:rsidRPr="00000000">
                      <w:rPr>
                        <w:rtl w:val="0"/>
                      </w:rPr>
                    </w:r>
                  </w:ins>
                </w:sdtContent>
              </w:sdt>
              <w:ins w:author="Anonymous" w:id="66" w:date="2026-09-22T03:03:20Z">
                <w:bookmarkStart w:colFirst="0" w:colLast="0" w:name="_heading=h.7x5grylwvgj" w:id="261"/>
                <w:bookmarkEnd w:id="261"/>
              </w:ins>
            </w:sdtContent>
          </w:sdt>
        </w:p>
      </w:sdtContent>
    </w:sdt>
    <w:sdt>
      <w:sdtPr>
        <w:id w:val="1474397593"/>
        <w:tag w:val="goog_rdk_1743"/>
      </w:sdtPr>
      <w:sdtContent>
        <w:p w:rsidR="00000000" w:rsidDel="00000000" w:rsidP="00000000" w:rsidRDefault="00000000" w:rsidRPr="00000000" w14:paraId="000002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9078799"/>
              <w:tag w:val="goog_rdk_1741"/>
            </w:sdtPr>
            <w:sdtContent>
              <w:ins w:author="Anonymous" w:id="66" w:date="2026-09-22T03:03:20Z"/>
              <w:sdt>
                <w:sdtPr>
                  <w:id w:val="307743057"/>
                  <w:tag w:val="goog_rdk_1742"/>
                </w:sdtPr>
                <w:sdtContent>
                  <w:ins w:author="Anonymous" w:id="66" w:date="2026-09-22T03:03:20Z">
                    <w:r w:rsidDel="00000000" w:rsidR="00000000" w:rsidRPr="00000000">
                      <w:rPr>
                        <w:rtl w:val="0"/>
                      </w:rPr>
                    </w:r>
                  </w:ins>
                </w:sdtContent>
              </w:sdt>
              <w:ins w:author="Anonymous" w:id="66" w:date="2026-09-22T03:03:20Z">
                <w:bookmarkStart w:colFirst="0" w:colLast="0" w:name="_heading=h.9ntqsl8kxlf9" w:id="262"/>
                <w:bookmarkEnd w:id="262"/>
              </w:ins>
            </w:sdtContent>
          </w:sdt>
        </w:p>
      </w:sdtContent>
    </w:sdt>
    <w:sdt>
      <w:sdtPr>
        <w:id w:val="85160056"/>
        <w:tag w:val="goog_rdk_1746"/>
      </w:sdtPr>
      <w:sdtContent>
        <w:p w:rsidR="00000000" w:rsidDel="00000000" w:rsidP="00000000" w:rsidRDefault="00000000" w:rsidRPr="00000000" w14:paraId="000002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2780159"/>
              <w:tag w:val="goog_rdk_1744"/>
            </w:sdtPr>
            <w:sdtContent>
              <w:ins w:author="Anonymous" w:id="66" w:date="2026-09-22T03:03:20Z"/>
              <w:sdt>
                <w:sdtPr>
                  <w:id w:val="-36228250"/>
                  <w:tag w:val="goog_rdk_1745"/>
                </w:sdtPr>
                <w:sdtContent>
                  <w:ins w:author="Anonymous" w:id="66" w:date="2026-09-22T03:03:20Z">
                    <w:r w:rsidDel="00000000" w:rsidR="00000000" w:rsidRPr="00000000">
                      <w:rPr>
                        <w:rtl w:val="0"/>
                      </w:rPr>
                    </w:r>
                  </w:ins>
                </w:sdtContent>
              </w:sdt>
              <w:ins w:author="Anonymous" w:id="66" w:date="2026-09-22T03:03:20Z">
                <w:bookmarkStart w:colFirst="0" w:colLast="0" w:name="_heading=h.7m7qg4hfb9ij" w:id="263"/>
                <w:bookmarkEnd w:id="263"/>
              </w:ins>
            </w:sdtContent>
          </w:sdt>
        </w:p>
      </w:sdtContent>
    </w:sdt>
    <w:sdt>
      <w:sdtPr>
        <w:id w:val="-311544013"/>
        <w:tag w:val="goog_rdk_1749"/>
      </w:sdtPr>
      <w:sdtContent>
        <w:p w:rsidR="00000000" w:rsidDel="00000000" w:rsidP="00000000" w:rsidRDefault="00000000" w:rsidRPr="00000000" w14:paraId="000002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7703215"/>
              <w:tag w:val="goog_rdk_1747"/>
            </w:sdtPr>
            <w:sdtContent>
              <w:ins w:author="Anonymous" w:id="66" w:date="2026-09-22T03:03:20Z"/>
              <w:sdt>
                <w:sdtPr>
                  <w:id w:val="338064072"/>
                  <w:tag w:val="goog_rdk_1748"/>
                </w:sdtPr>
                <w:sdtContent>
                  <w:ins w:author="Anonymous" w:id="66" w:date="2026-09-22T03:03:20Z">
                    <w:r w:rsidDel="00000000" w:rsidR="00000000" w:rsidRPr="00000000">
                      <w:rPr>
                        <w:rtl w:val="0"/>
                      </w:rPr>
                    </w:r>
                  </w:ins>
                </w:sdtContent>
              </w:sdt>
              <w:ins w:author="Anonymous" w:id="66" w:date="2026-09-22T03:03:20Z">
                <w:bookmarkStart w:colFirst="0" w:colLast="0" w:name="_heading=h.e3hzhttgwn0g" w:id="264"/>
                <w:bookmarkEnd w:id="264"/>
              </w:ins>
            </w:sdtContent>
          </w:sdt>
        </w:p>
      </w:sdtContent>
    </w:sdt>
    <w:sdt>
      <w:sdtPr>
        <w:id w:val="992790648"/>
        <w:tag w:val="goog_rdk_1752"/>
      </w:sdtPr>
      <w:sdtContent>
        <w:p w:rsidR="00000000" w:rsidDel="00000000" w:rsidP="00000000" w:rsidRDefault="00000000" w:rsidRPr="00000000" w14:paraId="000002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1291402"/>
              <w:tag w:val="goog_rdk_1750"/>
            </w:sdtPr>
            <w:sdtContent>
              <w:ins w:author="Anonymous" w:id="66" w:date="2026-09-22T03:03:20Z"/>
              <w:sdt>
                <w:sdtPr>
                  <w:id w:val="-1113466333"/>
                  <w:tag w:val="goog_rdk_1751"/>
                </w:sdtPr>
                <w:sdtContent>
                  <w:ins w:author="Anonymous" w:id="66" w:date="2026-09-22T03:03:20Z">
                    <w:r w:rsidDel="00000000" w:rsidR="00000000" w:rsidRPr="00000000">
                      <w:rPr>
                        <w:rtl w:val="0"/>
                      </w:rPr>
                    </w:r>
                  </w:ins>
                </w:sdtContent>
              </w:sdt>
              <w:ins w:author="Anonymous" w:id="66" w:date="2026-09-22T03:03:20Z">
                <w:bookmarkStart w:colFirst="0" w:colLast="0" w:name="_heading=h.sc2p8e2e2x7q" w:id="265"/>
                <w:bookmarkEnd w:id="265"/>
              </w:ins>
            </w:sdtContent>
          </w:sdt>
        </w:p>
      </w:sdtContent>
    </w:sdt>
    <w:sdt>
      <w:sdtPr>
        <w:id w:val="-449907896"/>
        <w:tag w:val="goog_rdk_1755"/>
      </w:sdtPr>
      <w:sdtContent>
        <w:p w:rsidR="00000000" w:rsidDel="00000000" w:rsidP="00000000" w:rsidRDefault="00000000" w:rsidRPr="00000000" w14:paraId="000002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6220619"/>
              <w:tag w:val="goog_rdk_1753"/>
            </w:sdtPr>
            <w:sdtContent>
              <w:ins w:author="Anonymous" w:id="66" w:date="2026-09-22T03:03:20Z"/>
              <w:sdt>
                <w:sdtPr>
                  <w:id w:val="-1520656139"/>
                  <w:tag w:val="goog_rdk_1754"/>
                </w:sdtPr>
                <w:sdtContent>
                  <w:ins w:author="Anonymous" w:id="66" w:date="2026-09-22T03:03:20Z">
                    <w:r w:rsidDel="00000000" w:rsidR="00000000" w:rsidRPr="00000000">
                      <w:rPr>
                        <w:rtl w:val="0"/>
                      </w:rPr>
                    </w:r>
                  </w:ins>
                </w:sdtContent>
              </w:sdt>
              <w:ins w:author="Anonymous" w:id="66" w:date="2026-09-22T03:03:20Z">
                <w:bookmarkStart w:colFirst="0" w:colLast="0" w:name="_heading=h.tvsv0t1h5281" w:id="266"/>
                <w:bookmarkEnd w:id="266"/>
              </w:ins>
            </w:sdtContent>
          </w:sdt>
        </w:p>
      </w:sdtContent>
    </w:sdt>
    <w:sdt>
      <w:sdtPr>
        <w:id w:val="1811924969"/>
        <w:tag w:val="goog_rdk_1758"/>
      </w:sdtPr>
      <w:sdtContent>
        <w:p w:rsidR="00000000" w:rsidDel="00000000" w:rsidP="00000000" w:rsidRDefault="00000000" w:rsidRPr="00000000" w14:paraId="000002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5065439"/>
              <w:tag w:val="goog_rdk_1756"/>
            </w:sdtPr>
            <w:sdtContent>
              <w:ins w:author="Anonymous" w:id="66" w:date="2026-09-22T03:03:20Z"/>
              <w:sdt>
                <w:sdtPr>
                  <w:id w:val="2126134646"/>
                  <w:tag w:val="goog_rdk_1757"/>
                </w:sdtPr>
                <w:sdtContent>
                  <w:ins w:author="Anonymous" w:id="66" w:date="2026-09-22T03:03:20Z">
                    <w:r w:rsidDel="00000000" w:rsidR="00000000" w:rsidRPr="00000000">
                      <w:rPr>
                        <w:rtl w:val="0"/>
                      </w:rPr>
                    </w:r>
                  </w:ins>
                </w:sdtContent>
              </w:sdt>
              <w:ins w:author="Anonymous" w:id="66" w:date="2026-09-22T03:03:20Z">
                <w:bookmarkStart w:colFirst="0" w:colLast="0" w:name="_heading=h.lvghly7pqbc4" w:id="267"/>
                <w:bookmarkEnd w:id="267"/>
              </w:ins>
            </w:sdtContent>
          </w:sdt>
        </w:p>
      </w:sdtContent>
    </w:sdt>
    <w:sdt>
      <w:sdtPr>
        <w:id w:val="-1609070888"/>
        <w:tag w:val="goog_rdk_1761"/>
      </w:sdtPr>
      <w:sdtContent>
        <w:p w:rsidR="00000000" w:rsidDel="00000000" w:rsidP="00000000" w:rsidRDefault="00000000" w:rsidRPr="00000000" w14:paraId="000002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5759700"/>
              <w:tag w:val="goog_rdk_1759"/>
            </w:sdtPr>
            <w:sdtContent>
              <w:ins w:author="Anonymous" w:id="66" w:date="2026-09-22T03:03:20Z"/>
              <w:sdt>
                <w:sdtPr>
                  <w:id w:val="111824134"/>
                  <w:tag w:val="goog_rdk_1760"/>
                </w:sdtPr>
                <w:sdtContent>
                  <w:ins w:author="Anonymous" w:id="66" w:date="2026-09-22T03:03:20Z">
                    <w:r w:rsidDel="00000000" w:rsidR="00000000" w:rsidRPr="00000000">
                      <w:rPr>
                        <w:rtl w:val="0"/>
                      </w:rPr>
                    </w:r>
                  </w:ins>
                </w:sdtContent>
              </w:sdt>
              <w:ins w:author="Anonymous" w:id="66" w:date="2026-09-22T03:03:20Z">
                <w:bookmarkStart w:colFirst="0" w:colLast="0" w:name="_heading=h.naxm37gq0axc" w:id="268"/>
                <w:bookmarkEnd w:id="268"/>
              </w:ins>
            </w:sdtContent>
          </w:sdt>
        </w:p>
      </w:sdtContent>
    </w:sdt>
    <w:sdt>
      <w:sdtPr>
        <w:id w:val="1731928707"/>
        <w:tag w:val="goog_rdk_1764"/>
      </w:sdtPr>
      <w:sdtContent>
        <w:p w:rsidR="00000000" w:rsidDel="00000000" w:rsidP="00000000" w:rsidRDefault="00000000" w:rsidRPr="00000000" w14:paraId="000002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8926605"/>
              <w:tag w:val="goog_rdk_1762"/>
            </w:sdtPr>
            <w:sdtContent>
              <w:ins w:author="Anonymous" w:id="66" w:date="2026-09-22T03:03:20Z"/>
              <w:sdt>
                <w:sdtPr>
                  <w:id w:val="2085162122"/>
                  <w:tag w:val="goog_rdk_1763"/>
                </w:sdtPr>
                <w:sdtContent>
                  <w:ins w:author="Anonymous" w:id="66" w:date="2026-09-22T03:03:20Z">
                    <w:r w:rsidDel="00000000" w:rsidR="00000000" w:rsidRPr="00000000">
                      <w:rPr>
                        <w:rtl w:val="0"/>
                      </w:rPr>
                    </w:r>
                  </w:ins>
                </w:sdtContent>
              </w:sdt>
              <w:ins w:author="Anonymous" w:id="66" w:date="2026-09-22T03:03:20Z">
                <w:bookmarkStart w:colFirst="0" w:colLast="0" w:name="_heading=h.46how3l8jjc0" w:id="269"/>
                <w:bookmarkEnd w:id="269"/>
              </w:ins>
            </w:sdtContent>
          </w:sdt>
        </w:p>
      </w:sdtContent>
    </w:sdt>
    <w:sdt>
      <w:sdtPr>
        <w:id w:val="-1860481079"/>
        <w:tag w:val="goog_rdk_1767"/>
      </w:sdtPr>
      <w:sdtContent>
        <w:p w:rsidR="00000000" w:rsidDel="00000000" w:rsidP="00000000" w:rsidRDefault="00000000" w:rsidRPr="00000000" w14:paraId="000002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4262592"/>
              <w:tag w:val="goog_rdk_1765"/>
            </w:sdtPr>
            <w:sdtContent>
              <w:ins w:author="Anonymous" w:id="66" w:date="2026-09-22T03:03:20Z"/>
              <w:sdt>
                <w:sdtPr>
                  <w:id w:val="-1025089441"/>
                  <w:tag w:val="goog_rdk_1766"/>
                </w:sdtPr>
                <w:sdtContent>
                  <w:ins w:author="Anonymous" w:id="66" w:date="2026-09-22T03:03:20Z">
                    <w:r w:rsidDel="00000000" w:rsidR="00000000" w:rsidRPr="00000000">
                      <w:rPr>
                        <w:rtl w:val="0"/>
                      </w:rPr>
                    </w:r>
                  </w:ins>
                </w:sdtContent>
              </w:sdt>
              <w:ins w:author="Anonymous" w:id="66" w:date="2026-09-22T03:03:20Z">
                <w:bookmarkStart w:colFirst="0" w:colLast="0" w:name="_heading=h.1xayce7witcw" w:id="270"/>
                <w:bookmarkEnd w:id="270"/>
              </w:ins>
            </w:sdtContent>
          </w:sdt>
        </w:p>
      </w:sdtContent>
    </w:sdt>
    <w:sdt>
      <w:sdtPr>
        <w:id w:val="-308992504"/>
        <w:tag w:val="goog_rdk_1770"/>
      </w:sdtPr>
      <w:sdtContent>
        <w:p w:rsidR="00000000" w:rsidDel="00000000" w:rsidP="00000000" w:rsidRDefault="00000000" w:rsidRPr="00000000" w14:paraId="000002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8611361"/>
              <w:tag w:val="goog_rdk_1768"/>
            </w:sdtPr>
            <w:sdtContent>
              <w:ins w:author="Anonymous" w:id="66" w:date="2026-09-22T03:03:20Z"/>
              <w:sdt>
                <w:sdtPr>
                  <w:id w:val="-575312622"/>
                  <w:tag w:val="goog_rdk_1769"/>
                </w:sdtPr>
                <w:sdtContent>
                  <w:ins w:author="Anonymous" w:id="66" w:date="2026-09-22T03:03:20Z">
                    <w:r w:rsidDel="00000000" w:rsidR="00000000" w:rsidRPr="00000000">
                      <w:rPr>
                        <w:rtl w:val="0"/>
                      </w:rPr>
                    </w:r>
                  </w:ins>
                </w:sdtContent>
              </w:sdt>
              <w:ins w:author="Anonymous" w:id="66" w:date="2026-09-22T03:03:20Z">
                <w:bookmarkStart w:colFirst="0" w:colLast="0" w:name="_heading=h.rfgj539hb7j1" w:id="271"/>
                <w:bookmarkEnd w:id="271"/>
              </w:ins>
            </w:sdtContent>
          </w:sdt>
        </w:p>
      </w:sdtContent>
    </w:sdt>
    <w:sdt>
      <w:sdtPr>
        <w:id w:val="20336509"/>
        <w:tag w:val="goog_rdk_1773"/>
      </w:sdtPr>
      <w:sdtContent>
        <w:p w:rsidR="00000000" w:rsidDel="00000000" w:rsidP="00000000" w:rsidRDefault="00000000" w:rsidRPr="00000000" w14:paraId="000002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3490274"/>
              <w:tag w:val="goog_rdk_1771"/>
            </w:sdtPr>
            <w:sdtContent>
              <w:ins w:author="Anonymous" w:id="66" w:date="2026-09-22T03:03:20Z"/>
              <w:sdt>
                <w:sdtPr>
                  <w:id w:val="2074525986"/>
                  <w:tag w:val="goog_rdk_1772"/>
                </w:sdtPr>
                <w:sdtContent>
                  <w:ins w:author="Anonymous" w:id="66" w:date="2026-09-22T03:03:20Z">
                    <w:r w:rsidDel="00000000" w:rsidR="00000000" w:rsidRPr="00000000">
                      <w:rPr>
                        <w:rtl w:val="0"/>
                      </w:rPr>
                    </w:r>
                  </w:ins>
                </w:sdtContent>
              </w:sdt>
              <w:ins w:author="Anonymous" w:id="66" w:date="2026-09-22T03:03:20Z">
                <w:bookmarkStart w:colFirst="0" w:colLast="0" w:name="_heading=h.im1hhjz2qa5s" w:id="272"/>
                <w:bookmarkEnd w:id="272"/>
              </w:ins>
            </w:sdtContent>
          </w:sdt>
        </w:p>
      </w:sdtContent>
    </w:sdt>
    <w:sdt>
      <w:sdtPr>
        <w:id w:val="-421082617"/>
        <w:tag w:val="goog_rdk_1776"/>
      </w:sdtPr>
      <w:sdtContent>
        <w:p w:rsidR="00000000" w:rsidDel="00000000" w:rsidP="00000000" w:rsidRDefault="00000000" w:rsidRPr="00000000" w14:paraId="000002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680086"/>
              <w:tag w:val="goog_rdk_1774"/>
            </w:sdtPr>
            <w:sdtContent>
              <w:ins w:author="Anonymous" w:id="66" w:date="2026-09-22T03:03:20Z"/>
              <w:sdt>
                <w:sdtPr>
                  <w:id w:val="-668005612"/>
                  <w:tag w:val="goog_rdk_1775"/>
                </w:sdtPr>
                <w:sdtContent>
                  <w:ins w:author="Anonymous" w:id="66" w:date="2026-09-22T03:03:20Z">
                    <w:r w:rsidDel="00000000" w:rsidR="00000000" w:rsidRPr="00000000">
                      <w:rPr>
                        <w:rtl w:val="0"/>
                      </w:rPr>
                    </w:r>
                  </w:ins>
                </w:sdtContent>
              </w:sdt>
              <w:ins w:author="Anonymous" w:id="66" w:date="2026-09-22T03:03:20Z">
                <w:bookmarkStart w:colFirst="0" w:colLast="0" w:name="_heading=h.7co84g1c2zq0" w:id="273"/>
                <w:bookmarkEnd w:id="273"/>
              </w:ins>
            </w:sdtContent>
          </w:sdt>
        </w:p>
      </w:sdtContent>
    </w:sdt>
    <w:sdt>
      <w:sdtPr>
        <w:id w:val="668612702"/>
        <w:tag w:val="goog_rdk_1779"/>
      </w:sdtPr>
      <w:sdtContent>
        <w:p w:rsidR="00000000" w:rsidDel="00000000" w:rsidP="00000000" w:rsidRDefault="00000000" w:rsidRPr="00000000" w14:paraId="000002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9472138"/>
              <w:tag w:val="goog_rdk_1777"/>
            </w:sdtPr>
            <w:sdtContent>
              <w:ins w:author="Anonymous" w:id="66" w:date="2026-09-22T03:03:20Z"/>
              <w:sdt>
                <w:sdtPr>
                  <w:id w:val="1274832057"/>
                  <w:tag w:val="goog_rdk_1778"/>
                </w:sdtPr>
                <w:sdtContent>
                  <w:ins w:author="Anonymous" w:id="66" w:date="2026-09-22T03:03:20Z">
                    <w:r w:rsidDel="00000000" w:rsidR="00000000" w:rsidRPr="00000000">
                      <w:rPr>
                        <w:rtl w:val="0"/>
                      </w:rPr>
                    </w:r>
                  </w:ins>
                </w:sdtContent>
              </w:sdt>
              <w:ins w:author="Anonymous" w:id="66" w:date="2026-09-22T03:03:20Z">
                <w:bookmarkStart w:colFirst="0" w:colLast="0" w:name="_heading=h.qak7z6o3mdws" w:id="274"/>
                <w:bookmarkEnd w:id="274"/>
              </w:ins>
            </w:sdtContent>
          </w:sdt>
        </w:p>
      </w:sdtContent>
    </w:sdt>
    <w:sdt>
      <w:sdtPr>
        <w:id w:val="-1792360243"/>
        <w:tag w:val="goog_rdk_1782"/>
      </w:sdtPr>
      <w:sdtContent>
        <w:p w:rsidR="00000000" w:rsidDel="00000000" w:rsidP="00000000" w:rsidRDefault="00000000" w:rsidRPr="00000000" w14:paraId="000002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5195380"/>
              <w:tag w:val="goog_rdk_1780"/>
            </w:sdtPr>
            <w:sdtContent>
              <w:ins w:author="Anonymous" w:id="66" w:date="2026-09-22T03:03:20Z"/>
              <w:sdt>
                <w:sdtPr>
                  <w:id w:val="-2032392011"/>
                  <w:tag w:val="goog_rdk_1781"/>
                </w:sdtPr>
                <w:sdtContent>
                  <w:ins w:author="Anonymous" w:id="66" w:date="2026-09-22T03:03:20Z">
                    <w:r w:rsidDel="00000000" w:rsidR="00000000" w:rsidRPr="00000000">
                      <w:rPr>
                        <w:rtl w:val="0"/>
                      </w:rPr>
                    </w:r>
                  </w:ins>
                </w:sdtContent>
              </w:sdt>
              <w:ins w:author="Anonymous" w:id="66" w:date="2026-09-22T03:03:20Z">
                <w:bookmarkStart w:colFirst="0" w:colLast="0" w:name="_heading=h.nx6m0ni7tcq6" w:id="275"/>
                <w:bookmarkEnd w:id="275"/>
              </w:ins>
            </w:sdtContent>
          </w:sdt>
        </w:p>
      </w:sdtContent>
    </w:sdt>
    <w:sdt>
      <w:sdtPr>
        <w:id w:val="2025816009"/>
        <w:tag w:val="goog_rdk_1785"/>
      </w:sdtPr>
      <w:sdtContent>
        <w:p w:rsidR="00000000" w:rsidDel="00000000" w:rsidP="00000000" w:rsidRDefault="00000000" w:rsidRPr="00000000" w14:paraId="000002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6360528"/>
              <w:tag w:val="goog_rdk_1783"/>
            </w:sdtPr>
            <w:sdtContent>
              <w:ins w:author="Anonymous" w:id="66" w:date="2026-09-22T03:03:20Z"/>
              <w:sdt>
                <w:sdtPr>
                  <w:id w:val="-1840030335"/>
                  <w:tag w:val="goog_rdk_1784"/>
                </w:sdtPr>
                <w:sdtContent>
                  <w:ins w:author="Anonymous" w:id="66" w:date="2026-09-22T03:03:20Z">
                    <w:r w:rsidDel="00000000" w:rsidR="00000000" w:rsidRPr="00000000">
                      <w:rPr>
                        <w:rtl w:val="0"/>
                      </w:rPr>
                    </w:r>
                  </w:ins>
                </w:sdtContent>
              </w:sdt>
              <w:ins w:author="Anonymous" w:id="66" w:date="2026-09-22T03:03:20Z">
                <w:bookmarkStart w:colFirst="0" w:colLast="0" w:name="_heading=h.xwsg5pcn0v0w" w:id="276"/>
                <w:bookmarkEnd w:id="276"/>
              </w:ins>
            </w:sdtContent>
          </w:sdt>
        </w:p>
      </w:sdtContent>
    </w:sdt>
    <w:sdt>
      <w:sdtPr>
        <w:id w:val="-983529729"/>
        <w:tag w:val="goog_rdk_1788"/>
      </w:sdtPr>
      <w:sdtContent>
        <w:p w:rsidR="00000000" w:rsidDel="00000000" w:rsidP="00000000" w:rsidRDefault="00000000" w:rsidRPr="00000000" w14:paraId="000002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3149983"/>
              <w:tag w:val="goog_rdk_1786"/>
            </w:sdtPr>
            <w:sdtContent>
              <w:ins w:author="Anonymous" w:id="66" w:date="2026-09-22T03:03:20Z"/>
              <w:sdt>
                <w:sdtPr>
                  <w:id w:val="1789636017"/>
                  <w:tag w:val="goog_rdk_1787"/>
                </w:sdtPr>
                <w:sdtContent>
                  <w:ins w:author="Anonymous" w:id="66" w:date="2026-09-22T03:03:20Z">
                    <w:r w:rsidDel="00000000" w:rsidR="00000000" w:rsidRPr="00000000">
                      <w:rPr>
                        <w:rtl w:val="0"/>
                      </w:rPr>
                    </w:r>
                  </w:ins>
                </w:sdtContent>
              </w:sdt>
              <w:ins w:author="Anonymous" w:id="66" w:date="2026-09-22T03:03:20Z">
                <w:bookmarkStart w:colFirst="0" w:colLast="0" w:name="_heading=h.xsohaep2sc0w" w:id="277"/>
                <w:bookmarkEnd w:id="277"/>
              </w:ins>
            </w:sdtContent>
          </w:sdt>
        </w:p>
      </w:sdtContent>
    </w:sdt>
    <w:sdt>
      <w:sdtPr>
        <w:id w:val="1209691558"/>
        <w:tag w:val="goog_rdk_1791"/>
      </w:sdtPr>
      <w:sdtContent>
        <w:p w:rsidR="00000000" w:rsidDel="00000000" w:rsidP="00000000" w:rsidRDefault="00000000" w:rsidRPr="00000000" w14:paraId="000002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4415084"/>
              <w:tag w:val="goog_rdk_1789"/>
            </w:sdtPr>
            <w:sdtContent>
              <w:ins w:author="Anonymous" w:id="66" w:date="2026-09-22T03:03:20Z"/>
              <w:sdt>
                <w:sdtPr>
                  <w:id w:val="846655025"/>
                  <w:tag w:val="goog_rdk_1790"/>
                </w:sdtPr>
                <w:sdtContent>
                  <w:ins w:author="Anonymous" w:id="66" w:date="2026-09-22T03:03:20Z">
                    <w:r w:rsidDel="00000000" w:rsidR="00000000" w:rsidRPr="00000000">
                      <w:rPr>
                        <w:rtl w:val="0"/>
                      </w:rPr>
                    </w:r>
                  </w:ins>
                </w:sdtContent>
              </w:sdt>
              <w:ins w:author="Anonymous" w:id="66" w:date="2026-09-22T03:03:20Z">
                <w:bookmarkStart w:colFirst="0" w:colLast="0" w:name="_heading=h.pgs7kbr8qaub" w:id="278"/>
                <w:bookmarkEnd w:id="278"/>
              </w:ins>
            </w:sdtContent>
          </w:sdt>
        </w:p>
      </w:sdtContent>
    </w:sdt>
    <w:sdt>
      <w:sdtPr>
        <w:id w:val="1062433387"/>
        <w:tag w:val="goog_rdk_1794"/>
      </w:sdtPr>
      <w:sdtContent>
        <w:p w:rsidR="00000000" w:rsidDel="00000000" w:rsidP="00000000" w:rsidRDefault="00000000" w:rsidRPr="00000000" w14:paraId="000002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9479486"/>
              <w:tag w:val="goog_rdk_1792"/>
            </w:sdtPr>
            <w:sdtContent>
              <w:ins w:author="Anonymous" w:id="66" w:date="2026-09-22T03:03:20Z"/>
              <w:sdt>
                <w:sdtPr>
                  <w:id w:val="-1026868992"/>
                  <w:tag w:val="goog_rdk_1793"/>
                </w:sdtPr>
                <w:sdtContent>
                  <w:ins w:author="Anonymous" w:id="66" w:date="2026-09-22T03:03:20Z">
                    <w:r w:rsidDel="00000000" w:rsidR="00000000" w:rsidRPr="00000000">
                      <w:rPr>
                        <w:rtl w:val="0"/>
                      </w:rPr>
                    </w:r>
                  </w:ins>
                </w:sdtContent>
              </w:sdt>
              <w:ins w:author="Anonymous" w:id="66" w:date="2026-09-22T03:03:20Z">
                <w:bookmarkStart w:colFirst="0" w:colLast="0" w:name="_heading=h.8arfyvvyx33k" w:id="279"/>
                <w:bookmarkEnd w:id="279"/>
              </w:ins>
            </w:sdtContent>
          </w:sdt>
        </w:p>
      </w:sdtContent>
    </w:sdt>
    <w:sdt>
      <w:sdtPr>
        <w:id w:val="640953141"/>
        <w:tag w:val="goog_rdk_1797"/>
      </w:sdtPr>
      <w:sdtContent>
        <w:p w:rsidR="00000000" w:rsidDel="00000000" w:rsidP="00000000" w:rsidRDefault="00000000" w:rsidRPr="00000000" w14:paraId="000002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2899858"/>
              <w:tag w:val="goog_rdk_1795"/>
            </w:sdtPr>
            <w:sdtContent>
              <w:ins w:author="Anonymous" w:id="66" w:date="2026-09-22T03:03:20Z"/>
              <w:sdt>
                <w:sdtPr>
                  <w:id w:val="-1598450361"/>
                  <w:tag w:val="goog_rdk_1796"/>
                </w:sdtPr>
                <w:sdtContent>
                  <w:ins w:author="Anonymous" w:id="66" w:date="2026-09-22T03:03:20Z">
                    <w:r w:rsidDel="00000000" w:rsidR="00000000" w:rsidRPr="00000000">
                      <w:rPr>
                        <w:rtl w:val="0"/>
                      </w:rPr>
                    </w:r>
                  </w:ins>
                </w:sdtContent>
              </w:sdt>
              <w:ins w:author="Anonymous" w:id="66" w:date="2026-09-22T03:03:20Z">
                <w:bookmarkStart w:colFirst="0" w:colLast="0" w:name="_heading=h.bw8otpi5b3d1" w:id="280"/>
                <w:bookmarkEnd w:id="280"/>
              </w:ins>
            </w:sdtContent>
          </w:sdt>
        </w:p>
      </w:sdtContent>
    </w:sdt>
    <w:sdt>
      <w:sdtPr>
        <w:id w:val="-179977029"/>
        <w:tag w:val="goog_rdk_1800"/>
      </w:sdtPr>
      <w:sdtContent>
        <w:p w:rsidR="00000000" w:rsidDel="00000000" w:rsidP="00000000" w:rsidRDefault="00000000" w:rsidRPr="00000000" w14:paraId="000002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0301989"/>
              <w:tag w:val="goog_rdk_1798"/>
            </w:sdtPr>
            <w:sdtContent>
              <w:ins w:author="Anonymous" w:id="66" w:date="2026-09-22T03:03:20Z"/>
              <w:sdt>
                <w:sdtPr>
                  <w:id w:val="784412498"/>
                  <w:tag w:val="goog_rdk_1799"/>
                </w:sdtPr>
                <w:sdtContent>
                  <w:ins w:author="Anonymous" w:id="66" w:date="2026-09-22T03:03:20Z">
                    <w:r w:rsidDel="00000000" w:rsidR="00000000" w:rsidRPr="00000000">
                      <w:rPr>
                        <w:rtl w:val="0"/>
                      </w:rPr>
                    </w:r>
                  </w:ins>
                </w:sdtContent>
              </w:sdt>
              <w:ins w:author="Anonymous" w:id="66" w:date="2026-09-22T03:03:20Z">
                <w:bookmarkStart w:colFirst="0" w:colLast="0" w:name="_heading=h.h3pkbcwiip6y" w:id="281"/>
                <w:bookmarkEnd w:id="281"/>
              </w:ins>
            </w:sdtContent>
          </w:sdt>
        </w:p>
      </w:sdtContent>
    </w:sdt>
    <w:sdt>
      <w:sdtPr>
        <w:id w:val="-1821911931"/>
        <w:tag w:val="goog_rdk_1803"/>
      </w:sdtPr>
      <w:sdtContent>
        <w:p w:rsidR="00000000" w:rsidDel="00000000" w:rsidP="00000000" w:rsidRDefault="00000000" w:rsidRPr="00000000" w14:paraId="000002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0037656"/>
              <w:tag w:val="goog_rdk_1801"/>
            </w:sdtPr>
            <w:sdtContent>
              <w:ins w:author="Anonymous" w:id="66" w:date="2026-09-22T03:03:20Z"/>
              <w:sdt>
                <w:sdtPr>
                  <w:id w:val="1195450749"/>
                  <w:tag w:val="goog_rdk_1802"/>
                </w:sdtPr>
                <w:sdtContent>
                  <w:ins w:author="Anonymous" w:id="66" w:date="2026-09-22T03:03:20Z">
                    <w:r w:rsidDel="00000000" w:rsidR="00000000" w:rsidRPr="00000000">
                      <w:rPr>
                        <w:rtl w:val="0"/>
                      </w:rPr>
                    </w:r>
                  </w:ins>
                </w:sdtContent>
              </w:sdt>
              <w:ins w:author="Anonymous" w:id="66" w:date="2026-09-22T03:03:20Z">
                <w:bookmarkStart w:colFirst="0" w:colLast="0" w:name="_heading=h.yo20z18v5ehj" w:id="282"/>
                <w:bookmarkEnd w:id="282"/>
              </w:ins>
            </w:sdtContent>
          </w:sdt>
        </w:p>
      </w:sdtContent>
    </w:sdt>
    <w:sdt>
      <w:sdtPr>
        <w:id w:val="-1266698040"/>
        <w:tag w:val="goog_rdk_1806"/>
      </w:sdtPr>
      <w:sdtContent>
        <w:p w:rsidR="00000000" w:rsidDel="00000000" w:rsidP="00000000" w:rsidRDefault="00000000" w:rsidRPr="00000000" w14:paraId="000002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8637495"/>
              <w:tag w:val="goog_rdk_1804"/>
            </w:sdtPr>
            <w:sdtContent>
              <w:ins w:author="Anonymous" w:id="66" w:date="2026-09-22T03:03:20Z"/>
              <w:sdt>
                <w:sdtPr>
                  <w:id w:val="1261095925"/>
                  <w:tag w:val="goog_rdk_1805"/>
                </w:sdtPr>
                <w:sdtContent>
                  <w:ins w:author="Anonymous" w:id="66" w:date="2026-09-22T03:03:20Z">
                    <w:r w:rsidDel="00000000" w:rsidR="00000000" w:rsidRPr="00000000">
                      <w:rPr>
                        <w:rtl w:val="0"/>
                      </w:rPr>
                    </w:r>
                  </w:ins>
                </w:sdtContent>
              </w:sdt>
              <w:ins w:author="Anonymous" w:id="66" w:date="2026-09-22T03:03:20Z">
                <w:bookmarkStart w:colFirst="0" w:colLast="0" w:name="_heading=h.1epoc6yyyj9" w:id="283"/>
                <w:bookmarkEnd w:id="283"/>
              </w:ins>
            </w:sdtContent>
          </w:sdt>
        </w:p>
      </w:sdtContent>
    </w:sdt>
    <w:sdt>
      <w:sdtPr>
        <w:id w:val="-310146966"/>
        <w:tag w:val="goog_rdk_1809"/>
      </w:sdtPr>
      <w:sdtContent>
        <w:p w:rsidR="00000000" w:rsidDel="00000000" w:rsidP="00000000" w:rsidRDefault="00000000" w:rsidRPr="00000000" w14:paraId="000002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6116920"/>
              <w:tag w:val="goog_rdk_1807"/>
            </w:sdtPr>
            <w:sdtContent>
              <w:ins w:author="Anonymous" w:id="66" w:date="2026-09-22T03:03:20Z"/>
              <w:sdt>
                <w:sdtPr>
                  <w:id w:val="376880732"/>
                  <w:tag w:val="goog_rdk_1808"/>
                </w:sdtPr>
                <w:sdtContent>
                  <w:ins w:author="Anonymous" w:id="66" w:date="2026-09-22T03:03:20Z">
                    <w:r w:rsidDel="00000000" w:rsidR="00000000" w:rsidRPr="00000000">
                      <w:rPr>
                        <w:rtl w:val="0"/>
                      </w:rPr>
                    </w:r>
                  </w:ins>
                </w:sdtContent>
              </w:sdt>
              <w:ins w:author="Anonymous" w:id="66" w:date="2026-09-22T03:03:20Z">
                <w:bookmarkStart w:colFirst="0" w:colLast="0" w:name="_heading=h.or6lyl2jzjhq" w:id="284"/>
                <w:bookmarkEnd w:id="284"/>
              </w:ins>
            </w:sdtContent>
          </w:sdt>
        </w:p>
      </w:sdtContent>
    </w:sdt>
    <w:sdt>
      <w:sdtPr>
        <w:id w:val="1472369607"/>
        <w:tag w:val="goog_rdk_1812"/>
      </w:sdtPr>
      <w:sdtContent>
        <w:p w:rsidR="00000000" w:rsidDel="00000000" w:rsidP="00000000" w:rsidRDefault="00000000" w:rsidRPr="00000000" w14:paraId="000002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7641251"/>
              <w:tag w:val="goog_rdk_1810"/>
            </w:sdtPr>
            <w:sdtContent>
              <w:ins w:author="Anonymous" w:id="66" w:date="2026-09-22T03:03:20Z"/>
              <w:sdt>
                <w:sdtPr>
                  <w:id w:val="975056894"/>
                  <w:tag w:val="goog_rdk_1811"/>
                </w:sdtPr>
                <w:sdtContent>
                  <w:ins w:author="Anonymous" w:id="66" w:date="2026-09-22T03:03:20Z">
                    <w:r w:rsidDel="00000000" w:rsidR="00000000" w:rsidRPr="00000000">
                      <w:rPr>
                        <w:rtl w:val="0"/>
                      </w:rPr>
                    </w:r>
                  </w:ins>
                </w:sdtContent>
              </w:sdt>
              <w:ins w:author="Anonymous" w:id="66" w:date="2026-09-22T03:03:20Z">
                <w:bookmarkStart w:colFirst="0" w:colLast="0" w:name="_heading=h.el6fv3tgj8ss" w:id="285"/>
                <w:bookmarkEnd w:id="285"/>
              </w:ins>
            </w:sdtContent>
          </w:sdt>
        </w:p>
      </w:sdtContent>
    </w:sdt>
    <w:sdt>
      <w:sdtPr>
        <w:id w:val="-1215465822"/>
        <w:tag w:val="goog_rdk_1815"/>
      </w:sdtPr>
      <w:sdtContent>
        <w:p w:rsidR="00000000" w:rsidDel="00000000" w:rsidP="00000000" w:rsidRDefault="00000000" w:rsidRPr="00000000" w14:paraId="000002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6195762"/>
              <w:tag w:val="goog_rdk_1813"/>
            </w:sdtPr>
            <w:sdtContent>
              <w:ins w:author="Anonymous" w:id="66" w:date="2026-09-22T03:03:20Z"/>
              <w:sdt>
                <w:sdtPr>
                  <w:id w:val="1369114341"/>
                  <w:tag w:val="goog_rdk_1814"/>
                </w:sdtPr>
                <w:sdtContent>
                  <w:ins w:author="Anonymous" w:id="66" w:date="2026-09-22T03:03:20Z">
                    <w:r w:rsidDel="00000000" w:rsidR="00000000" w:rsidRPr="00000000">
                      <w:rPr>
                        <w:rtl w:val="0"/>
                      </w:rPr>
                    </w:r>
                  </w:ins>
                </w:sdtContent>
              </w:sdt>
              <w:ins w:author="Anonymous" w:id="66" w:date="2026-09-22T03:03:20Z">
                <w:bookmarkStart w:colFirst="0" w:colLast="0" w:name="_heading=h.fg3icnmzk" w:id="286"/>
                <w:bookmarkEnd w:id="286"/>
              </w:ins>
            </w:sdtContent>
          </w:sdt>
        </w:p>
      </w:sdtContent>
    </w:sdt>
    <w:sdt>
      <w:sdtPr>
        <w:id w:val="-1130383893"/>
        <w:tag w:val="goog_rdk_1818"/>
      </w:sdtPr>
      <w:sdtContent>
        <w:p w:rsidR="00000000" w:rsidDel="00000000" w:rsidP="00000000" w:rsidRDefault="00000000" w:rsidRPr="00000000" w14:paraId="000002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2367176"/>
              <w:tag w:val="goog_rdk_1816"/>
            </w:sdtPr>
            <w:sdtContent>
              <w:ins w:author="Anonymous" w:id="66" w:date="2026-09-22T03:03:20Z"/>
              <w:sdt>
                <w:sdtPr>
                  <w:id w:val="1211134701"/>
                  <w:tag w:val="goog_rdk_1817"/>
                </w:sdtPr>
                <w:sdtContent>
                  <w:ins w:author="Anonymous" w:id="66" w:date="2026-09-22T03:03:20Z">
                    <w:r w:rsidDel="00000000" w:rsidR="00000000" w:rsidRPr="00000000">
                      <w:rPr>
                        <w:rtl w:val="0"/>
                      </w:rPr>
                    </w:r>
                  </w:ins>
                </w:sdtContent>
              </w:sdt>
              <w:ins w:author="Anonymous" w:id="66" w:date="2026-09-22T03:03:20Z">
                <w:bookmarkStart w:colFirst="0" w:colLast="0" w:name="_heading=h.9r764mria3or" w:id="287"/>
                <w:bookmarkEnd w:id="287"/>
              </w:ins>
            </w:sdtContent>
          </w:sdt>
        </w:p>
      </w:sdtContent>
    </w:sdt>
    <w:sdt>
      <w:sdtPr>
        <w:id w:val="-1662193077"/>
        <w:tag w:val="goog_rdk_1821"/>
      </w:sdtPr>
      <w:sdtContent>
        <w:p w:rsidR="00000000" w:rsidDel="00000000" w:rsidP="00000000" w:rsidRDefault="00000000" w:rsidRPr="00000000" w14:paraId="000002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2087140"/>
              <w:tag w:val="goog_rdk_1819"/>
            </w:sdtPr>
            <w:sdtContent>
              <w:ins w:author="Anonymous" w:id="66" w:date="2026-09-22T03:03:20Z"/>
              <w:sdt>
                <w:sdtPr>
                  <w:id w:val="-394390608"/>
                  <w:tag w:val="goog_rdk_1820"/>
                </w:sdtPr>
                <w:sdtContent>
                  <w:ins w:author="Anonymous" w:id="66" w:date="2026-09-22T03:03:20Z">
                    <w:r w:rsidDel="00000000" w:rsidR="00000000" w:rsidRPr="00000000">
                      <w:rPr>
                        <w:rtl w:val="0"/>
                      </w:rPr>
                    </w:r>
                  </w:ins>
                </w:sdtContent>
              </w:sdt>
              <w:ins w:author="Anonymous" w:id="66" w:date="2026-09-22T03:03:20Z">
                <w:bookmarkStart w:colFirst="0" w:colLast="0" w:name="_heading=h.z9kmu9i4twkw" w:id="288"/>
                <w:bookmarkEnd w:id="288"/>
              </w:ins>
            </w:sdtContent>
          </w:sdt>
        </w:p>
      </w:sdtContent>
    </w:sdt>
    <w:sdt>
      <w:sdtPr>
        <w:id w:val="-55334750"/>
        <w:tag w:val="goog_rdk_1824"/>
      </w:sdtPr>
      <w:sdtContent>
        <w:p w:rsidR="00000000" w:rsidDel="00000000" w:rsidP="00000000" w:rsidRDefault="00000000" w:rsidRPr="00000000" w14:paraId="000002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0688537"/>
              <w:tag w:val="goog_rdk_1822"/>
            </w:sdtPr>
            <w:sdtContent>
              <w:ins w:author="Anonymous" w:id="66" w:date="2026-09-22T03:03:20Z"/>
              <w:sdt>
                <w:sdtPr>
                  <w:id w:val="522171065"/>
                  <w:tag w:val="goog_rdk_1823"/>
                </w:sdtPr>
                <w:sdtContent>
                  <w:ins w:author="Anonymous" w:id="66" w:date="2026-09-22T03:03:20Z">
                    <w:r w:rsidDel="00000000" w:rsidR="00000000" w:rsidRPr="00000000">
                      <w:rPr>
                        <w:rtl w:val="0"/>
                      </w:rPr>
                    </w:r>
                  </w:ins>
                </w:sdtContent>
              </w:sdt>
              <w:ins w:author="Anonymous" w:id="66" w:date="2026-09-22T03:03:20Z">
                <w:bookmarkStart w:colFirst="0" w:colLast="0" w:name="_heading=h.629suwaastcl" w:id="289"/>
                <w:bookmarkEnd w:id="289"/>
              </w:ins>
            </w:sdtContent>
          </w:sdt>
        </w:p>
      </w:sdtContent>
    </w:sdt>
    <w:sdt>
      <w:sdtPr>
        <w:id w:val="-789086033"/>
        <w:tag w:val="goog_rdk_1827"/>
      </w:sdtPr>
      <w:sdtContent>
        <w:p w:rsidR="00000000" w:rsidDel="00000000" w:rsidP="00000000" w:rsidRDefault="00000000" w:rsidRPr="00000000" w14:paraId="000002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9434288"/>
              <w:tag w:val="goog_rdk_1825"/>
            </w:sdtPr>
            <w:sdtContent>
              <w:ins w:author="Anonymous" w:id="66" w:date="2026-09-22T03:03:20Z"/>
              <w:sdt>
                <w:sdtPr>
                  <w:id w:val="-279213185"/>
                  <w:tag w:val="goog_rdk_1826"/>
                </w:sdtPr>
                <w:sdtContent>
                  <w:ins w:author="Anonymous" w:id="66" w:date="2026-09-22T03:03:20Z">
                    <w:r w:rsidDel="00000000" w:rsidR="00000000" w:rsidRPr="00000000">
                      <w:rPr>
                        <w:rtl w:val="0"/>
                      </w:rPr>
                    </w:r>
                  </w:ins>
                </w:sdtContent>
              </w:sdt>
              <w:ins w:author="Anonymous" w:id="66" w:date="2026-09-22T03:03:20Z">
                <w:bookmarkStart w:colFirst="0" w:colLast="0" w:name="_heading=h.246k84t1thw" w:id="290"/>
                <w:bookmarkEnd w:id="290"/>
              </w:ins>
            </w:sdtContent>
          </w:sdt>
        </w:p>
      </w:sdtContent>
    </w:sdt>
    <w:sdt>
      <w:sdtPr>
        <w:id w:val="-1413140504"/>
        <w:tag w:val="goog_rdk_1830"/>
      </w:sdtPr>
      <w:sdtContent>
        <w:p w:rsidR="00000000" w:rsidDel="00000000" w:rsidP="00000000" w:rsidRDefault="00000000" w:rsidRPr="00000000" w14:paraId="000002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9970352"/>
              <w:tag w:val="goog_rdk_1828"/>
            </w:sdtPr>
            <w:sdtContent>
              <w:ins w:author="Anonymous" w:id="66" w:date="2026-09-22T03:03:20Z"/>
              <w:sdt>
                <w:sdtPr>
                  <w:id w:val="924918606"/>
                  <w:tag w:val="goog_rdk_1829"/>
                </w:sdtPr>
                <w:sdtContent>
                  <w:ins w:author="Anonymous" w:id="66" w:date="2026-09-22T03:03:20Z">
                    <w:r w:rsidDel="00000000" w:rsidR="00000000" w:rsidRPr="00000000">
                      <w:rPr>
                        <w:rtl w:val="0"/>
                      </w:rPr>
                    </w:r>
                  </w:ins>
                </w:sdtContent>
              </w:sdt>
              <w:ins w:author="Anonymous" w:id="66" w:date="2026-09-22T03:03:20Z">
                <w:bookmarkStart w:colFirst="0" w:colLast="0" w:name="_heading=h.bju7wpoizpqt" w:id="291"/>
                <w:bookmarkEnd w:id="291"/>
              </w:ins>
            </w:sdtContent>
          </w:sdt>
        </w:p>
      </w:sdtContent>
    </w:sdt>
    <w:sdt>
      <w:sdtPr>
        <w:id w:val="-1411258223"/>
        <w:tag w:val="goog_rdk_1833"/>
      </w:sdtPr>
      <w:sdtContent>
        <w:p w:rsidR="00000000" w:rsidDel="00000000" w:rsidP="00000000" w:rsidRDefault="00000000" w:rsidRPr="00000000" w14:paraId="000002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1946666"/>
              <w:tag w:val="goog_rdk_1831"/>
            </w:sdtPr>
            <w:sdtContent>
              <w:ins w:author="Anonymous" w:id="66" w:date="2026-09-22T03:03:20Z"/>
              <w:sdt>
                <w:sdtPr>
                  <w:id w:val="98218869"/>
                  <w:tag w:val="goog_rdk_1832"/>
                </w:sdtPr>
                <w:sdtContent>
                  <w:ins w:author="Anonymous" w:id="66" w:date="2026-09-22T03:03:20Z">
                    <w:r w:rsidDel="00000000" w:rsidR="00000000" w:rsidRPr="00000000">
                      <w:rPr>
                        <w:rtl w:val="0"/>
                      </w:rPr>
                    </w:r>
                  </w:ins>
                </w:sdtContent>
              </w:sdt>
              <w:ins w:author="Anonymous" w:id="66" w:date="2026-09-22T03:03:20Z">
                <w:bookmarkStart w:colFirst="0" w:colLast="0" w:name="_heading=h.wjy5yermwvbr" w:id="292"/>
                <w:bookmarkEnd w:id="292"/>
              </w:ins>
            </w:sdtContent>
          </w:sdt>
        </w:p>
      </w:sdtContent>
    </w:sdt>
    <w:sdt>
      <w:sdtPr>
        <w:id w:val="466115165"/>
        <w:tag w:val="goog_rdk_1836"/>
      </w:sdtPr>
      <w:sdtContent>
        <w:p w:rsidR="00000000" w:rsidDel="00000000" w:rsidP="00000000" w:rsidRDefault="00000000" w:rsidRPr="00000000" w14:paraId="000002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0621920"/>
              <w:tag w:val="goog_rdk_1834"/>
            </w:sdtPr>
            <w:sdtContent>
              <w:ins w:author="Anonymous" w:id="66" w:date="2026-09-22T03:03:20Z"/>
              <w:sdt>
                <w:sdtPr>
                  <w:id w:val="2010324805"/>
                  <w:tag w:val="goog_rdk_1835"/>
                </w:sdtPr>
                <w:sdtContent>
                  <w:ins w:author="Anonymous" w:id="66" w:date="2026-09-22T03:03:20Z">
                    <w:r w:rsidDel="00000000" w:rsidR="00000000" w:rsidRPr="00000000">
                      <w:rPr>
                        <w:rtl w:val="0"/>
                      </w:rPr>
                    </w:r>
                  </w:ins>
                </w:sdtContent>
              </w:sdt>
              <w:ins w:author="Anonymous" w:id="66" w:date="2026-09-22T03:03:20Z">
                <w:bookmarkStart w:colFirst="0" w:colLast="0" w:name="_heading=h.e4506ngk4uw0" w:id="293"/>
                <w:bookmarkEnd w:id="293"/>
              </w:ins>
            </w:sdtContent>
          </w:sdt>
        </w:p>
      </w:sdtContent>
    </w:sdt>
    <w:sdt>
      <w:sdtPr>
        <w:id w:val="-1508555851"/>
        <w:tag w:val="goog_rdk_1839"/>
      </w:sdtPr>
      <w:sdtContent>
        <w:p w:rsidR="00000000" w:rsidDel="00000000" w:rsidP="00000000" w:rsidRDefault="00000000" w:rsidRPr="00000000" w14:paraId="000002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6285717"/>
              <w:tag w:val="goog_rdk_1837"/>
            </w:sdtPr>
            <w:sdtContent>
              <w:ins w:author="Anonymous" w:id="66" w:date="2026-09-22T03:03:20Z"/>
              <w:sdt>
                <w:sdtPr>
                  <w:id w:val="-1103986855"/>
                  <w:tag w:val="goog_rdk_1838"/>
                </w:sdtPr>
                <w:sdtContent>
                  <w:ins w:author="Anonymous" w:id="66" w:date="2026-09-22T03:03:20Z">
                    <w:r w:rsidDel="00000000" w:rsidR="00000000" w:rsidRPr="00000000">
                      <w:rPr>
                        <w:rtl w:val="0"/>
                      </w:rPr>
                    </w:r>
                  </w:ins>
                </w:sdtContent>
              </w:sdt>
              <w:ins w:author="Anonymous" w:id="66" w:date="2026-09-22T03:03:20Z">
                <w:bookmarkStart w:colFirst="0" w:colLast="0" w:name="_heading=h.r85qyy34ia91" w:id="294"/>
                <w:bookmarkEnd w:id="294"/>
              </w:ins>
            </w:sdtContent>
          </w:sdt>
        </w:p>
      </w:sdtContent>
    </w:sdt>
    <w:sdt>
      <w:sdtPr>
        <w:id w:val="-406482769"/>
        <w:tag w:val="goog_rdk_1842"/>
      </w:sdtPr>
      <w:sdtContent>
        <w:p w:rsidR="00000000" w:rsidDel="00000000" w:rsidP="00000000" w:rsidRDefault="00000000" w:rsidRPr="00000000" w14:paraId="000002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6687194"/>
              <w:tag w:val="goog_rdk_1840"/>
            </w:sdtPr>
            <w:sdtContent>
              <w:ins w:author="Anonymous" w:id="66" w:date="2026-09-22T03:03:20Z"/>
              <w:sdt>
                <w:sdtPr>
                  <w:id w:val="970143538"/>
                  <w:tag w:val="goog_rdk_1841"/>
                </w:sdtPr>
                <w:sdtContent>
                  <w:ins w:author="Anonymous" w:id="66" w:date="2026-09-22T03:03:20Z">
                    <w:r w:rsidDel="00000000" w:rsidR="00000000" w:rsidRPr="00000000">
                      <w:rPr>
                        <w:rtl w:val="0"/>
                      </w:rPr>
                    </w:r>
                  </w:ins>
                </w:sdtContent>
              </w:sdt>
              <w:ins w:author="Anonymous" w:id="66" w:date="2026-09-22T03:03:20Z">
                <w:bookmarkStart w:colFirst="0" w:colLast="0" w:name="_heading=h.k87osvy4b5lt" w:id="295"/>
                <w:bookmarkEnd w:id="295"/>
              </w:ins>
            </w:sdtContent>
          </w:sdt>
        </w:p>
      </w:sdtContent>
    </w:sdt>
    <w:sdt>
      <w:sdtPr>
        <w:id w:val="317197698"/>
        <w:tag w:val="goog_rdk_1845"/>
      </w:sdtPr>
      <w:sdtContent>
        <w:p w:rsidR="00000000" w:rsidDel="00000000" w:rsidP="00000000" w:rsidRDefault="00000000" w:rsidRPr="00000000" w14:paraId="000002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7218863"/>
              <w:tag w:val="goog_rdk_1843"/>
            </w:sdtPr>
            <w:sdtContent>
              <w:ins w:author="Anonymous" w:id="66" w:date="2026-09-22T03:03:20Z"/>
              <w:sdt>
                <w:sdtPr>
                  <w:id w:val="1433509957"/>
                  <w:tag w:val="goog_rdk_1844"/>
                </w:sdtPr>
                <w:sdtContent>
                  <w:ins w:author="Anonymous" w:id="66" w:date="2026-09-22T03:03:20Z">
                    <w:r w:rsidDel="00000000" w:rsidR="00000000" w:rsidRPr="00000000">
                      <w:rPr>
                        <w:rtl w:val="0"/>
                      </w:rPr>
                    </w:r>
                  </w:ins>
                </w:sdtContent>
              </w:sdt>
              <w:ins w:author="Anonymous" w:id="66" w:date="2026-09-22T03:03:20Z">
                <w:bookmarkStart w:colFirst="0" w:colLast="0" w:name="_heading=h.njyyw4xj9epz" w:id="296"/>
                <w:bookmarkEnd w:id="296"/>
              </w:ins>
            </w:sdtContent>
          </w:sdt>
        </w:p>
      </w:sdtContent>
    </w:sdt>
    <w:sdt>
      <w:sdtPr>
        <w:id w:val="1185195427"/>
        <w:tag w:val="goog_rdk_1848"/>
      </w:sdtPr>
      <w:sdtContent>
        <w:p w:rsidR="00000000" w:rsidDel="00000000" w:rsidP="00000000" w:rsidRDefault="00000000" w:rsidRPr="00000000" w14:paraId="000002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2677630"/>
              <w:tag w:val="goog_rdk_1846"/>
            </w:sdtPr>
            <w:sdtContent>
              <w:ins w:author="Anonymous" w:id="66" w:date="2026-09-22T03:03:20Z"/>
              <w:sdt>
                <w:sdtPr>
                  <w:id w:val="435700123"/>
                  <w:tag w:val="goog_rdk_1847"/>
                </w:sdtPr>
                <w:sdtContent>
                  <w:ins w:author="Anonymous" w:id="66" w:date="2026-09-22T03:03:20Z">
                    <w:r w:rsidDel="00000000" w:rsidR="00000000" w:rsidRPr="00000000">
                      <w:rPr>
                        <w:rtl w:val="0"/>
                      </w:rPr>
                    </w:r>
                  </w:ins>
                </w:sdtContent>
              </w:sdt>
              <w:ins w:author="Anonymous" w:id="66" w:date="2026-09-22T03:03:20Z">
                <w:bookmarkStart w:colFirst="0" w:colLast="0" w:name="_heading=h.ept0gxy9dks4" w:id="297"/>
                <w:bookmarkEnd w:id="297"/>
              </w:ins>
            </w:sdtContent>
          </w:sdt>
        </w:p>
      </w:sdtContent>
    </w:sdt>
    <w:sdt>
      <w:sdtPr>
        <w:id w:val="1002124451"/>
        <w:tag w:val="goog_rdk_1851"/>
      </w:sdtPr>
      <w:sdtContent>
        <w:p w:rsidR="00000000" w:rsidDel="00000000" w:rsidP="00000000" w:rsidRDefault="00000000" w:rsidRPr="00000000" w14:paraId="000002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6180975"/>
              <w:tag w:val="goog_rdk_1849"/>
            </w:sdtPr>
            <w:sdtContent>
              <w:ins w:author="Anonymous" w:id="66" w:date="2026-09-22T03:03:20Z"/>
              <w:sdt>
                <w:sdtPr>
                  <w:id w:val="1307219744"/>
                  <w:tag w:val="goog_rdk_1850"/>
                </w:sdtPr>
                <w:sdtContent>
                  <w:ins w:author="Anonymous" w:id="66" w:date="2026-09-22T03:03:20Z">
                    <w:r w:rsidDel="00000000" w:rsidR="00000000" w:rsidRPr="00000000">
                      <w:rPr>
                        <w:rtl w:val="0"/>
                      </w:rPr>
                    </w:r>
                  </w:ins>
                </w:sdtContent>
              </w:sdt>
              <w:ins w:author="Anonymous" w:id="66" w:date="2026-09-22T03:03:20Z">
                <w:bookmarkStart w:colFirst="0" w:colLast="0" w:name="_heading=h.l62uty4595df" w:id="298"/>
                <w:bookmarkEnd w:id="298"/>
              </w:ins>
            </w:sdtContent>
          </w:sdt>
        </w:p>
      </w:sdtContent>
    </w:sdt>
    <w:sdt>
      <w:sdtPr>
        <w:id w:val="-421796270"/>
        <w:tag w:val="goog_rdk_1854"/>
      </w:sdtPr>
      <w:sdtContent>
        <w:p w:rsidR="00000000" w:rsidDel="00000000" w:rsidP="00000000" w:rsidRDefault="00000000" w:rsidRPr="00000000" w14:paraId="000002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8729113"/>
              <w:tag w:val="goog_rdk_1852"/>
            </w:sdtPr>
            <w:sdtContent>
              <w:ins w:author="Anonymous" w:id="66" w:date="2026-09-22T03:03:20Z"/>
              <w:sdt>
                <w:sdtPr>
                  <w:id w:val="1328573352"/>
                  <w:tag w:val="goog_rdk_1853"/>
                </w:sdtPr>
                <w:sdtContent>
                  <w:ins w:author="Anonymous" w:id="66" w:date="2026-09-22T03:03:20Z">
                    <w:r w:rsidDel="00000000" w:rsidR="00000000" w:rsidRPr="00000000">
                      <w:rPr>
                        <w:rtl w:val="0"/>
                      </w:rPr>
                    </w:r>
                  </w:ins>
                </w:sdtContent>
              </w:sdt>
              <w:ins w:author="Anonymous" w:id="66" w:date="2026-09-22T03:03:20Z">
                <w:bookmarkStart w:colFirst="0" w:colLast="0" w:name="_heading=h.w9hkp1crrf1d" w:id="299"/>
                <w:bookmarkEnd w:id="299"/>
              </w:ins>
            </w:sdtContent>
          </w:sdt>
        </w:p>
      </w:sdtContent>
    </w:sdt>
    <w:sdt>
      <w:sdtPr>
        <w:id w:val="-1132779391"/>
        <w:tag w:val="goog_rdk_1857"/>
      </w:sdtPr>
      <w:sdtContent>
        <w:p w:rsidR="00000000" w:rsidDel="00000000" w:rsidP="00000000" w:rsidRDefault="00000000" w:rsidRPr="00000000" w14:paraId="000002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6056925"/>
              <w:tag w:val="goog_rdk_1855"/>
            </w:sdtPr>
            <w:sdtContent>
              <w:ins w:author="Anonymous" w:id="66" w:date="2026-09-22T03:03:20Z"/>
              <w:sdt>
                <w:sdtPr>
                  <w:id w:val="-1128021729"/>
                  <w:tag w:val="goog_rdk_1856"/>
                </w:sdtPr>
                <w:sdtContent>
                  <w:ins w:author="Anonymous" w:id="66" w:date="2026-09-22T03:03:20Z">
                    <w:r w:rsidDel="00000000" w:rsidR="00000000" w:rsidRPr="00000000">
                      <w:rPr>
                        <w:rtl w:val="0"/>
                      </w:rPr>
                    </w:r>
                  </w:ins>
                </w:sdtContent>
              </w:sdt>
              <w:ins w:author="Anonymous" w:id="66" w:date="2026-09-22T03:03:20Z">
                <w:bookmarkStart w:colFirst="0" w:colLast="0" w:name="_heading=h.jgbcdgvh7jc4" w:id="300"/>
                <w:bookmarkEnd w:id="300"/>
              </w:ins>
            </w:sdtContent>
          </w:sdt>
        </w:p>
      </w:sdtContent>
    </w:sdt>
    <w:sdt>
      <w:sdtPr>
        <w:id w:val="1409493592"/>
        <w:tag w:val="goog_rdk_1860"/>
      </w:sdtPr>
      <w:sdtContent>
        <w:p w:rsidR="00000000" w:rsidDel="00000000" w:rsidP="00000000" w:rsidRDefault="00000000" w:rsidRPr="00000000" w14:paraId="000002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8744626"/>
              <w:tag w:val="goog_rdk_1858"/>
            </w:sdtPr>
            <w:sdtContent>
              <w:ins w:author="Anonymous" w:id="66" w:date="2026-09-22T03:03:20Z"/>
              <w:sdt>
                <w:sdtPr>
                  <w:id w:val="1946372229"/>
                  <w:tag w:val="goog_rdk_1859"/>
                </w:sdtPr>
                <w:sdtContent>
                  <w:ins w:author="Anonymous" w:id="66" w:date="2026-09-22T03:03:20Z">
                    <w:r w:rsidDel="00000000" w:rsidR="00000000" w:rsidRPr="00000000">
                      <w:rPr>
                        <w:rtl w:val="0"/>
                      </w:rPr>
                    </w:r>
                  </w:ins>
                </w:sdtContent>
              </w:sdt>
              <w:ins w:author="Anonymous" w:id="66" w:date="2026-09-22T03:03:20Z">
                <w:bookmarkStart w:colFirst="0" w:colLast="0" w:name="_heading=h.t4ukdld8u671" w:id="301"/>
                <w:bookmarkEnd w:id="301"/>
              </w:ins>
            </w:sdtContent>
          </w:sdt>
        </w:p>
      </w:sdtContent>
    </w:sdt>
    <w:sdt>
      <w:sdtPr>
        <w:id w:val="1116007611"/>
        <w:tag w:val="goog_rdk_1863"/>
      </w:sdtPr>
      <w:sdtContent>
        <w:p w:rsidR="00000000" w:rsidDel="00000000" w:rsidP="00000000" w:rsidRDefault="00000000" w:rsidRPr="00000000" w14:paraId="000002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5379879"/>
              <w:tag w:val="goog_rdk_1861"/>
            </w:sdtPr>
            <w:sdtContent>
              <w:ins w:author="Anonymous" w:id="66" w:date="2026-09-22T03:03:20Z"/>
              <w:sdt>
                <w:sdtPr>
                  <w:id w:val="1537960771"/>
                  <w:tag w:val="goog_rdk_1862"/>
                </w:sdtPr>
                <w:sdtContent>
                  <w:ins w:author="Anonymous" w:id="66" w:date="2026-09-22T03:03:20Z">
                    <w:r w:rsidDel="00000000" w:rsidR="00000000" w:rsidRPr="00000000">
                      <w:rPr>
                        <w:rtl w:val="0"/>
                      </w:rPr>
                    </w:r>
                  </w:ins>
                </w:sdtContent>
              </w:sdt>
              <w:ins w:author="Anonymous" w:id="66" w:date="2026-09-22T03:03:20Z">
                <w:bookmarkStart w:colFirst="0" w:colLast="0" w:name="_heading=h.3l3xf82rwpmm" w:id="302"/>
                <w:bookmarkEnd w:id="302"/>
              </w:ins>
            </w:sdtContent>
          </w:sdt>
        </w:p>
      </w:sdtContent>
    </w:sdt>
    <w:sdt>
      <w:sdtPr>
        <w:id w:val="659219200"/>
        <w:tag w:val="goog_rdk_1866"/>
      </w:sdtPr>
      <w:sdtContent>
        <w:p w:rsidR="00000000" w:rsidDel="00000000" w:rsidP="00000000" w:rsidRDefault="00000000" w:rsidRPr="00000000" w14:paraId="000002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349659"/>
              <w:tag w:val="goog_rdk_1864"/>
            </w:sdtPr>
            <w:sdtContent>
              <w:ins w:author="Anonymous" w:id="66" w:date="2026-09-22T03:03:20Z"/>
              <w:sdt>
                <w:sdtPr>
                  <w:id w:val="-189275566"/>
                  <w:tag w:val="goog_rdk_1865"/>
                </w:sdtPr>
                <w:sdtContent>
                  <w:ins w:author="Anonymous" w:id="66" w:date="2026-09-22T03:03:20Z">
                    <w:r w:rsidDel="00000000" w:rsidR="00000000" w:rsidRPr="00000000">
                      <w:rPr>
                        <w:rtl w:val="0"/>
                      </w:rPr>
                    </w:r>
                  </w:ins>
                </w:sdtContent>
              </w:sdt>
              <w:ins w:author="Anonymous" w:id="66" w:date="2026-09-22T03:03:20Z">
                <w:bookmarkStart w:colFirst="0" w:colLast="0" w:name="_heading=h.k8nzlj3cb9d2" w:id="303"/>
                <w:bookmarkEnd w:id="303"/>
              </w:ins>
            </w:sdtContent>
          </w:sdt>
        </w:p>
      </w:sdtContent>
    </w:sdt>
    <w:sdt>
      <w:sdtPr>
        <w:id w:val="250553579"/>
        <w:tag w:val="goog_rdk_1869"/>
      </w:sdtPr>
      <w:sdtContent>
        <w:p w:rsidR="00000000" w:rsidDel="00000000" w:rsidP="00000000" w:rsidRDefault="00000000" w:rsidRPr="00000000" w14:paraId="000002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8188916"/>
              <w:tag w:val="goog_rdk_1867"/>
            </w:sdtPr>
            <w:sdtContent>
              <w:ins w:author="Anonymous" w:id="66" w:date="2026-09-22T03:03:20Z"/>
              <w:sdt>
                <w:sdtPr>
                  <w:id w:val="-1347428343"/>
                  <w:tag w:val="goog_rdk_1868"/>
                </w:sdtPr>
                <w:sdtContent>
                  <w:ins w:author="Anonymous" w:id="66" w:date="2026-09-22T03:03:20Z">
                    <w:r w:rsidDel="00000000" w:rsidR="00000000" w:rsidRPr="00000000">
                      <w:rPr>
                        <w:rtl w:val="0"/>
                      </w:rPr>
                    </w:r>
                  </w:ins>
                </w:sdtContent>
              </w:sdt>
              <w:ins w:author="Anonymous" w:id="66" w:date="2026-09-22T03:03:20Z">
                <w:bookmarkStart w:colFirst="0" w:colLast="0" w:name="_heading=h.l1gl4ru0ln35" w:id="304"/>
                <w:bookmarkEnd w:id="304"/>
              </w:ins>
            </w:sdtContent>
          </w:sdt>
        </w:p>
      </w:sdtContent>
    </w:sdt>
    <w:sdt>
      <w:sdtPr>
        <w:id w:val="-2083050343"/>
        <w:tag w:val="goog_rdk_1872"/>
      </w:sdtPr>
      <w:sdtContent>
        <w:p w:rsidR="00000000" w:rsidDel="00000000" w:rsidP="00000000" w:rsidRDefault="00000000" w:rsidRPr="00000000" w14:paraId="000002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4805168"/>
              <w:tag w:val="goog_rdk_1870"/>
            </w:sdtPr>
            <w:sdtContent>
              <w:ins w:author="Anonymous" w:id="66" w:date="2026-09-22T03:03:20Z"/>
              <w:sdt>
                <w:sdtPr>
                  <w:id w:val="-1826699206"/>
                  <w:tag w:val="goog_rdk_1871"/>
                </w:sdtPr>
                <w:sdtContent>
                  <w:ins w:author="Anonymous" w:id="66" w:date="2026-09-22T03:03:20Z">
                    <w:r w:rsidDel="00000000" w:rsidR="00000000" w:rsidRPr="00000000">
                      <w:rPr>
                        <w:rtl w:val="0"/>
                      </w:rPr>
                    </w:r>
                  </w:ins>
                </w:sdtContent>
              </w:sdt>
              <w:ins w:author="Anonymous" w:id="66" w:date="2026-09-22T03:03:20Z">
                <w:bookmarkStart w:colFirst="0" w:colLast="0" w:name="_heading=h.z495149yfw1i" w:id="305"/>
                <w:bookmarkEnd w:id="305"/>
              </w:ins>
            </w:sdtContent>
          </w:sdt>
        </w:p>
      </w:sdtContent>
    </w:sdt>
    <w:sdt>
      <w:sdtPr>
        <w:id w:val="-583587664"/>
        <w:tag w:val="goog_rdk_1875"/>
      </w:sdtPr>
      <w:sdtContent>
        <w:p w:rsidR="00000000" w:rsidDel="00000000" w:rsidP="00000000" w:rsidRDefault="00000000" w:rsidRPr="00000000" w14:paraId="000002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5829667"/>
              <w:tag w:val="goog_rdk_1873"/>
            </w:sdtPr>
            <w:sdtContent>
              <w:ins w:author="Anonymous" w:id="66" w:date="2026-09-22T03:03:20Z"/>
              <w:sdt>
                <w:sdtPr>
                  <w:id w:val="-700745617"/>
                  <w:tag w:val="goog_rdk_1874"/>
                </w:sdtPr>
                <w:sdtContent>
                  <w:ins w:author="Anonymous" w:id="66" w:date="2026-09-22T03:03:20Z">
                    <w:r w:rsidDel="00000000" w:rsidR="00000000" w:rsidRPr="00000000">
                      <w:rPr>
                        <w:rtl w:val="0"/>
                      </w:rPr>
                    </w:r>
                  </w:ins>
                </w:sdtContent>
              </w:sdt>
              <w:ins w:author="Anonymous" w:id="66" w:date="2026-09-22T03:03:20Z">
                <w:bookmarkStart w:colFirst="0" w:colLast="0" w:name="_heading=h.joi943fzvyih" w:id="306"/>
                <w:bookmarkEnd w:id="306"/>
              </w:ins>
            </w:sdtContent>
          </w:sdt>
        </w:p>
      </w:sdtContent>
    </w:sdt>
    <w:sdt>
      <w:sdtPr>
        <w:id w:val="-1610687254"/>
        <w:tag w:val="goog_rdk_1878"/>
      </w:sdtPr>
      <w:sdtContent>
        <w:p w:rsidR="00000000" w:rsidDel="00000000" w:rsidP="00000000" w:rsidRDefault="00000000" w:rsidRPr="00000000" w14:paraId="000002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7314403"/>
              <w:tag w:val="goog_rdk_1876"/>
            </w:sdtPr>
            <w:sdtContent>
              <w:ins w:author="Anonymous" w:id="66" w:date="2026-09-22T03:03:20Z"/>
              <w:sdt>
                <w:sdtPr>
                  <w:id w:val="-1325391728"/>
                  <w:tag w:val="goog_rdk_1877"/>
                </w:sdtPr>
                <w:sdtContent>
                  <w:ins w:author="Anonymous" w:id="66" w:date="2026-09-22T03:03:20Z">
                    <w:r w:rsidDel="00000000" w:rsidR="00000000" w:rsidRPr="00000000">
                      <w:rPr>
                        <w:rtl w:val="0"/>
                      </w:rPr>
                    </w:r>
                  </w:ins>
                </w:sdtContent>
              </w:sdt>
              <w:ins w:author="Anonymous" w:id="66" w:date="2026-09-22T03:03:20Z">
                <w:bookmarkStart w:colFirst="0" w:colLast="0" w:name="_heading=h.rmmri262ciqn" w:id="307"/>
                <w:bookmarkEnd w:id="307"/>
              </w:ins>
            </w:sdtContent>
          </w:sdt>
        </w:p>
      </w:sdtContent>
    </w:sdt>
    <w:sdt>
      <w:sdtPr>
        <w:id w:val="257036586"/>
        <w:tag w:val="goog_rdk_1881"/>
      </w:sdtPr>
      <w:sdtContent>
        <w:p w:rsidR="00000000" w:rsidDel="00000000" w:rsidP="00000000" w:rsidRDefault="00000000" w:rsidRPr="00000000" w14:paraId="000002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9431625"/>
              <w:tag w:val="goog_rdk_1879"/>
            </w:sdtPr>
            <w:sdtContent>
              <w:ins w:author="Anonymous" w:id="66" w:date="2026-09-22T03:03:20Z"/>
              <w:sdt>
                <w:sdtPr>
                  <w:id w:val="-919295059"/>
                  <w:tag w:val="goog_rdk_1880"/>
                </w:sdtPr>
                <w:sdtContent>
                  <w:ins w:author="Anonymous" w:id="66" w:date="2026-09-22T03:03:20Z">
                    <w:r w:rsidDel="00000000" w:rsidR="00000000" w:rsidRPr="00000000">
                      <w:rPr>
                        <w:rtl w:val="0"/>
                      </w:rPr>
                    </w:r>
                  </w:ins>
                </w:sdtContent>
              </w:sdt>
              <w:ins w:author="Anonymous" w:id="66" w:date="2026-09-22T03:03:20Z">
                <w:bookmarkStart w:colFirst="0" w:colLast="0" w:name="_heading=h.rhiwisbl5w1a" w:id="308"/>
                <w:bookmarkEnd w:id="308"/>
              </w:ins>
            </w:sdtContent>
          </w:sdt>
        </w:p>
      </w:sdtContent>
    </w:sdt>
    <w:sdt>
      <w:sdtPr>
        <w:id w:val="1550750754"/>
        <w:tag w:val="goog_rdk_1884"/>
      </w:sdtPr>
      <w:sdtContent>
        <w:p w:rsidR="00000000" w:rsidDel="00000000" w:rsidP="00000000" w:rsidRDefault="00000000" w:rsidRPr="00000000" w14:paraId="000002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382560"/>
              <w:tag w:val="goog_rdk_1882"/>
            </w:sdtPr>
            <w:sdtContent>
              <w:ins w:author="Anonymous" w:id="66" w:date="2026-09-22T03:03:20Z"/>
              <w:sdt>
                <w:sdtPr>
                  <w:id w:val="1378727874"/>
                  <w:tag w:val="goog_rdk_1883"/>
                </w:sdtPr>
                <w:sdtContent>
                  <w:ins w:author="Anonymous" w:id="66" w:date="2026-09-22T03:03:20Z">
                    <w:r w:rsidDel="00000000" w:rsidR="00000000" w:rsidRPr="00000000">
                      <w:rPr>
                        <w:rtl w:val="0"/>
                      </w:rPr>
                    </w:r>
                  </w:ins>
                </w:sdtContent>
              </w:sdt>
              <w:ins w:author="Anonymous" w:id="66" w:date="2026-09-22T03:03:20Z">
                <w:bookmarkStart w:colFirst="0" w:colLast="0" w:name="_heading=h.ymi6tndep06n" w:id="309"/>
                <w:bookmarkEnd w:id="309"/>
              </w:ins>
            </w:sdtContent>
          </w:sdt>
        </w:p>
      </w:sdtContent>
    </w:sdt>
    <w:sdt>
      <w:sdtPr>
        <w:id w:val="1075956183"/>
        <w:tag w:val="goog_rdk_1887"/>
      </w:sdtPr>
      <w:sdtContent>
        <w:p w:rsidR="00000000" w:rsidDel="00000000" w:rsidP="00000000" w:rsidRDefault="00000000" w:rsidRPr="00000000" w14:paraId="000002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1497032"/>
              <w:tag w:val="goog_rdk_1885"/>
            </w:sdtPr>
            <w:sdtContent>
              <w:ins w:author="Anonymous" w:id="66" w:date="2026-09-22T03:03:20Z"/>
              <w:sdt>
                <w:sdtPr>
                  <w:id w:val="725753632"/>
                  <w:tag w:val="goog_rdk_1886"/>
                </w:sdtPr>
                <w:sdtContent>
                  <w:ins w:author="Anonymous" w:id="66" w:date="2026-09-22T03:03:20Z">
                    <w:r w:rsidDel="00000000" w:rsidR="00000000" w:rsidRPr="00000000">
                      <w:rPr>
                        <w:rtl w:val="0"/>
                      </w:rPr>
                    </w:r>
                  </w:ins>
                </w:sdtContent>
              </w:sdt>
              <w:ins w:author="Anonymous" w:id="66" w:date="2026-09-22T03:03:20Z">
                <w:bookmarkStart w:colFirst="0" w:colLast="0" w:name="_heading=h.m2nz3oi876n" w:id="310"/>
                <w:bookmarkEnd w:id="310"/>
              </w:ins>
            </w:sdtContent>
          </w:sdt>
        </w:p>
      </w:sdtContent>
    </w:sdt>
    <w:sdt>
      <w:sdtPr>
        <w:id w:val="707775833"/>
        <w:tag w:val="goog_rdk_1890"/>
      </w:sdtPr>
      <w:sdtContent>
        <w:p w:rsidR="00000000" w:rsidDel="00000000" w:rsidP="00000000" w:rsidRDefault="00000000" w:rsidRPr="00000000" w14:paraId="000002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5301961"/>
              <w:tag w:val="goog_rdk_1888"/>
            </w:sdtPr>
            <w:sdtContent>
              <w:ins w:author="Anonymous" w:id="66" w:date="2026-09-22T03:03:20Z"/>
              <w:sdt>
                <w:sdtPr>
                  <w:id w:val="121180268"/>
                  <w:tag w:val="goog_rdk_1889"/>
                </w:sdtPr>
                <w:sdtContent>
                  <w:ins w:author="Anonymous" w:id="66" w:date="2026-09-22T03:03:20Z">
                    <w:r w:rsidDel="00000000" w:rsidR="00000000" w:rsidRPr="00000000">
                      <w:rPr>
                        <w:rtl w:val="0"/>
                      </w:rPr>
                    </w:r>
                  </w:ins>
                </w:sdtContent>
              </w:sdt>
              <w:ins w:author="Anonymous" w:id="66" w:date="2026-09-22T03:03:20Z">
                <w:bookmarkStart w:colFirst="0" w:colLast="0" w:name="_heading=h.v4r3sro8elrm" w:id="311"/>
                <w:bookmarkEnd w:id="311"/>
              </w:ins>
            </w:sdtContent>
          </w:sdt>
        </w:p>
      </w:sdtContent>
    </w:sdt>
    <w:sdt>
      <w:sdtPr>
        <w:id w:val="-1655824249"/>
        <w:tag w:val="goog_rdk_1893"/>
      </w:sdtPr>
      <w:sdtContent>
        <w:p w:rsidR="00000000" w:rsidDel="00000000" w:rsidP="00000000" w:rsidRDefault="00000000" w:rsidRPr="00000000" w14:paraId="000002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1675806"/>
              <w:tag w:val="goog_rdk_1891"/>
            </w:sdtPr>
            <w:sdtContent>
              <w:ins w:author="Anonymous" w:id="66" w:date="2026-09-22T03:03:20Z"/>
              <w:sdt>
                <w:sdtPr>
                  <w:id w:val="-315443520"/>
                  <w:tag w:val="goog_rdk_1892"/>
                </w:sdtPr>
                <w:sdtContent>
                  <w:ins w:author="Anonymous" w:id="66" w:date="2026-09-22T03:03:20Z">
                    <w:r w:rsidDel="00000000" w:rsidR="00000000" w:rsidRPr="00000000">
                      <w:rPr>
                        <w:rtl w:val="0"/>
                      </w:rPr>
                    </w:r>
                  </w:ins>
                </w:sdtContent>
              </w:sdt>
              <w:ins w:author="Anonymous" w:id="66" w:date="2026-09-22T03:03:20Z">
                <w:bookmarkStart w:colFirst="0" w:colLast="0" w:name="_heading=h.bra0z180556p" w:id="312"/>
                <w:bookmarkEnd w:id="312"/>
              </w:ins>
            </w:sdtContent>
          </w:sdt>
        </w:p>
      </w:sdtContent>
    </w:sdt>
    <w:sdt>
      <w:sdtPr>
        <w:id w:val="-1064047265"/>
        <w:tag w:val="goog_rdk_1896"/>
      </w:sdtPr>
      <w:sdtContent>
        <w:p w:rsidR="00000000" w:rsidDel="00000000" w:rsidP="00000000" w:rsidRDefault="00000000" w:rsidRPr="00000000" w14:paraId="000002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2867441"/>
              <w:tag w:val="goog_rdk_1894"/>
            </w:sdtPr>
            <w:sdtContent>
              <w:ins w:author="Anonymous" w:id="66" w:date="2026-09-22T03:03:20Z"/>
              <w:sdt>
                <w:sdtPr>
                  <w:id w:val="835547842"/>
                  <w:tag w:val="goog_rdk_1895"/>
                </w:sdtPr>
                <w:sdtContent>
                  <w:ins w:author="Anonymous" w:id="66" w:date="2026-09-22T03:03:20Z">
                    <w:r w:rsidDel="00000000" w:rsidR="00000000" w:rsidRPr="00000000">
                      <w:rPr>
                        <w:rtl w:val="0"/>
                      </w:rPr>
                    </w:r>
                  </w:ins>
                </w:sdtContent>
              </w:sdt>
              <w:ins w:author="Anonymous" w:id="66" w:date="2026-09-22T03:03:20Z">
                <w:bookmarkStart w:colFirst="0" w:colLast="0" w:name="_heading=h.xbq5juo6tyis" w:id="313"/>
                <w:bookmarkEnd w:id="313"/>
              </w:ins>
            </w:sdtContent>
          </w:sdt>
        </w:p>
      </w:sdtContent>
    </w:sdt>
    <w:sdt>
      <w:sdtPr>
        <w:id w:val="-1451109007"/>
        <w:tag w:val="goog_rdk_1899"/>
      </w:sdtPr>
      <w:sdtContent>
        <w:p w:rsidR="00000000" w:rsidDel="00000000" w:rsidP="00000000" w:rsidRDefault="00000000" w:rsidRPr="00000000" w14:paraId="000002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8021496"/>
              <w:tag w:val="goog_rdk_1897"/>
            </w:sdtPr>
            <w:sdtContent>
              <w:ins w:author="Anonymous" w:id="66" w:date="2026-09-22T03:03:20Z"/>
              <w:sdt>
                <w:sdtPr>
                  <w:id w:val="1569301468"/>
                  <w:tag w:val="goog_rdk_1898"/>
                </w:sdtPr>
                <w:sdtContent>
                  <w:ins w:author="Anonymous" w:id="66" w:date="2026-09-22T03:03:20Z">
                    <w:r w:rsidDel="00000000" w:rsidR="00000000" w:rsidRPr="00000000">
                      <w:rPr>
                        <w:rtl w:val="0"/>
                      </w:rPr>
                    </w:r>
                  </w:ins>
                </w:sdtContent>
              </w:sdt>
              <w:ins w:author="Anonymous" w:id="66" w:date="2026-09-22T03:03:20Z">
                <w:bookmarkStart w:colFirst="0" w:colLast="0" w:name="_heading=h.6m6z0csv2jq4" w:id="314"/>
                <w:bookmarkEnd w:id="314"/>
              </w:ins>
            </w:sdtContent>
          </w:sdt>
        </w:p>
      </w:sdtContent>
    </w:sdt>
    <w:sdt>
      <w:sdtPr>
        <w:id w:val="1677939456"/>
        <w:tag w:val="goog_rdk_1902"/>
      </w:sdtPr>
      <w:sdtContent>
        <w:p w:rsidR="00000000" w:rsidDel="00000000" w:rsidP="00000000" w:rsidRDefault="00000000" w:rsidRPr="00000000" w14:paraId="000002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9419623"/>
              <w:tag w:val="goog_rdk_1900"/>
            </w:sdtPr>
            <w:sdtContent>
              <w:ins w:author="Anonymous" w:id="66" w:date="2026-09-22T03:03:20Z"/>
              <w:sdt>
                <w:sdtPr>
                  <w:id w:val="1403911807"/>
                  <w:tag w:val="goog_rdk_1901"/>
                </w:sdtPr>
                <w:sdtContent>
                  <w:ins w:author="Anonymous" w:id="66" w:date="2026-09-22T03:03:20Z">
                    <w:r w:rsidDel="00000000" w:rsidR="00000000" w:rsidRPr="00000000">
                      <w:rPr>
                        <w:rtl w:val="0"/>
                      </w:rPr>
                    </w:r>
                  </w:ins>
                </w:sdtContent>
              </w:sdt>
              <w:ins w:author="Anonymous" w:id="66" w:date="2026-09-22T03:03:20Z">
                <w:bookmarkStart w:colFirst="0" w:colLast="0" w:name="_heading=h.fumo0e16jsa1" w:id="315"/>
                <w:bookmarkEnd w:id="315"/>
              </w:ins>
            </w:sdtContent>
          </w:sdt>
        </w:p>
      </w:sdtContent>
    </w:sdt>
    <w:sdt>
      <w:sdtPr>
        <w:id w:val="1208723988"/>
        <w:tag w:val="goog_rdk_1905"/>
      </w:sdtPr>
      <w:sdtContent>
        <w:p w:rsidR="00000000" w:rsidDel="00000000" w:rsidP="00000000" w:rsidRDefault="00000000" w:rsidRPr="00000000" w14:paraId="000002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6918849"/>
              <w:tag w:val="goog_rdk_1903"/>
            </w:sdtPr>
            <w:sdtContent>
              <w:ins w:author="Anonymous" w:id="66" w:date="2026-09-22T03:03:20Z"/>
              <w:sdt>
                <w:sdtPr>
                  <w:id w:val="1932425055"/>
                  <w:tag w:val="goog_rdk_1904"/>
                </w:sdtPr>
                <w:sdtContent>
                  <w:ins w:author="Anonymous" w:id="66" w:date="2026-09-22T03:03:20Z">
                    <w:r w:rsidDel="00000000" w:rsidR="00000000" w:rsidRPr="00000000">
                      <w:rPr>
                        <w:rtl w:val="0"/>
                      </w:rPr>
                    </w:r>
                  </w:ins>
                </w:sdtContent>
              </w:sdt>
              <w:ins w:author="Anonymous" w:id="66" w:date="2026-09-22T03:03:20Z">
                <w:bookmarkStart w:colFirst="0" w:colLast="0" w:name="_heading=h.5ag21x3rh1m9" w:id="316"/>
                <w:bookmarkEnd w:id="316"/>
              </w:ins>
            </w:sdtContent>
          </w:sdt>
        </w:p>
      </w:sdtContent>
    </w:sdt>
    <w:sdt>
      <w:sdtPr>
        <w:id w:val="-1095735358"/>
        <w:tag w:val="goog_rdk_1908"/>
      </w:sdtPr>
      <w:sdtContent>
        <w:p w:rsidR="00000000" w:rsidDel="00000000" w:rsidP="00000000" w:rsidRDefault="00000000" w:rsidRPr="00000000" w14:paraId="000002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3035518"/>
              <w:tag w:val="goog_rdk_1906"/>
            </w:sdtPr>
            <w:sdtContent>
              <w:ins w:author="Anonymous" w:id="66" w:date="2026-09-22T03:03:20Z"/>
              <w:sdt>
                <w:sdtPr>
                  <w:id w:val="1498921263"/>
                  <w:tag w:val="goog_rdk_1907"/>
                </w:sdtPr>
                <w:sdtContent>
                  <w:ins w:author="Anonymous" w:id="66" w:date="2026-09-22T03:03:20Z">
                    <w:r w:rsidDel="00000000" w:rsidR="00000000" w:rsidRPr="00000000">
                      <w:rPr>
                        <w:rtl w:val="0"/>
                      </w:rPr>
                    </w:r>
                  </w:ins>
                </w:sdtContent>
              </w:sdt>
              <w:ins w:author="Anonymous" w:id="66" w:date="2026-09-22T03:03:20Z">
                <w:bookmarkStart w:colFirst="0" w:colLast="0" w:name="_heading=h.6plb3uuzzdr2" w:id="317"/>
                <w:bookmarkEnd w:id="317"/>
              </w:ins>
            </w:sdtContent>
          </w:sdt>
        </w:p>
      </w:sdtContent>
    </w:sdt>
    <w:sdt>
      <w:sdtPr>
        <w:id w:val="853767131"/>
        <w:tag w:val="goog_rdk_1911"/>
      </w:sdtPr>
      <w:sdtContent>
        <w:p w:rsidR="00000000" w:rsidDel="00000000" w:rsidP="00000000" w:rsidRDefault="00000000" w:rsidRPr="00000000" w14:paraId="000002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9810125"/>
              <w:tag w:val="goog_rdk_1909"/>
            </w:sdtPr>
            <w:sdtContent>
              <w:ins w:author="Anonymous" w:id="66" w:date="2026-09-22T03:03:20Z"/>
              <w:sdt>
                <w:sdtPr>
                  <w:id w:val="1681993500"/>
                  <w:tag w:val="goog_rdk_1910"/>
                </w:sdtPr>
                <w:sdtContent>
                  <w:ins w:author="Anonymous" w:id="66" w:date="2026-09-22T03:03:20Z">
                    <w:r w:rsidDel="00000000" w:rsidR="00000000" w:rsidRPr="00000000">
                      <w:rPr>
                        <w:rtl w:val="0"/>
                      </w:rPr>
                    </w:r>
                  </w:ins>
                </w:sdtContent>
              </w:sdt>
              <w:ins w:author="Anonymous" w:id="66" w:date="2026-09-22T03:03:20Z">
                <w:bookmarkStart w:colFirst="0" w:colLast="0" w:name="_heading=h.jqe86o17iz0a" w:id="318"/>
                <w:bookmarkEnd w:id="318"/>
              </w:ins>
            </w:sdtContent>
          </w:sdt>
        </w:p>
      </w:sdtContent>
    </w:sdt>
    <w:sdt>
      <w:sdtPr>
        <w:id w:val="-1943097416"/>
        <w:tag w:val="goog_rdk_1914"/>
      </w:sdtPr>
      <w:sdtContent>
        <w:p w:rsidR="00000000" w:rsidDel="00000000" w:rsidP="00000000" w:rsidRDefault="00000000" w:rsidRPr="00000000" w14:paraId="000002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7372264"/>
              <w:tag w:val="goog_rdk_1912"/>
            </w:sdtPr>
            <w:sdtContent>
              <w:ins w:author="Anonymous" w:id="66" w:date="2026-09-22T03:03:20Z"/>
              <w:sdt>
                <w:sdtPr>
                  <w:id w:val="289905992"/>
                  <w:tag w:val="goog_rdk_1913"/>
                </w:sdtPr>
                <w:sdtContent>
                  <w:ins w:author="Anonymous" w:id="66" w:date="2026-09-22T03:03:20Z">
                    <w:r w:rsidDel="00000000" w:rsidR="00000000" w:rsidRPr="00000000">
                      <w:rPr>
                        <w:rtl w:val="0"/>
                      </w:rPr>
                    </w:r>
                  </w:ins>
                </w:sdtContent>
              </w:sdt>
              <w:ins w:author="Anonymous" w:id="66" w:date="2026-09-22T03:03:20Z">
                <w:bookmarkStart w:colFirst="0" w:colLast="0" w:name="_heading=h.wd2n70ux7wzo" w:id="319"/>
                <w:bookmarkEnd w:id="319"/>
              </w:ins>
            </w:sdtContent>
          </w:sdt>
        </w:p>
      </w:sdtContent>
    </w:sdt>
    <w:sdt>
      <w:sdtPr>
        <w:id w:val="1007888595"/>
        <w:tag w:val="goog_rdk_1917"/>
      </w:sdtPr>
      <w:sdtContent>
        <w:p w:rsidR="00000000" w:rsidDel="00000000" w:rsidP="00000000" w:rsidRDefault="00000000" w:rsidRPr="00000000" w14:paraId="000002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2275960"/>
              <w:tag w:val="goog_rdk_1915"/>
            </w:sdtPr>
            <w:sdtContent>
              <w:ins w:author="Anonymous" w:id="66" w:date="2026-09-22T03:03:20Z"/>
              <w:sdt>
                <w:sdtPr>
                  <w:id w:val="-636336051"/>
                  <w:tag w:val="goog_rdk_1916"/>
                </w:sdtPr>
                <w:sdtContent>
                  <w:ins w:author="Anonymous" w:id="66" w:date="2026-09-22T03:03:20Z">
                    <w:r w:rsidDel="00000000" w:rsidR="00000000" w:rsidRPr="00000000">
                      <w:rPr>
                        <w:rtl w:val="0"/>
                      </w:rPr>
                    </w:r>
                  </w:ins>
                </w:sdtContent>
              </w:sdt>
              <w:ins w:author="Anonymous" w:id="66" w:date="2026-09-22T03:03:20Z">
                <w:bookmarkStart w:colFirst="0" w:colLast="0" w:name="_heading=h.w74dmqb71k8d" w:id="320"/>
                <w:bookmarkEnd w:id="320"/>
              </w:ins>
            </w:sdtContent>
          </w:sdt>
        </w:p>
      </w:sdtContent>
    </w:sdt>
    <w:sdt>
      <w:sdtPr>
        <w:id w:val="-1729243115"/>
        <w:tag w:val="goog_rdk_1920"/>
      </w:sdtPr>
      <w:sdtContent>
        <w:p w:rsidR="00000000" w:rsidDel="00000000" w:rsidP="00000000" w:rsidRDefault="00000000" w:rsidRPr="00000000" w14:paraId="000002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8961034"/>
              <w:tag w:val="goog_rdk_1918"/>
            </w:sdtPr>
            <w:sdtContent>
              <w:ins w:author="Anonymous" w:id="66" w:date="2026-09-22T03:03:20Z"/>
              <w:sdt>
                <w:sdtPr>
                  <w:id w:val="1088728555"/>
                  <w:tag w:val="goog_rdk_1919"/>
                </w:sdtPr>
                <w:sdtContent>
                  <w:ins w:author="Anonymous" w:id="66" w:date="2026-09-22T03:03:20Z">
                    <w:r w:rsidDel="00000000" w:rsidR="00000000" w:rsidRPr="00000000">
                      <w:rPr>
                        <w:rtl w:val="0"/>
                      </w:rPr>
                    </w:r>
                  </w:ins>
                </w:sdtContent>
              </w:sdt>
              <w:ins w:author="Anonymous" w:id="66" w:date="2026-09-22T03:03:20Z">
                <w:bookmarkStart w:colFirst="0" w:colLast="0" w:name="_heading=h.36l6jz54a4fu" w:id="321"/>
                <w:bookmarkEnd w:id="321"/>
              </w:ins>
            </w:sdtContent>
          </w:sdt>
        </w:p>
      </w:sdtContent>
    </w:sdt>
    <w:sdt>
      <w:sdtPr>
        <w:id w:val="-75238799"/>
        <w:tag w:val="goog_rdk_1923"/>
      </w:sdtPr>
      <w:sdtContent>
        <w:p w:rsidR="00000000" w:rsidDel="00000000" w:rsidP="00000000" w:rsidRDefault="00000000" w:rsidRPr="00000000" w14:paraId="000002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2157958"/>
              <w:tag w:val="goog_rdk_1921"/>
            </w:sdtPr>
            <w:sdtContent>
              <w:ins w:author="Anonymous" w:id="66" w:date="2026-09-22T03:03:20Z"/>
              <w:sdt>
                <w:sdtPr>
                  <w:id w:val="1396624817"/>
                  <w:tag w:val="goog_rdk_1922"/>
                </w:sdtPr>
                <w:sdtContent>
                  <w:ins w:author="Anonymous" w:id="66" w:date="2026-09-22T03:03:20Z">
                    <w:r w:rsidDel="00000000" w:rsidR="00000000" w:rsidRPr="00000000">
                      <w:rPr>
                        <w:rtl w:val="0"/>
                      </w:rPr>
                    </w:r>
                  </w:ins>
                </w:sdtContent>
              </w:sdt>
              <w:ins w:author="Anonymous" w:id="66" w:date="2026-09-22T03:03:20Z">
                <w:bookmarkStart w:colFirst="0" w:colLast="0" w:name="_heading=h.7nh8xc5audro" w:id="322"/>
                <w:bookmarkEnd w:id="322"/>
              </w:ins>
            </w:sdtContent>
          </w:sdt>
        </w:p>
      </w:sdtContent>
    </w:sdt>
    <w:sdt>
      <w:sdtPr>
        <w:id w:val="-694630050"/>
        <w:tag w:val="goog_rdk_1926"/>
      </w:sdtPr>
      <w:sdtContent>
        <w:p w:rsidR="00000000" w:rsidDel="00000000" w:rsidP="00000000" w:rsidRDefault="00000000" w:rsidRPr="00000000" w14:paraId="000002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3146164"/>
              <w:tag w:val="goog_rdk_1924"/>
            </w:sdtPr>
            <w:sdtContent>
              <w:ins w:author="Anonymous" w:id="66" w:date="2026-09-22T03:03:20Z"/>
              <w:sdt>
                <w:sdtPr>
                  <w:id w:val="135135764"/>
                  <w:tag w:val="goog_rdk_1925"/>
                </w:sdtPr>
                <w:sdtContent>
                  <w:ins w:author="Anonymous" w:id="66" w:date="2026-09-22T03:03:20Z">
                    <w:r w:rsidDel="00000000" w:rsidR="00000000" w:rsidRPr="00000000">
                      <w:rPr>
                        <w:rtl w:val="0"/>
                      </w:rPr>
                    </w:r>
                  </w:ins>
                </w:sdtContent>
              </w:sdt>
              <w:ins w:author="Anonymous" w:id="66" w:date="2026-09-22T03:03:20Z">
                <w:bookmarkStart w:colFirst="0" w:colLast="0" w:name="_heading=h.6p5bnq75145" w:id="323"/>
                <w:bookmarkEnd w:id="323"/>
              </w:ins>
            </w:sdtContent>
          </w:sdt>
        </w:p>
      </w:sdtContent>
    </w:sdt>
    <w:sdt>
      <w:sdtPr>
        <w:id w:val="-902874175"/>
        <w:tag w:val="goog_rdk_1929"/>
      </w:sdtPr>
      <w:sdtContent>
        <w:p w:rsidR="00000000" w:rsidDel="00000000" w:rsidP="00000000" w:rsidRDefault="00000000" w:rsidRPr="00000000" w14:paraId="000002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5914258"/>
              <w:tag w:val="goog_rdk_1927"/>
            </w:sdtPr>
            <w:sdtContent>
              <w:ins w:author="Anonymous" w:id="66" w:date="2026-09-22T03:03:20Z"/>
              <w:sdt>
                <w:sdtPr>
                  <w:id w:val="-2064619439"/>
                  <w:tag w:val="goog_rdk_1928"/>
                </w:sdtPr>
                <w:sdtContent>
                  <w:ins w:author="Anonymous" w:id="66" w:date="2026-09-22T03:03:20Z">
                    <w:r w:rsidDel="00000000" w:rsidR="00000000" w:rsidRPr="00000000">
                      <w:rPr>
                        <w:rtl w:val="0"/>
                      </w:rPr>
                    </w:r>
                  </w:ins>
                </w:sdtContent>
              </w:sdt>
              <w:ins w:author="Anonymous" w:id="66" w:date="2026-09-22T03:03:20Z">
                <w:bookmarkStart w:colFirst="0" w:colLast="0" w:name="_heading=h.p16ml98d0d1h" w:id="324"/>
                <w:bookmarkEnd w:id="324"/>
              </w:ins>
            </w:sdtContent>
          </w:sdt>
        </w:p>
      </w:sdtContent>
    </w:sdt>
    <w:sdt>
      <w:sdtPr>
        <w:id w:val="-2041006616"/>
        <w:tag w:val="goog_rdk_1932"/>
      </w:sdtPr>
      <w:sdtContent>
        <w:p w:rsidR="00000000" w:rsidDel="00000000" w:rsidP="00000000" w:rsidRDefault="00000000" w:rsidRPr="00000000" w14:paraId="000002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366251"/>
              <w:tag w:val="goog_rdk_1930"/>
            </w:sdtPr>
            <w:sdtContent>
              <w:ins w:author="Anonymous" w:id="66" w:date="2026-09-22T03:03:20Z"/>
              <w:sdt>
                <w:sdtPr>
                  <w:id w:val="-2075338583"/>
                  <w:tag w:val="goog_rdk_1931"/>
                </w:sdtPr>
                <w:sdtContent>
                  <w:ins w:author="Anonymous" w:id="66" w:date="2026-09-22T03:03:20Z">
                    <w:r w:rsidDel="00000000" w:rsidR="00000000" w:rsidRPr="00000000">
                      <w:rPr>
                        <w:rtl w:val="0"/>
                      </w:rPr>
                    </w:r>
                  </w:ins>
                </w:sdtContent>
              </w:sdt>
              <w:ins w:author="Anonymous" w:id="66" w:date="2026-09-22T03:03:20Z">
                <w:bookmarkStart w:colFirst="0" w:colLast="0" w:name="_heading=h.flklxaxip8v" w:id="325"/>
                <w:bookmarkEnd w:id="325"/>
              </w:ins>
            </w:sdtContent>
          </w:sdt>
        </w:p>
      </w:sdtContent>
    </w:sdt>
    <w:sdt>
      <w:sdtPr>
        <w:id w:val="733200977"/>
        <w:tag w:val="goog_rdk_1935"/>
      </w:sdtPr>
      <w:sdtContent>
        <w:p w:rsidR="00000000" w:rsidDel="00000000" w:rsidP="00000000" w:rsidRDefault="00000000" w:rsidRPr="00000000" w14:paraId="000002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3440031"/>
              <w:tag w:val="goog_rdk_1933"/>
            </w:sdtPr>
            <w:sdtContent>
              <w:ins w:author="Anonymous" w:id="66" w:date="2026-09-22T03:03:20Z"/>
              <w:sdt>
                <w:sdtPr>
                  <w:id w:val="-868126815"/>
                  <w:tag w:val="goog_rdk_1934"/>
                </w:sdtPr>
                <w:sdtContent>
                  <w:ins w:author="Anonymous" w:id="66" w:date="2026-09-22T03:03:20Z">
                    <w:r w:rsidDel="00000000" w:rsidR="00000000" w:rsidRPr="00000000">
                      <w:rPr>
                        <w:rtl w:val="0"/>
                      </w:rPr>
                    </w:r>
                  </w:ins>
                </w:sdtContent>
              </w:sdt>
              <w:ins w:author="Anonymous" w:id="66" w:date="2026-09-22T03:03:20Z">
                <w:bookmarkStart w:colFirst="0" w:colLast="0" w:name="_heading=h.uy5b2ahf96re" w:id="326"/>
                <w:bookmarkEnd w:id="326"/>
              </w:ins>
            </w:sdtContent>
          </w:sdt>
        </w:p>
      </w:sdtContent>
    </w:sdt>
    <w:sdt>
      <w:sdtPr>
        <w:id w:val="-1174656436"/>
        <w:tag w:val="goog_rdk_1938"/>
      </w:sdtPr>
      <w:sdtContent>
        <w:p w:rsidR="00000000" w:rsidDel="00000000" w:rsidP="00000000" w:rsidRDefault="00000000" w:rsidRPr="00000000" w14:paraId="000002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8576087"/>
              <w:tag w:val="goog_rdk_1936"/>
            </w:sdtPr>
            <w:sdtContent>
              <w:ins w:author="Anonymous" w:id="66" w:date="2026-09-22T03:03:20Z"/>
              <w:sdt>
                <w:sdtPr>
                  <w:id w:val="-458578411"/>
                  <w:tag w:val="goog_rdk_1937"/>
                </w:sdtPr>
                <w:sdtContent>
                  <w:ins w:author="Anonymous" w:id="66" w:date="2026-09-22T03:03:20Z">
                    <w:r w:rsidDel="00000000" w:rsidR="00000000" w:rsidRPr="00000000">
                      <w:rPr>
                        <w:rtl w:val="0"/>
                      </w:rPr>
                    </w:r>
                  </w:ins>
                </w:sdtContent>
              </w:sdt>
              <w:ins w:author="Anonymous" w:id="66" w:date="2026-09-22T03:03:20Z">
                <w:bookmarkStart w:colFirst="0" w:colLast="0" w:name="_heading=h.7i3kgjj4t9b5" w:id="327"/>
                <w:bookmarkEnd w:id="327"/>
              </w:ins>
            </w:sdtContent>
          </w:sdt>
        </w:p>
      </w:sdtContent>
    </w:sdt>
    <w:sdt>
      <w:sdtPr>
        <w:id w:val="122594853"/>
        <w:tag w:val="goog_rdk_1941"/>
      </w:sdtPr>
      <w:sdtContent>
        <w:p w:rsidR="00000000" w:rsidDel="00000000" w:rsidP="00000000" w:rsidRDefault="00000000" w:rsidRPr="00000000" w14:paraId="000002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9909478"/>
              <w:tag w:val="goog_rdk_1939"/>
            </w:sdtPr>
            <w:sdtContent>
              <w:ins w:author="Anonymous" w:id="66" w:date="2026-09-22T03:03:20Z"/>
              <w:sdt>
                <w:sdtPr>
                  <w:id w:val="12908991"/>
                  <w:tag w:val="goog_rdk_1940"/>
                </w:sdtPr>
                <w:sdtContent>
                  <w:ins w:author="Anonymous" w:id="66" w:date="2026-09-22T03:03:20Z">
                    <w:r w:rsidDel="00000000" w:rsidR="00000000" w:rsidRPr="00000000">
                      <w:rPr>
                        <w:rtl w:val="0"/>
                      </w:rPr>
                    </w:r>
                  </w:ins>
                </w:sdtContent>
              </w:sdt>
              <w:ins w:author="Anonymous" w:id="66" w:date="2026-09-22T03:03:20Z">
                <w:bookmarkStart w:colFirst="0" w:colLast="0" w:name="_heading=h.q9dgolrqz9uc" w:id="328"/>
                <w:bookmarkEnd w:id="328"/>
              </w:ins>
            </w:sdtContent>
          </w:sdt>
        </w:p>
      </w:sdtContent>
    </w:sdt>
    <w:sdt>
      <w:sdtPr>
        <w:id w:val="-1392370350"/>
        <w:tag w:val="goog_rdk_1944"/>
      </w:sdtPr>
      <w:sdtContent>
        <w:p w:rsidR="00000000" w:rsidDel="00000000" w:rsidP="00000000" w:rsidRDefault="00000000" w:rsidRPr="00000000" w14:paraId="000002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7040980"/>
              <w:tag w:val="goog_rdk_1942"/>
            </w:sdtPr>
            <w:sdtContent>
              <w:ins w:author="Anonymous" w:id="66" w:date="2026-09-22T03:03:20Z"/>
              <w:sdt>
                <w:sdtPr>
                  <w:id w:val="1596663053"/>
                  <w:tag w:val="goog_rdk_1943"/>
                </w:sdtPr>
                <w:sdtContent>
                  <w:ins w:author="Anonymous" w:id="66" w:date="2026-09-22T03:03:20Z">
                    <w:r w:rsidDel="00000000" w:rsidR="00000000" w:rsidRPr="00000000">
                      <w:rPr>
                        <w:rtl w:val="0"/>
                      </w:rPr>
                    </w:r>
                  </w:ins>
                </w:sdtContent>
              </w:sdt>
              <w:ins w:author="Anonymous" w:id="66" w:date="2026-09-22T03:03:20Z">
                <w:bookmarkStart w:colFirst="0" w:colLast="0" w:name="_heading=h.xd4hqdlh9hay" w:id="329"/>
                <w:bookmarkEnd w:id="329"/>
              </w:ins>
            </w:sdtContent>
          </w:sdt>
        </w:p>
      </w:sdtContent>
    </w:sdt>
    <w:sdt>
      <w:sdtPr>
        <w:id w:val="1362655372"/>
        <w:tag w:val="goog_rdk_1947"/>
      </w:sdtPr>
      <w:sdtContent>
        <w:p w:rsidR="00000000" w:rsidDel="00000000" w:rsidP="00000000" w:rsidRDefault="00000000" w:rsidRPr="00000000" w14:paraId="000002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8361126"/>
              <w:tag w:val="goog_rdk_1945"/>
            </w:sdtPr>
            <w:sdtContent>
              <w:ins w:author="Anonymous" w:id="66" w:date="2026-09-22T03:03:20Z"/>
              <w:sdt>
                <w:sdtPr>
                  <w:id w:val="959637995"/>
                  <w:tag w:val="goog_rdk_1946"/>
                </w:sdtPr>
                <w:sdtContent>
                  <w:ins w:author="Anonymous" w:id="66" w:date="2026-09-22T03:03:20Z">
                    <w:r w:rsidDel="00000000" w:rsidR="00000000" w:rsidRPr="00000000">
                      <w:rPr>
                        <w:rtl w:val="0"/>
                      </w:rPr>
                    </w:r>
                  </w:ins>
                </w:sdtContent>
              </w:sdt>
              <w:ins w:author="Anonymous" w:id="66" w:date="2026-09-22T03:03:20Z">
                <w:bookmarkStart w:colFirst="0" w:colLast="0" w:name="_heading=h.vyc1skmlk0y0" w:id="330"/>
                <w:bookmarkEnd w:id="330"/>
              </w:ins>
            </w:sdtContent>
          </w:sdt>
        </w:p>
      </w:sdtContent>
    </w:sdt>
    <w:sdt>
      <w:sdtPr>
        <w:id w:val="-1232535472"/>
        <w:tag w:val="goog_rdk_1950"/>
      </w:sdtPr>
      <w:sdtContent>
        <w:p w:rsidR="00000000" w:rsidDel="00000000" w:rsidP="00000000" w:rsidRDefault="00000000" w:rsidRPr="00000000" w14:paraId="000002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232080"/>
              <w:tag w:val="goog_rdk_1948"/>
            </w:sdtPr>
            <w:sdtContent>
              <w:ins w:author="Anonymous" w:id="66" w:date="2026-09-22T03:03:20Z"/>
              <w:sdt>
                <w:sdtPr>
                  <w:id w:val="-1192597700"/>
                  <w:tag w:val="goog_rdk_1949"/>
                </w:sdtPr>
                <w:sdtContent>
                  <w:ins w:author="Anonymous" w:id="66" w:date="2026-09-22T03:03:20Z">
                    <w:r w:rsidDel="00000000" w:rsidR="00000000" w:rsidRPr="00000000">
                      <w:rPr>
                        <w:rtl w:val="0"/>
                      </w:rPr>
                    </w:r>
                  </w:ins>
                </w:sdtContent>
              </w:sdt>
              <w:ins w:author="Anonymous" w:id="66" w:date="2026-09-22T03:03:20Z">
                <w:bookmarkStart w:colFirst="0" w:colLast="0" w:name="_heading=h.iz6swbe89y0" w:id="331"/>
                <w:bookmarkEnd w:id="331"/>
              </w:ins>
            </w:sdtContent>
          </w:sdt>
        </w:p>
      </w:sdtContent>
    </w:sdt>
    <w:sdt>
      <w:sdtPr>
        <w:id w:val="90590889"/>
        <w:tag w:val="goog_rdk_1953"/>
      </w:sdtPr>
      <w:sdtContent>
        <w:p w:rsidR="00000000" w:rsidDel="00000000" w:rsidP="00000000" w:rsidRDefault="00000000" w:rsidRPr="00000000" w14:paraId="000002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0456207"/>
              <w:tag w:val="goog_rdk_1951"/>
            </w:sdtPr>
            <w:sdtContent>
              <w:ins w:author="Anonymous" w:id="66" w:date="2026-09-22T03:03:20Z"/>
              <w:sdt>
                <w:sdtPr>
                  <w:id w:val="1396179694"/>
                  <w:tag w:val="goog_rdk_1952"/>
                </w:sdtPr>
                <w:sdtContent>
                  <w:ins w:author="Anonymous" w:id="66" w:date="2026-09-22T03:03:20Z">
                    <w:r w:rsidDel="00000000" w:rsidR="00000000" w:rsidRPr="00000000">
                      <w:rPr>
                        <w:rtl w:val="0"/>
                      </w:rPr>
                    </w:r>
                  </w:ins>
                </w:sdtContent>
              </w:sdt>
              <w:ins w:author="Anonymous" w:id="66" w:date="2026-09-22T03:03:20Z">
                <w:bookmarkStart w:colFirst="0" w:colLast="0" w:name="_heading=h.q4lur6p03yml" w:id="332"/>
                <w:bookmarkEnd w:id="332"/>
              </w:ins>
            </w:sdtContent>
          </w:sdt>
        </w:p>
      </w:sdtContent>
    </w:sdt>
    <w:sdt>
      <w:sdtPr>
        <w:id w:val="-719204698"/>
        <w:tag w:val="goog_rdk_1956"/>
      </w:sdtPr>
      <w:sdtContent>
        <w:p w:rsidR="00000000" w:rsidDel="00000000" w:rsidP="00000000" w:rsidRDefault="00000000" w:rsidRPr="00000000" w14:paraId="000002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3197380"/>
              <w:tag w:val="goog_rdk_1954"/>
            </w:sdtPr>
            <w:sdtContent>
              <w:ins w:author="Anonymous" w:id="66" w:date="2026-09-22T03:03:20Z"/>
              <w:sdt>
                <w:sdtPr>
                  <w:id w:val="1373561599"/>
                  <w:tag w:val="goog_rdk_1955"/>
                </w:sdtPr>
                <w:sdtContent>
                  <w:ins w:author="Anonymous" w:id="66" w:date="2026-09-22T03:03:20Z">
                    <w:r w:rsidDel="00000000" w:rsidR="00000000" w:rsidRPr="00000000">
                      <w:rPr>
                        <w:rtl w:val="0"/>
                      </w:rPr>
                    </w:r>
                  </w:ins>
                </w:sdtContent>
              </w:sdt>
              <w:ins w:author="Anonymous" w:id="66" w:date="2026-09-22T03:03:20Z">
                <w:bookmarkStart w:colFirst="0" w:colLast="0" w:name="_heading=h.a7lrj46fo0t8" w:id="333"/>
                <w:bookmarkEnd w:id="333"/>
              </w:ins>
            </w:sdtContent>
          </w:sdt>
        </w:p>
      </w:sdtContent>
    </w:sdt>
    <w:sdt>
      <w:sdtPr>
        <w:id w:val="-1800483317"/>
        <w:tag w:val="goog_rdk_1959"/>
      </w:sdtPr>
      <w:sdtContent>
        <w:p w:rsidR="00000000" w:rsidDel="00000000" w:rsidP="00000000" w:rsidRDefault="00000000" w:rsidRPr="00000000" w14:paraId="000002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4263608"/>
              <w:tag w:val="goog_rdk_1957"/>
            </w:sdtPr>
            <w:sdtContent>
              <w:ins w:author="Anonymous" w:id="66" w:date="2026-09-22T03:03:20Z"/>
              <w:sdt>
                <w:sdtPr>
                  <w:id w:val="1332344031"/>
                  <w:tag w:val="goog_rdk_1958"/>
                </w:sdtPr>
                <w:sdtContent>
                  <w:ins w:author="Anonymous" w:id="66" w:date="2026-09-22T03:03:20Z">
                    <w:r w:rsidDel="00000000" w:rsidR="00000000" w:rsidRPr="00000000">
                      <w:rPr>
                        <w:rtl w:val="0"/>
                      </w:rPr>
                    </w:r>
                  </w:ins>
                </w:sdtContent>
              </w:sdt>
              <w:ins w:author="Anonymous" w:id="66" w:date="2026-09-22T03:03:20Z">
                <w:bookmarkStart w:colFirst="0" w:colLast="0" w:name="_heading=h.4yzt2hvj1f0c" w:id="334"/>
                <w:bookmarkEnd w:id="334"/>
              </w:ins>
            </w:sdtContent>
          </w:sdt>
        </w:p>
      </w:sdtContent>
    </w:sdt>
    <w:sdt>
      <w:sdtPr>
        <w:id w:val="361176506"/>
        <w:tag w:val="goog_rdk_1962"/>
      </w:sdtPr>
      <w:sdtContent>
        <w:p w:rsidR="00000000" w:rsidDel="00000000" w:rsidP="00000000" w:rsidRDefault="00000000" w:rsidRPr="00000000" w14:paraId="000002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6833052"/>
              <w:tag w:val="goog_rdk_1960"/>
            </w:sdtPr>
            <w:sdtContent>
              <w:ins w:author="Anonymous" w:id="66" w:date="2026-09-22T03:03:20Z"/>
              <w:sdt>
                <w:sdtPr>
                  <w:id w:val="-448821682"/>
                  <w:tag w:val="goog_rdk_1961"/>
                </w:sdtPr>
                <w:sdtContent>
                  <w:ins w:author="Anonymous" w:id="66" w:date="2026-09-22T03:03:20Z">
                    <w:r w:rsidDel="00000000" w:rsidR="00000000" w:rsidRPr="00000000">
                      <w:rPr>
                        <w:rtl w:val="0"/>
                      </w:rPr>
                    </w:r>
                  </w:ins>
                </w:sdtContent>
              </w:sdt>
              <w:ins w:author="Anonymous" w:id="66" w:date="2026-09-22T03:03:20Z">
                <w:bookmarkStart w:colFirst="0" w:colLast="0" w:name="_heading=h.frgb3kjasdtv" w:id="335"/>
                <w:bookmarkEnd w:id="335"/>
              </w:ins>
            </w:sdtContent>
          </w:sdt>
        </w:p>
      </w:sdtContent>
    </w:sdt>
    <w:sdt>
      <w:sdtPr>
        <w:id w:val="626212935"/>
        <w:tag w:val="goog_rdk_1965"/>
      </w:sdtPr>
      <w:sdtContent>
        <w:p w:rsidR="00000000" w:rsidDel="00000000" w:rsidP="00000000" w:rsidRDefault="00000000" w:rsidRPr="00000000" w14:paraId="000002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9342583"/>
              <w:tag w:val="goog_rdk_1963"/>
            </w:sdtPr>
            <w:sdtContent>
              <w:ins w:author="Anonymous" w:id="66" w:date="2026-09-22T03:03:20Z"/>
              <w:sdt>
                <w:sdtPr>
                  <w:id w:val="-765497665"/>
                  <w:tag w:val="goog_rdk_1964"/>
                </w:sdtPr>
                <w:sdtContent>
                  <w:ins w:author="Anonymous" w:id="66" w:date="2026-09-22T03:03:20Z">
                    <w:r w:rsidDel="00000000" w:rsidR="00000000" w:rsidRPr="00000000">
                      <w:rPr>
                        <w:rtl w:val="0"/>
                      </w:rPr>
                    </w:r>
                  </w:ins>
                </w:sdtContent>
              </w:sdt>
              <w:ins w:author="Anonymous" w:id="66" w:date="2026-09-22T03:03:20Z">
                <w:bookmarkStart w:colFirst="0" w:colLast="0" w:name="_heading=h.o7oraaqarnl" w:id="336"/>
                <w:bookmarkEnd w:id="336"/>
              </w:ins>
            </w:sdtContent>
          </w:sdt>
        </w:p>
      </w:sdtContent>
    </w:sdt>
    <w:sdt>
      <w:sdtPr>
        <w:id w:val="1429745016"/>
        <w:tag w:val="goog_rdk_1968"/>
      </w:sdtPr>
      <w:sdtContent>
        <w:p w:rsidR="00000000" w:rsidDel="00000000" w:rsidP="00000000" w:rsidRDefault="00000000" w:rsidRPr="00000000" w14:paraId="000002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9330207"/>
              <w:tag w:val="goog_rdk_1966"/>
            </w:sdtPr>
            <w:sdtContent>
              <w:ins w:author="Anonymous" w:id="66" w:date="2026-09-22T03:03:20Z"/>
              <w:sdt>
                <w:sdtPr>
                  <w:id w:val="1871562074"/>
                  <w:tag w:val="goog_rdk_1967"/>
                </w:sdtPr>
                <w:sdtContent>
                  <w:ins w:author="Anonymous" w:id="66" w:date="2026-09-22T03:03:20Z">
                    <w:r w:rsidDel="00000000" w:rsidR="00000000" w:rsidRPr="00000000">
                      <w:rPr>
                        <w:rtl w:val="0"/>
                      </w:rPr>
                    </w:r>
                  </w:ins>
                </w:sdtContent>
              </w:sdt>
              <w:ins w:author="Anonymous" w:id="66" w:date="2026-09-22T03:03:20Z">
                <w:bookmarkStart w:colFirst="0" w:colLast="0" w:name="_heading=h.ad4mot743zif" w:id="337"/>
                <w:bookmarkEnd w:id="337"/>
              </w:ins>
            </w:sdtContent>
          </w:sdt>
        </w:p>
      </w:sdtContent>
    </w:sdt>
    <w:sdt>
      <w:sdtPr>
        <w:id w:val="1206689844"/>
        <w:tag w:val="goog_rdk_1971"/>
      </w:sdtPr>
      <w:sdtContent>
        <w:p w:rsidR="00000000" w:rsidDel="00000000" w:rsidP="00000000" w:rsidRDefault="00000000" w:rsidRPr="00000000" w14:paraId="000002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4924197"/>
              <w:tag w:val="goog_rdk_1969"/>
            </w:sdtPr>
            <w:sdtContent>
              <w:ins w:author="Anonymous" w:id="66" w:date="2026-09-22T03:03:20Z"/>
              <w:sdt>
                <w:sdtPr>
                  <w:id w:val="1542204607"/>
                  <w:tag w:val="goog_rdk_1970"/>
                </w:sdtPr>
                <w:sdtContent>
                  <w:ins w:author="Anonymous" w:id="66" w:date="2026-09-22T03:03:20Z">
                    <w:r w:rsidDel="00000000" w:rsidR="00000000" w:rsidRPr="00000000">
                      <w:rPr>
                        <w:rtl w:val="0"/>
                      </w:rPr>
                    </w:r>
                  </w:ins>
                </w:sdtContent>
              </w:sdt>
              <w:ins w:author="Anonymous" w:id="66" w:date="2026-09-22T03:03:20Z">
                <w:bookmarkStart w:colFirst="0" w:colLast="0" w:name="_heading=h.7e3h5c4w0ntn" w:id="338"/>
                <w:bookmarkEnd w:id="338"/>
              </w:ins>
            </w:sdtContent>
          </w:sdt>
        </w:p>
      </w:sdtContent>
    </w:sdt>
    <w:sdt>
      <w:sdtPr>
        <w:id w:val="569899022"/>
        <w:tag w:val="goog_rdk_1974"/>
      </w:sdtPr>
      <w:sdtContent>
        <w:p w:rsidR="00000000" w:rsidDel="00000000" w:rsidP="00000000" w:rsidRDefault="00000000" w:rsidRPr="00000000" w14:paraId="000002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4381525"/>
              <w:tag w:val="goog_rdk_1972"/>
            </w:sdtPr>
            <w:sdtContent>
              <w:ins w:author="Anonymous" w:id="66" w:date="2026-09-22T03:03:20Z"/>
              <w:sdt>
                <w:sdtPr>
                  <w:id w:val="-347887109"/>
                  <w:tag w:val="goog_rdk_1973"/>
                </w:sdtPr>
                <w:sdtContent>
                  <w:ins w:author="Anonymous" w:id="66" w:date="2026-09-22T03:03:20Z">
                    <w:r w:rsidDel="00000000" w:rsidR="00000000" w:rsidRPr="00000000">
                      <w:rPr>
                        <w:rtl w:val="0"/>
                      </w:rPr>
                    </w:r>
                  </w:ins>
                </w:sdtContent>
              </w:sdt>
              <w:ins w:author="Anonymous" w:id="66" w:date="2026-09-22T03:03:20Z">
                <w:bookmarkStart w:colFirst="0" w:colLast="0" w:name="_heading=h.2jf8xgaragvq" w:id="339"/>
                <w:bookmarkEnd w:id="339"/>
              </w:ins>
            </w:sdtContent>
          </w:sdt>
        </w:p>
      </w:sdtContent>
    </w:sdt>
    <w:sdt>
      <w:sdtPr>
        <w:id w:val="29141592"/>
        <w:tag w:val="goog_rdk_1977"/>
      </w:sdtPr>
      <w:sdtContent>
        <w:p w:rsidR="00000000" w:rsidDel="00000000" w:rsidP="00000000" w:rsidRDefault="00000000" w:rsidRPr="00000000" w14:paraId="000002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5677435"/>
              <w:tag w:val="goog_rdk_1975"/>
            </w:sdtPr>
            <w:sdtContent>
              <w:ins w:author="Anonymous" w:id="66" w:date="2026-09-22T03:03:20Z"/>
              <w:sdt>
                <w:sdtPr>
                  <w:id w:val="92343126"/>
                  <w:tag w:val="goog_rdk_1976"/>
                </w:sdtPr>
                <w:sdtContent>
                  <w:ins w:author="Anonymous" w:id="66" w:date="2026-09-22T03:03:20Z">
                    <w:r w:rsidDel="00000000" w:rsidR="00000000" w:rsidRPr="00000000">
                      <w:rPr>
                        <w:rtl w:val="0"/>
                      </w:rPr>
                    </w:r>
                  </w:ins>
                </w:sdtContent>
              </w:sdt>
              <w:ins w:author="Anonymous" w:id="66" w:date="2026-09-22T03:03:20Z">
                <w:bookmarkStart w:colFirst="0" w:colLast="0" w:name="_heading=h.hewdqmf1k9j9" w:id="340"/>
                <w:bookmarkEnd w:id="340"/>
              </w:ins>
            </w:sdtContent>
          </w:sdt>
        </w:p>
      </w:sdtContent>
    </w:sdt>
    <w:sdt>
      <w:sdtPr>
        <w:id w:val="-1221574180"/>
        <w:tag w:val="goog_rdk_1980"/>
      </w:sdtPr>
      <w:sdtContent>
        <w:p w:rsidR="00000000" w:rsidDel="00000000" w:rsidP="00000000" w:rsidRDefault="00000000" w:rsidRPr="00000000" w14:paraId="000002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6236257"/>
              <w:tag w:val="goog_rdk_1978"/>
            </w:sdtPr>
            <w:sdtContent>
              <w:ins w:author="Anonymous" w:id="66" w:date="2026-09-22T03:03:20Z"/>
              <w:sdt>
                <w:sdtPr>
                  <w:id w:val="-718937065"/>
                  <w:tag w:val="goog_rdk_1979"/>
                </w:sdtPr>
                <w:sdtContent>
                  <w:ins w:author="Anonymous" w:id="66" w:date="2026-09-22T03:03:20Z">
                    <w:r w:rsidDel="00000000" w:rsidR="00000000" w:rsidRPr="00000000">
                      <w:rPr>
                        <w:rtl w:val="0"/>
                      </w:rPr>
                    </w:r>
                  </w:ins>
                </w:sdtContent>
              </w:sdt>
              <w:ins w:author="Anonymous" w:id="66" w:date="2026-09-22T03:03:20Z">
                <w:bookmarkStart w:colFirst="0" w:colLast="0" w:name="_heading=h.otpwk3ajvfz8" w:id="341"/>
                <w:bookmarkEnd w:id="341"/>
              </w:ins>
            </w:sdtContent>
          </w:sdt>
        </w:p>
      </w:sdtContent>
    </w:sdt>
    <w:sdt>
      <w:sdtPr>
        <w:id w:val="1298329345"/>
        <w:tag w:val="goog_rdk_1983"/>
      </w:sdtPr>
      <w:sdtContent>
        <w:p w:rsidR="00000000" w:rsidDel="00000000" w:rsidP="00000000" w:rsidRDefault="00000000" w:rsidRPr="00000000" w14:paraId="000002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522597"/>
              <w:tag w:val="goog_rdk_1981"/>
            </w:sdtPr>
            <w:sdtContent>
              <w:ins w:author="Anonymous" w:id="66" w:date="2026-09-22T03:03:20Z"/>
              <w:sdt>
                <w:sdtPr>
                  <w:id w:val="-659549502"/>
                  <w:tag w:val="goog_rdk_1982"/>
                </w:sdtPr>
                <w:sdtContent>
                  <w:ins w:author="Anonymous" w:id="66" w:date="2026-09-22T03:03:20Z">
                    <w:r w:rsidDel="00000000" w:rsidR="00000000" w:rsidRPr="00000000">
                      <w:rPr>
                        <w:rtl w:val="0"/>
                      </w:rPr>
                    </w:r>
                  </w:ins>
                </w:sdtContent>
              </w:sdt>
              <w:ins w:author="Anonymous" w:id="66" w:date="2026-09-22T03:03:20Z">
                <w:bookmarkStart w:colFirst="0" w:colLast="0" w:name="_heading=h.dxw9p0vyoqc5" w:id="342"/>
                <w:bookmarkEnd w:id="342"/>
              </w:ins>
            </w:sdtContent>
          </w:sdt>
        </w:p>
      </w:sdtContent>
    </w:sdt>
    <w:sdt>
      <w:sdtPr>
        <w:id w:val="1513662883"/>
        <w:tag w:val="goog_rdk_1986"/>
      </w:sdtPr>
      <w:sdtContent>
        <w:p w:rsidR="00000000" w:rsidDel="00000000" w:rsidP="00000000" w:rsidRDefault="00000000" w:rsidRPr="00000000" w14:paraId="000002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2031542"/>
              <w:tag w:val="goog_rdk_1984"/>
            </w:sdtPr>
            <w:sdtContent>
              <w:ins w:author="Anonymous" w:id="66" w:date="2026-09-22T03:03:20Z"/>
              <w:sdt>
                <w:sdtPr>
                  <w:id w:val="-1455826261"/>
                  <w:tag w:val="goog_rdk_1985"/>
                </w:sdtPr>
                <w:sdtContent>
                  <w:ins w:author="Anonymous" w:id="66" w:date="2026-09-22T03:03:20Z">
                    <w:r w:rsidDel="00000000" w:rsidR="00000000" w:rsidRPr="00000000">
                      <w:rPr>
                        <w:rtl w:val="0"/>
                      </w:rPr>
                    </w:r>
                  </w:ins>
                </w:sdtContent>
              </w:sdt>
              <w:ins w:author="Anonymous" w:id="66" w:date="2026-09-22T03:03:20Z">
                <w:bookmarkStart w:colFirst="0" w:colLast="0" w:name="_heading=h.qez1bxjgfzht" w:id="343"/>
                <w:bookmarkEnd w:id="343"/>
              </w:ins>
            </w:sdtContent>
          </w:sdt>
        </w:p>
      </w:sdtContent>
    </w:sdt>
    <w:sdt>
      <w:sdtPr>
        <w:id w:val="1928716277"/>
        <w:tag w:val="goog_rdk_1989"/>
      </w:sdtPr>
      <w:sdtContent>
        <w:p w:rsidR="00000000" w:rsidDel="00000000" w:rsidP="00000000" w:rsidRDefault="00000000" w:rsidRPr="00000000" w14:paraId="000002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545587"/>
              <w:tag w:val="goog_rdk_1987"/>
            </w:sdtPr>
            <w:sdtContent>
              <w:ins w:author="Anonymous" w:id="66" w:date="2026-09-22T03:03:20Z"/>
              <w:sdt>
                <w:sdtPr>
                  <w:id w:val="248810369"/>
                  <w:tag w:val="goog_rdk_1988"/>
                </w:sdtPr>
                <w:sdtContent>
                  <w:ins w:author="Anonymous" w:id="66" w:date="2026-09-22T03:03:20Z">
                    <w:r w:rsidDel="00000000" w:rsidR="00000000" w:rsidRPr="00000000">
                      <w:rPr>
                        <w:rtl w:val="0"/>
                      </w:rPr>
                    </w:r>
                  </w:ins>
                </w:sdtContent>
              </w:sdt>
              <w:ins w:author="Anonymous" w:id="66" w:date="2026-09-22T03:03:20Z">
                <w:bookmarkStart w:colFirst="0" w:colLast="0" w:name="_heading=h.mj1m65nripb2" w:id="344"/>
                <w:bookmarkEnd w:id="344"/>
              </w:ins>
            </w:sdtContent>
          </w:sdt>
        </w:p>
      </w:sdtContent>
    </w:sdt>
    <w:sdt>
      <w:sdtPr>
        <w:id w:val="-1769883621"/>
        <w:tag w:val="goog_rdk_1992"/>
      </w:sdtPr>
      <w:sdtContent>
        <w:p w:rsidR="00000000" w:rsidDel="00000000" w:rsidP="00000000" w:rsidRDefault="00000000" w:rsidRPr="00000000" w14:paraId="000002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0221967"/>
              <w:tag w:val="goog_rdk_1990"/>
            </w:sdtPr>
            <w:sdtContent>
              <w:ins w:author="Anonymous" w:id="66" w:date="2026-09-22T03:03:20Z"/>
              <w:sdt>
                <w:sdtPr>
                  <w:id w:val="-916473185"/>
                  <w:tag w:val="goog_rdk_1991"/>
                </w:sdtPr>
                <w:sdtContent>
                  <w:ins w:author="Anonymous" w:id="66" w:date="2026-09-22T03:03:20Z">
                    <w:r w:rsidDel="00000000" w:rsidR="00000000" w:rsidRPr="00000000">
                      <w:rPr>
                        <w:rtl w:val="0"/>
                      </w:rPr>
                    </w:r>
                  </w:ins>
                </w:sdtContent>
              </w:sdt>
              <w:ins w:author="Anonymous" w:id="66" w:date="2026-09-22T03:03:20Z">
                <w:bookmarkStart w:colFirst="0" w:colLast="0" w:name="_heading=h.3fll4hvlbq7e" w:id="345"/>
                <w:bookmarkEnd w:id="345"/>
              </w:ins>
            </w:sdtContent>
          </w:sdt>
        </w:p>
      </w:sdtContent>
    </w:sdt>
    <w:sdt>
      <w:sdtPr>
        <w:id w:val="-662707987"/>
        <w:tag w:val="goog_rdk_1995"/>
      </w:sdtPr>
      <w:sdtContent>
        <w:p w:rsidR="00000000" w:rsidDel="00000000" w:rsidP="00000000" w:rsidRDefault="00000000" w:rsidRPr="00000000" w14:paraId="000002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8666016"/>
              <w:tag w:val="goog_rdk_1993"/>
            </w:sdtPr>
            <w:sdtContent>
              <w:ins w:author="Anonymous" w:id="66" w:date="2026-09-22T03:03:20Z"/>
              <w:sdt>
                <w:sdtPr>
                  <w:id w:val="-891352282"/>
                  <w:tag w:val="goog_rdk_1994"/>
                </w:sdtPr>
                <w:sdtContent>
                  <w:ins w:author="Anonymous" w:id="66" w:date="2026-09-22T03:03:20Z">
                    <w:r w:rsidDel="00000000" w:rsidR="00000000" w:rsidRPr="00000000">
                      <w:rPr>
                        <w:rtl w:val="0"/>
                      </w:rPr>
                    </w:r>
                  </w:ins>
                </w:sdtContent>
              </w:sdt>
              <w:ins w:author="Anonymous" w:id="66" w:date="2026-09-22T03:03:20Z">
                <w:bookmarkStart w:colFirst="0" w:colLast="0" w:name="_heading=h.jp9ucv0l433" w:id="346"/>
                <w:bookmarkEnd w:id="346"/>
              </w:ins>
            </w:sdtContent>
          </w:sdt>
        </w:p>
      </w:sdtContent>
    </w:sdt>
    <w:sdt>
      <w:sdtPr>
        <w:id w:val="446951606"/>
        <w:tag w:val="goog_rdk_1998"/>
      </w:sdtPr>
      <w:sdtContent>
        <w:p w:rsidR="00000000" w:rsidDel="00000000" w:rsidP="00000000" w:rsidRDefault="00000000" w:rsidRPr="00000000" w14:paraId="000002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8016963"/>
              <w:tag w:val="goog_rdk_1996"/>
            </w:sdtPr>
            <w:sdtContent>
              <w:ins w:author="Anonymous" w:id="66" w:date="2026-09-22T03:03:20Z"/>
              <w:sdt>
                <w:sdtPr>
                  <w:id w:val="2123400841"/>
                  <w:tag w:val="goog_rdk_1997"/>
                </w:sdtPr>
                <w:sdtContent>
                  <w:ins w:author="Anonymous" w:id="66" w:date="2026-09-22T03:03:20Z">
                    <w:r w:rsidDel="00000000" w:rsidR="00000000" w:rsidRPr="00000000">
                      <w:rPr>
                        <w:rtl w:val="0"/>
                      </w:rPr>
                    </w:r>
                  </w:ins>
                </w:sdtContent>
              </w:sdt>
              <w:ins w:author="Anonymous" w:id="66" w:date="2026-09-22T03:03:20Z">
                <w:bookmarkStart w:colFirst="0" w:colLast="0" w:name="_heading=h.fojf9wynkckg" w:id="347"/>
                <w:bookmarkEnd w:id="347"/>
              </w:ins>
            </w:sdtContent>
          </w:sdt>
        </w:p>
      </w:sdtContent>
    </w:sdt>
    <w:sdt>
      <w:sdtPr>
        <w:id w:val="736122875"/>
        <w:tag w:val="goog_rdk_2001"/>
      </w:sdtPr>
      <w:sdtContent>
        <w:p w:rsidR="00000000" w:rsidDel="00000000" w:rsidP="00000000" w:rsidRDefault="00000000" w:rsidRPr="00000000" w14:paraId="000002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9120449"/>
              <w:tag w:val="goog_rdk_1999"/>
            </w:sdtPr>
            <w:sdtContent>
              <w:ins w:author="Anonymous" w:id="66" w:date="2026-09-22T03:03:20Z"/>
              <w:sdt>
                <w:sdtPr>
                  <w:id w:val="507872750"/>
                  <w:tag w:val="goog_rdk_2000"/>
                </w:sdtPr>
                <w:sdtContent>
                  <w:ins w:author="Anonymous" w:id="66" w:date="2026-09-22T03:03:20Z">
                    <w:r w:rsidDel="00000000" w:rsidR="00000000" w:rsidRPr="00000000">
                      <w:rPr>
                        <w:rtl w:val="0"/>
                      </w:rPr>
                    </w:r>
                  </w:ins>
                </w:sdtContent>
              </w:sdt>
              <w:ins w:author="Anonymous" w:id="66" w:date="2026-09-22T03:03:20Z">
                <w:bookmarkStart w:colFirst="0" w:colLast="0" w:name="_heading=h.8n8itsq9nuo6" w:id="348"/>
                <w:bookmarkEnd w:id="348"/>
              </w:ins>
            </w:sdtContent>
          </w:sdt>
        </w:p>
      </w:sdtContent>
    </w:sdt>
    <w:sdt>
      <w:sdtPr>
        <w:id w:val="928178240"/>
        <w:tag w:val="goog_rdk_2004"/>
      </w:sdtPr>
      <w:sdtContent>
        <w:p w:rsidR="00000000" w:rsidDel="00000000" w:rsidP="00000000" w:rsidRDefault="00000000" w:rsidRPr="00000000" w14:paraId="000002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440128"/>
              <w:tag w:val="goog_rdk_2002"/>
            </w:sdtPr>
            <w:sdtContent>
              <w:ins w:author="Anonymous" w:id="66" w:date="2026-09-22T03:03:20Z"/>
              <w:sdt>
                <w:sdtPr>
                  <w:id w:val="96479305"/>
                  <w:tag w:val="goog_rdk_2003"/>
                </w:sdtPr>
                <w:sdtContent>
                  <w:ins w:author="Anonymous" w:id="66" w:date="2026-09-22T03:03:20Z">
                    <w:r w:rsidDel="00000000" w:rsidR="00000000" w:rsidRPr="00000000">
                      <w:rPr>
                        <w:rtl w:val="0"/>
                      </w:rPr>
                    </w:r>
                  </w:ins>
                </w:sdtContent>
              </w:sdt>
              <w:ins w:author="Anonymous" w:id="66" w:date="2026-09-22T03:03:20Z">
                <w:bookmarkStart w:colFirst="0" w:colLast="0" w:name="_heading=h.840kkwu785td" w:id="349"/>
                <w:bookmarkEnd w:id="349"/>
              </w:ins>
            </w:sdtContent>
          </w:sdt>
        </w:p>
      </w:sdtContent>
    </w:sdt>
    <w:sdt>
      <w:sdtPr>
        <w:id w:val="118537678"/>
        <w:tag w:val="goog_rdk_2007"/>
      </w:sdtPr>
      <w:sdtContent>
        <w:p w:rsidR="00000000" w:rsidDel="00000000" w:rsidP="00000000" w:rsidRDefault="00000000" w:rsidRPr="00000000" w14:paraId="000002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2023843"/>
              <w:tag w:val="goog_rdk_2005"/>
            </w:sdtPr>
            <w:sdtContent>
              <w:ins w:author="Anonymous" w:id="66" w:date="2026-09-22T03:03:20Z"/>
              <w:sdt>
                <w:sdtPr>
                  <w:id w:val="1779916310"/>
                  <w:tag w:val="goog_rdk_2006"/>
                </w:sdtPr>
                <w:sdtContent>
                  <w:ins w:author="Anonymous" w:id="66" w:date="2026-09-22T03:03:20Z">
                    <w:r w:rsidDel="00000000" w:rsidR="00000000" w:rsidRPr="00000000">
                      <w:rPr>
                        <w:rtl w:val="0"/>
                      </w:rPr>
                    </w:r>
                  </w:ins>
                </w:sdtContent>
              </w:sdt>
              <w:ins w:author="Anonymous" w:id="66" w:date="2026-09-22T03:03:20Z">
                <w:bookmarkStart w:colFirst="0" w:colLast="0" w:name="_heading=h.ckhrlgjq4j9u" w:id="350"/>
                <w:bookmarkEnd w:id="350"/>
              </w:ins>
            </w:sdtContent>
          </w:sdt>
        </w:p>
      </w:sdtContent>
    </w:sdt>
    <w:sdt>
      <w:sdtPr>
        <w:id w:val="1093938938"/>
        <w:tag w:val="goog_rdk_2010"/>
      </w:sdtPr>
      <w:sdtContent>
        <w:p w:rsidR="00000000" w:rsidDel="00000000" w:rsidP="00000000" w:rsidRDefault="00000000" w:rsidRPr="00000000" w14:paraId="000002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185048"/>
              <w:tag w:val="goog_rdk_2008"/>
            </w:sdtPr>
            <w:sdtContent>
              <w:ins w:author="Anonymous" w:id="66" w:date="2026-09-22T03:03:20Z"/>
              <w:sdt>
                <w:sdtPr>
                  <w:id w:val="-647790820"/>
                  <w:tag w:val="goog_rdk_2009"/>
                </w:sdtPr>
                <w:sdtContent>
                  <w:ins w:author="Anonymous" w:id="66" w:date="2026-09-22T03:03:20Z">
                    <w:r w:rsidDel="00000000" w:rsidR="00000000" w:rsidRPr="00000000">
                      <w:rPr>
                        <w:rtl w:val="0"/>
                      </w:rPr>
                    </w:r>
                  </w:ins>
                </w:sdtContent>
              </w:sdt>
              <w:ins w:author="Anonymous" w:id="66" w:date="2026-09-22T03:03:20Z">
                <w:bookmarkStart w:colFirst="0" w:colLast="0" w:name="_heading=h.8fxeznrp2um6" w:id="351"/>
                <w:bookmarkEnd w:id="351"/>
              </w:ins>
            </w:sdtContent>
          </w:sdt>
        </w:p>
      </w:sdtContent>
    </w:sdt>
    <w:sdt>
      <w:sdtPr>
        <w:id w:val="1875750174"/>
        <w:tag w:val="goog_rdk_2013"/>
      </w:sdtPr>
      <w:sdtContent>
        <w:p w:rsidR="00000000" w:rsidDel="00000000" w:rsidP="00000000" w:rsidRDefault="00000000" w:rsidRPr="00000000" w14:paraId="000002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505996"/>
              <w:tag w:val="goog_rdk_2011"/>
            </w:sdtPr>
            <w:sdtContent>
              <w:ins w:author="Anonymous" w:id="66" w:date="2026-09-22T03:03:20Z"/>
              <w:sdt>
                <w:sdtPr>
                  <w:id w:val="1832219801"/>
                  <w:tag w:val="goog_rdk_2012"/>
                </w:sdtPr>
                <w:sdtContent>
                  <w:ins w:author="Anonymous" w:id="66" w:date="2026-09-22T03:03:20Z">
                    <w:r w:rsidDel="00000000" w:rsidR="00000000" w:rsidRPr="00000000">
                      <w:rPr>
                        <w:rtl w:val="0"/>
                      </w:rPr>
                    </w:r>
                  </w:ins>
                </w:sdtContent>
              </w:sdt>
              <w:ins w:author="Anonymous" w:id="66" w:date="2026-09-22T03:03:20Z">
                <w:bookmarkStart w:colFirst="0" w:colLast="0" w:name="_heading=h.tzsy9pu9l02g" w:id="352"/>
                <w:bookmarkEnd w:id="352"/>
              </w:ins>
            </w:sdtContent>
          </w:sdt>
        </w:p>
      </w:sdtContent>
    </w:sdt>
    <w:sdt>
      <w:sdtPr>
        <w:id w:val="1452977693"/>
        <w:tag w:val="goog_rdk_2016"/>
      </w:sdtPr>
      <w:sdtContent>
        <w:p w:rsidR="00000000" w:rsidDel="00000000" w:rsidP="00000000" w:rsidRDefault="00000000" w:rsidRPr="00000000" w14:paraId="000002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1875313"/>
              <w:tag w:val="goog_rdk_2014"/>
            </w:sdtPr>
            <w:sdtContent>
              <w:ins w:author="Anonymous" w:id="66" w:date="2026-09-22T03:03:20Z"/>
              <w:sdt>
                <w:sdtPr>
                  <w:id w:val="-1466273516"/>
                  <w:tag w:val="goog_rdk_2015"/>
                </w:sdtPr>
                <w:sdtContent>
                  <w:ins w:author="Anonymous" w:id="66" w:date="2026-09-22T03:03:20Z">
                    <w:r w:rsidDel="00000000" w:rsidR="00000000" w:rsidRPr="00000000">
                      <w:rPr>
                        <w:rtl w:val="0"/>
                      </w:rPr>
                    </w:r>
                  </w:ins>
                </w:sdtContent>
              </w:sdt>
              <w:ins w:author="Anonymous" w:id="66" w:date="2026-09-22T03:03:20Z">
                <w:bookmarkStart w:colFirst="0" w:colLast="0" w:name="_heading=h.34rvyoxszzzn" w:id="353"/>
                <w:bookmarkEnd w:id="353"/>
              </w:ins>
            </w:sdtContent>
          </w:sdt>
        </w:p>
      </w:sdtContent>
    </w:sdt>
    <w:sdt>
      <w:sdtPr>
        <w:id w:val="-744230098"/>
        <w:tag w:val="goog_rdk_2019"/>
      </w:sdtPr>
      <w:sdtContent>
        <w:p w:rsidR="00000000" w:rsidDel="00000000" w:rsidP="00000000" w:rsidRDefault="00000000" w:rsidRPr="00000000" w14:paraId="000002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7131627"/>
              <w:tag w:val="goog_rdk_2017"/>
            </w:sdtPr>
            <w:sdtContent>
              <w:ins w:author="Anonymous" w:id="66" w:date="2026-09-22T03:03:20Z"/>
              <w:sdt>
                <w:sdtPr>
                  <w:id w:val="-1867630410"/>
                  <w:tag w:val="goog_rdk_2018"/>
                </w:sdtPr>
                <w:sdtContent>
                  <w:ins w:author="Anonymous" w:id="66" w:date="2026-09-22T03:03:20Z">
                    <w:r w:rsidDel="00000000" w:rsidR="00000000" w:rsidRPr="00000000">
                      <w:rPr>
                        <w:rtl w:val="0"/>
                      </w:rPr>
                    </w:r>
                  </w:ins>
                </w:sdtContent>
              </w:sdt>
              <w:ins w:author="Anonymous" w:id="66" w:date="2026-09-22T03:03:20Z">
                <w:bookmarkStart w:colFirst="0" w:colLast="0" w:name="_heading=h.amzpkh6kq175" w:id="354"/>
                <w:bookmarkEnd w:id="354"/>
              </w:ins>
            </w:sdtContent>
          </w:sdt>
        </w:p>
      </w:sdtContent>
    </w:sdt>
    <w:sdt>
      <w:sdtPr>
        <w:id w:val="1243966019"/>
        <w:tag w:val="goog_rdk_2022"/>
      </w:sdtPr>
      <w:sdtContent>
        <w:p w:rsidR="00000000" w:rsidDel="00000000" w:rsidP="00000000" w:rsidRDefault="00000000" w:rsidRPr="00000000" w14:paraId="000002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8914016"/>
              <w:tag w:val="goog_rdk_2020"/>
            </w:sdtPr>
            <w:sdtContent>
              <w:ins w:author="Anonymous" w:id="66" w:date="2026-09-22T03:03:20Z"/>
              <w:sdt>
                <w:sdtPr>
                  <w:id w:val="-1392641543"/>
                  <w:tag w:val="goog_rdk_2021"/>
                </w:sdtPr>
                <w:sdtContent>
                  <w:ins w:author="Anonymous" w:id="66" w:date="2026-09-22T03:03:20Z">
                    <w:r w:rsidDel="00000000" w:rsidR="00000000" w:rsidRPr="00000000">
                      <w:rPr>
                        <w:rtl w:val="0"/>
                      </w:rPr>
                    </w:r>
                  </w:ins>
                </w:sdtContent>
              </w:sdt>
              <w:ins w:author="Anonymous" w:id="66" w:date="2026-09-22T03:03:20Z">
                <w:bookmarkStart w:colFirst="0" w:colLast="0" w:name="_heading=h.9b62mkuqbrsw" w:id="355"/>
                <w:bookmarkEnd w:id="355"/>
              </w:ins>
            </w:sdtContent>
          </w:sdt>
        </w:p>
      </w:sdtContent>
    </w:sdt>
    <w:sdt>
      <w:sdtPr>
        <w:id w:val="1633787672"/>
        <w:tag w:val="goog_rdk_2025"/>
      </w:sdtPr>
      <w:sdtContent>
        <w:p w:rsidR="00000000" w:rsidDel="00000000" w:rsidP="00000000" w:rsidRDefault="00000000" w:rsidRPr="00000000" w14:paraId="000002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7557665"/>
              <w:tag w:val="goog_rdk_2023"/>
            </w:sdtPr>
            <w:sdtContent>
              <w:ins w:author="Anonymous" w:id="66" w:date="2026-09-22T03:03:20Z"/>
              <w:sdt>
                <w:sdtPr>
                  <w:id w:val="1128117912"/>
                  <w:tag w:val="goog_rdk_2024"/>
                </w:sdtPr>
                <w:sdtContent>
                  <w:ins w:author="Anonymous" w:id="66" w:date="2026-09-22T03:03:20Z">
                    <w:r w:rsidDel="00000000" w:rsidR="00000000" w:rsidRPr="00000000">
                      <w:rPr>
                        <w:rtl w:val="0"/>
                      </w:rPr>
                    </w:r>
                  </w:ins>
                </w:sdtContent>
              </w:sdt>
              <w:ins w:author="Anonymous" w:id="66" w:date="2026-09-22T03:03:20Z">
                <w:bookmarkStart w:colFirst="0" w:colLast="0" w:name="_heading=h.82qvnqobe0tv" w:id="356"/>
                <w:bookmarkEnd w:id="356"/>
              </w:ins>
            </w:sdtContent>
          </w:sdt>
        </w:p>
      </w:sdtContent>
    </w:sdt>
    <w:sdt>
      <w:sdtPr>
        <w:id w:val="-1287472702"/>
        <w:tag w:val="goog_rdk_2028"/>
      </w:sdtPr>
      <w:sdtContent>
        <w:p w:rsidR="00000000" w:rsidDel="00000000" w:rsidP="00000000" w:rsidRDefault="00000000" w:rsidRPr="00000000" w14:paraId="000002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700971"/>
              <w:tag w:val="goog_rdk_2026"/>
            </w:sdtPr>
            <w:sdtContent>
              <w:ins w:author="Anonymous" w:id="66" w:date="2026-09-22T03:03:20Z"/>
              <w:sdt>
                <w:sdtPr>
                  <w:id w:val="1343372330"/>
                  <w:tag w:val="goog_rdk_2027"/>
                </w:sdtPr>
                <w:sdtContent>
                  <w:ins w:author="Anonymous" w:id="66" w:date="2026-09-22T03:03:20Z">
                    <w:r w:rsidDel="00000000" w:rsidR="00000000" w:rsidRPr="00000000">
                      <w:rPr>
                        <w:rtl w:val="0"/>
                      </w:rPr>
                    </w:r>
                  </w:ins>
                </w:sdtContent>
              </w:sdt>
              <w:ins w:author="Anonymous" w:id="66" w:date="2026-09-22T03:03:20Z">
                <w:bookmarkStart w:colFirst="0" w:colLast="0" w:name="_heading=h.2ljl03f01h7b" w:id="357"/>
                <w:bookmarkEnd w:id="357"/>
              </w:ins>
            </w:sdtContent>
          </w:sdt>
        </w:p>
      </w:sdtContent>
    </w:sdt>
    <w:sdt>
      <w:sdtPr>
        <w:id w:val="-521465306"/>
        <w:tag w:val="goog_rdk_2031"/>
      </w:sdtPr>
      <w:sdtContent>
        <w:p w:rsidR="00000000" w:rsidDel="00000000" w:rsidP="00000000" w:rsidRDefault="00000000" w:rsidRPr="00000000" w14:paraId="000002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9371891"/>
              <w:tag w:val="goog_rdk_2029"/>
            </w:sdtPr>
            <w:sdtContent>
              <w:ins w:author="Anonymous" w:id="66" w:date="2026-09-22T03:03:20Z"/>
              <w:sdt>
                <w:sdtPr>
                  <w:id w:val="1961994970"/>
                  <w:tag w:val="goog_rdk_2030"/>
                </w:sdtPr>
                <w:sdtContent>
                  <w:ins w:author="Anonymous" w:id="66" w:date="2026-09-22T03:03:20Z">
                    <w:r w:rsidDel="00000000" w:rsidR="00000000" w:rsidRPr="00000000">
                      <w:rPr>
                        <w:rtl w:val="0"/>
                      </w:rPr>
                    </w:r>
                  </w:ins>
                </w:sdtContent>
              </w:sdt>
              <w:ins w:author="Anonymous" w:id="66" w:date="2026-09-22T03:03:20Z">
                <w:bookmarkStart w:colFirst="0" w:colLast="0" w:name="_heading=h.qqnqzkvj5e0k" w:id="358"/>
                <w:bookmarkEnd w:id="358"/>
              </w:ins>
            </w:sdtContent>
          </w:sdt>
        </w:p>
      </w:sdtContent>
    </w:sdt>
    <w:sdt>
      <w:sdtPr>
        <w:id w:val="1704414585"/>
        <w:tag w:val="goog_rdk_2034"/>
      </w:sdtPr>
      <w:sdtContent>
        <w:p w:rsidR="00000000" w:rsidDel="00000000" w:rsidP="00000000" w:rsidRDefault="00000000" w:rsidRPr="00000000" w14:paraId="000002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4004797"/>
              <w:tag w:val="goog_rdk_2032"/>
            </w:sdtPr>
            <w:sdtContent>
              <w:ins w:author="Anonymous" w:id="66" w:date="2026-09-22T03:03:20Z"/>
              <w:sdt>
                <w:sdtPr>
                  <w:id w:val="1365020698"/>
                  <w:tag w:val="goog_rdk_2033"/>
                </w:sdtPr>
                <w:sdtContent>
                  <w:ins w:author="Anonymous" w:id="66" w:date="2026-09-22T03:03:20Z">
                    <w:r w:rsidDel="00000000" w:rsidR="00000000" w:rsidRPr="00000000">
                      <w:rPr>
                        <w:rtl w:val="0"/>
                      </w:rPr>
                    </w:r>
                  </w:ins>
                </w:sdtContent>
              </w:sdt>
              <w:ins w:author="Anonymous" w:id="66" w:date="2026-09-22T03:03:20Z">
                <w:bookmarkStart w:colFirst="0" w:colLast="0" w:name="_heading=h.khlsqld2kdul" w:id="359"/>
                <w:bookmarkEnd w:id="359"/>
              </w:ins>
            </w:sdtContent>
          </w:sdt>
        </w:p>
      </w:sdtContent>
    </w:sdt>
    <w:sdt>
      <w:sdtPr>
        <w:id w:val="1785991290"/>
        <w:tag w:val="goog_rdk_2037"/>
      </w:sdtPr>
      <w:sdtContent>
        <w:p w:rsidR="00000000" w:rsidDel="00000000" w:rsidP="00000000" w:rsidRDefault="00000000" w:rsidRPr="00000000" w14:paraId="000002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9991539"/>
              <w:tag w:val="goog_rdk_2035"/>
            </w:sdtPr>
            <w:sdtContent>
              <w:ins w:author="Anonymous" w:id="66" w:date="2026-09-22T03:03:20Z"/>
              <w:sdt>
                <w:sdtPr>
                  <w:id w:val="-2081321397"/>
                  <w:tag w:val="goog_rdk_2036"/>
                </w:sdtPr>
                <w:sdtContent>
                  <w:ins w:author="Anonymous" w:id="66" w:date="2026-09-22T03:03:20Z">
                    <w:r w:rsidDel="00000000" w:rsidR="00000000" w:rsidRPr="00000000">
                      <w:rPr>
                        <w:rtl w:val="0"/>
                      </w:rPr>
                    </w:r>
                  </w:ins>
                </w:sdtContent>
              </w:sdt>
              <w:ins w:author="Anonymous" w:id="66" w:date="2026-09-22T03:03:20Z">
                <w:bookmarkStart w:colFirst="0" w:colLast="0" w:name="_heading=h.nzjpruaylwbu" w:id="360"/>
                <w:bookmarkEnd w:id="360"/>
              </w:ins>
            </w:sdtContent>
          </w:sdt>
        </w:p>
      </w:sdtContent>
    </w:sdt>
    <w:sdt>
      <w:sdtPr>
        <w:id w:val="-800505974"/>
        <w:tag w:val="goog_rdk_2040"/>
      </w:sdtPr>
      <w:sdtContent>
        <w:p w:rsidR="00000000" w:rsidDel="00000000" w:rsidP="00000000" w:rsidRDefault="00000000" w:rsidRPr="00000000" w14:paraId="000002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6765007"/>
              <w:tag w:val="goog_rdk_2038"/>
            </w:sdtPr>
            <w:sdtContent>
              <w:ins w:author="Anonymous" w:id="66" w:date="2026-09-22T03:03:20Z"/>
              <w:sdt>
                <w:sdtPr>
                  <w:id w:val="-568486713"/>
                  <w:tag w:val="goog_rdk_2039"/>
                </w:sdtPr>
                <w:sdtContent>
                  <w:ins w:author="Anonymous" w:id="66" w:date="2026-09-22T03:03:20Z">
                    <w:r w:rsidDel="00000000" w:rsidR="00000000" w:rsidRPr="00000000">
                      <w:rPr>
                        <w:rtl w:val="0"/>
                      </w:rPr>
                    </w:r>
                  </w:ins>
                </w:sdtContent>
              </w:sdt>
              <w:ins w:author="Anonymous" w:id="66" w:date="2026-09-22T03:03:20Z">
                <w:bookmarkStart w:colFirst="0" w:colLast="0" w:name="_heading=h.l7ymir436laj" w:id="361"/>
                <w:bookmarkEnd w:id="361"/>
              </w:ins>
            </w:sdtContent>
          </w:sdt>
        </w:p>
      </w:sdtContent>
    </w:sdt>
    <w:sdt>
      <w:sdtPr>
        <w:id w:val="-1642279027"/>
        <w:tag w:val="goog_rdk_2043"/>
      </w:sdtPr>
      <w:sdtContent>
        <w:p w:rsidR="00000000" w:rsidDel="00000000" w:rsidP="00000000" w:rsidRDefault="00000000" w:rsidRPr="00000000" w14:paraId="000002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8710299"/>
              <w:tag w:val="goog_rdk_2041"/>
            </w:sdtPr>
            <w:sdtContent>
              <w:ins w:author="Anonymous" w:id="66" w:date="2026-09-22T03:03:20Z"/>
              <w:sdt>
                <w:sdtPr>
                  <w:id w:val="728410450"/>
                  <w:tag w:val="goog_rdk_2042"/>
                </w:sdtPr>
                <w:sdtContent>
                  <w:ins w:author="Anonymous" w:id="66" w:date="2026-09-22T03:03:20Z">
                    <w:r w:rsidDel="00000000" w:rsidR="00000000" w:rsidRPr="00000000">
                      <w:rPr>
                        <w:rtl w:val="0"/>
                      </w:rPr>
                    </w:r>
                  </w:ins>
                </w:sdtContent>
              </w:sdt>
              <w:ins w:author="Anonymous" w:id="66" w:date="2026-09-22T03:03:20Z">
                <w:bookmarkStart w:colFirst="0" w:colLast="0" w:name="_heading=h.r29o2f36emqe" w:id="362"/>
                <w:bookmarkEnd w:id="362"/>
              </w:ins>
            </w:sdtContent>
          </w:sdt>
        </w:p>
      </w:sdtContent>
    </w:sdt>
    <w:sdt>
      <w:sdtPr>
        <w:id w:val="103753129"/>
        <w:tag w:val="goog_rdk_2046"/>
      </w:sdtPr>
      <w:sdtContent>
        <w:p w:rsidR="00000000" w:rsidDel="00000000" w:rsidP="00000000" w:rsidRDefault="00000000" w:rsidRPr="00000000" w14:paraId="000002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4879855"/>
              <w:tag w:val="goog_rdk_2044"/>
            </w:sdtPr>
            <w:sdtContent>
              <w:ins w:author="Anonymous" w:id="66" w:date="2026-09-22T03:03:20Z"/>
              <w:sdt>
                <w:sdtPr>
                  <w:id w:val="1269776289"/>
                  <w:tag w:val="goog_rdk_2045"/>
                </w:sdtPr>
                <w:sdtContent>
                  <w:ins w:author="Anonymous" w:id="66" w:date="2026-09-22T03:03:20Z">
                    <w:r w:rsidDel="00000000" w:rsidR="00000000" w:rsidRPr="00000000">
                      <w:rPr>
                        <w:rtl w:val="0"/>
                      </w:rPr>
                    </w:r>
                  </w:ins>
                </w:sdtContent>
              </w:sdt>
              <w:ins w:author="Anonymous" w:id="66" w:date="2026-09-22T03:03:20Z">
                <w:bookmarkStart w:colFirst="0" w:colLast="0" w:name="_heading=h.8b1faf2swbdv" w:id="363"/>
                <w:bookmarkEnd w:id="363"/>
              </w:ins>
            </w:sdtContent>
          </w:sdt>
        </w:p>
      </w:sdtContent>
    </w:sdt>
    <w:sdt>
      <w:sdtPr>
        <w:id w:val="1022560263"/>
        <w:tag w:val="goog_rdk_2049"/>
      </w:sdtPr>
      <w:sdtContent>
        <w:p w:rsidR="00000000" w:rsidDel="00000000" w:rsidP="00000000" w:rsidRDefault="00000000" w:rsidRPr="00000000" w14:paraId="000002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9237283"/>
              <w:tag w:val="goog_rdk_2047"/>
            </w:sdtPr>
            <w:sdtContent>
              <w:ins w:author="Anonymous" w:id="66" w:date="2026-09-22T03:03:20Z"/>
              <w:sdt>
                <w:sdtPr>
                  <w:id w:val="1168122417"/>
                  <w:tag w:val="goog_rdk_2048"/>
                </w:sdtPr>
                <w:sdtContent>
                  <w:ins w:author="Anonymous" w:id="66" w:date="2026-09-22T03:03:20Z">
                    <w:r w:rsidDel="00000000" w:rsidR="00000000" w:rsidRPr="00000000">
                      <w:rPr>
                        <w:rtl w:val="0"/>
                      </w:rPr>
                    </w:r>
                  </w:ins>
                </w:sdtContent>
              </w:sdt>
              <w:ins w:author="Anonymous" w:id="66" w:date="2026-09-22T03:03:20Z">
                <w:bookmarkStart w:colFirst="0" w:colLast="0" w:name="_heading=h.ewn5ho577k9w" w:id="364"/>
                <w:bookmarkEnd w:id="364"/>
              </w:ins>
            </w:sdtContent>
          </w:sdt>
        </w:p>
      </w:sdtContent>
    </w:sdt>
    <w:sdt>
      <w:sdtPr>
        <w:id w:val="1877155614"/>
        <w:tag w:val="goog_rdk_2052"/>
      </w:sdtPr>
      <w:sdtContent>
        <w:p w:rsidR="00000000" w:rsidDel="00000000" w:rsidP="00000000" w:rsidRDefault="00000000" w:rsidRPr="00000000" w14:paraId="000002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1979722"/>
              <w:tag w:val="goog_rdk_2050"/>
            </w:sdtPr>
            <w:sdtContent>
              <w:ins w:author="Anonymous" w:id="66" w:date="2026-09-22T03:03:20Z"/>
              <w:sdt>
                <w:sdtPr>
                  <w:id w:val="1703340877"/>
                  <w:tag w:val="goog_rdk_2051"/>
                </w:sdtPr>
                <w:sdtContent>
                  <w:ins w:author="Anonymous" w:id="66" w:date="2026-09-22T03:03:20Z">
                    <w:r w:rsidDel="00000000" w:rsidR="00000000" w:rsidRPr="00000000">
                      <w:rPr>
                        <w:rtl w:val="0"/>
                      </w:rPr>
                    </w:r>
                  </w:ins>
                </w:sdtContent>
              </w:sdt>
              <w:ins w:author="Anonymous" w:id="66" w:date="2026-09-22T03:03:20Z">
                <w:bookmarkStart w:colFirst="0" w:colLast="0" w:name="_heading=h.ulwvlkz21mww" w:id="365"/>
                <w:bookmarkEnd w:id="365"/>
              </w:ins>
            </w:sdtContent>
          </w:sdt>
        </w:p>
      </w:sdtContent>
    </w:sdt>
    <w:sdt>
      <w:sdtPr>
        <w:id w:val="1146553514"/>
        <w:tag w:val="goog_rdk_2055"/>
      </w:sdtPr>
      <w:sdtContent>
        <w:p w:rsidR="00000000" w:rsidDel="00000000" w:rsidP="00000000" w:rsidRDefault="00000000" w:rsidRPr="00000000" w14:paraId="000002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0003927"/>
              <w:tag w:val="goog_rdk_2053"/>
            </w:sdtPr>
            <w:sdtContent>
              <w:ins w:author="Anonymous" w:id="66" w:date="2026-09-22T03:03:20Z"/>
              <w:sdt>
                <w:sdtPr>
                  <w:id w:val="1914637577"/>
                  <w:tag w:val="goog_rdk_2054"/>
                </w:sdtPr>
                <w:sdtContent>
                  <w:ins w:author="Anonymous" w:id="66" w:date="2026-09-22T03:03:20Z">
                    <w:r w:rsidDel="00000000" w:rsidR="00000000" w:rsidRPr="00000000">
                      <w:rPr>
                        <w:rtl w:val="0"/>
                      </w:rPr>
                    </w:r>
                  </w:ins>
                </w:sdtContent>
              </w:sdt>
              <w:ins w:author="Anonymous" w:id="66" w:date="2026-09-22T03:03:20Z">
                <w:bookmarkStart w:colFirst="0" w:colLast="0" w:name="_heading=h.xgre2gd1k588" w:id="366"/>
                <w:bookmarkEnd w:id="366"/>
              </w:ins>
            </w:sdtContent>
          </w:sdt>
        </w:p>
      </w:sdtContent>
    </w:sdt>
    <w:sdt>
      <w:sdtPr>
        <w:id w:val="1757013336"/>
        <w:tag w:val="goog_rdk_2058"/>
      </w:sdtPr>
      <w:sdtContent>
        <w:p w:rsidR="00000000" w:rsidDel="00000000" w:rsidP="00000000" w:rsidRDefault="00000000" w:rsidRPr="00000000" w14:paraId="000002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2998911"/>
              <w:tag w:val="goog_rdk_2056"/>
            </w:sdtPr>
            <w:sdtContent>
              <w:ins w:author="Anonymous" w:id="66" w:date="2026-09-22T03:03:20Z"/>
              <w:sdt>
                <w:sdtPr>
                  <w:id w:val="2145085899"/>
                  <w:tag w:val="goog_rdk_2057"/>
                </w:sdtPr>
                <w:sdtContent>
                  <w:ins w:author="Anonymous" w:id="66" w:date="2026-09-22T03:03:20Z">
                    <w:r w:rsidDel="00000000" w:rsidR="00000000" w:rsidRPr="00000000">
                      <w:rPr>
                        <w:rtl w:val="0"/>
                      </w:rPr>
                    </w:r>
                  </w:ins>
                </w:sdtContent>
              </w:sdt>
              <w:ins w:author="Anonymous" w:id="66" w:date="2026-09-22T03:03:20Z">
                <w:bookmarkStart w:colFirst="0" w:colLast="0" w:name="_heading=h.noxhtlvt92ji" w:id="367"/>
                <w:bookmarkEnd w:id="367"/>
              </w:ins>
            </w:sdtContent>
          </w:sdt>
        </w:p>
      </w:sdtContent>
    </w:sdt>
    <w:sdt>
      <w:sdtPr>
        <w:id w:val="-322653770"/>
        <w:tag w:val="goog_rdk_2061"/>
      </w:sdtPr>
      <w:sdtContent>
        <w:p w:rsidR="00000000" w:rsidDel="00000000" w:rsidP="00000000" w:rsidRDefault="00000000" w:rsidRPr="00000000" w14:paraId="000002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7399770"/>
              <w:tag w:val="goog_rdk_2059"/>
            </w:sdtPr>
            <w:sdtContent>
              <w:ins w:author="Anonymous" w:id="66" w:date="2026-09-22T03:03:20Z"/>
              <w:sdt>
                <w:sdtPr>
                  <w:id w:val="-250184527"/>
                  <w:tag w:val="goog_rdk_2060"/>
                </w:sdtPr>
                <w:sdtContent>
                  <w:ins w:author="Anonymous" w:id="66" w:date="2026-09-22T03:03:20Z">
                    <w:r w:rsidDel="00000000" w:rsidR="00000000" w:rsidRPr="00000000">
                      <w:rPr>
                        <w:rtl w:val="0"/>
                      </w:rPr>
                    </w:r>
                  </w:ins>
                </w:sdtContent>
              </w:sdt>
              <w:ins w:author="Anonymous" w:id="66" w:date="2026-09-22T03:03:20Z">
                <w:bookmarkStart w:colFirst="0" w:colLast="0" w:name="_heading=h.edw07lh9raq4" w:id="368"/>
                <w:bookmarkEnd w:id="368"/>
              </w:ins>
            </w:sdtContent>
          </w:sdt>
        </w:p>
      </w:sdtContent>
    </w:sdt>
    <w:sdt>
      <w:sdtPr>
        <w:id w:val="1201527945"/>
        <w:tag w:val="goog_rdk_2064"/>
      </w:sdtPr>
      <w:sdtContent>
        <w:p w:rsidR="00000000" w:rsidDel="00000000" w:rsidP="00000000" w:rsidRDefault="00000000" w:rsidRPr="00000000" w14:paraId="000002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0314220"/>
              <w:tag w:val="goog_rdk_2062"/>
            </w:sdtPr>
            <w:sdtContent>
              <w:ins w:author="Anonymous" w:id="66" w:date="2026-09-22T03:03:20Z"/>
              <w:sdt>
                <w:sdtPr>
                  <w:id w:val="-1074851192"/>
                  <w:tag w:val="goog_rdk_2063"/>
                </w:sdtPr>
                <w:sdtContent>
                  <w:ins w:author="Anonymous" w:id="66" w:date="2026-09-22T03:03:20Z">
                    <w:r w:rsidDel="00000000" w:rsidR="00000000" w:rsidRPr="00000000">
                      <w:rPr>
                        <w:rtl w:val="0"/>
                      </w:rPr>
                    </w:r>
                  </w:ins>
                </w:sdtContent>
              </w:sdt>
              <w:ins w:author="Anonymous" w:id="66" w:date="2026-09-22T03:03:20Z">
                <w:bookmarkStart w:colFirst="0" w:colLast="0" w:name="_heading=h.3ola84nvum7o" w:id="369"/>
                <w:bookmarkEnd w:id="369"/>
              </w:ins>
            </w:sdtContent>
          </w:sdt>
        </w:p>
      </w:sdtContent>
    </w:sdt>
    <w:sdt>
      <w:sdtPr>
        <w:id w:val="755019315"/>
        <w:tag w:val="goog_rdk_2067"/>
      </w:sdtPr>
      <w:sdtContent>
        <w:p w:rsidR="00000000" w:rsidDel="00000000" w:rsidP="00000000" w:rsidRDefault="00000000" w:rsidRPr="00000000" w14:paraId="000002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4782578"/>
              <w:tag w:val="goog_rdk_2065"/>
            </w:sdtPr>
            <w:sdtContent>
              <w:ins w:author="Anonymous" w:id="66" w:date="2026-09-22T03:03:20Z"/>
              <w:sdt>
                <w:sdtPr>
                  <w:id w:val="1154716205"/>
                  <w:tag w:val="goog_rdk_2066"/>
                </w:sdtPr>
                <w:sdtContent>
                  <w:ins w:author="Anonymous" w:id="66" w:date="2026-09-22T03:03:20Z">
                    <w:r w:rsidDel="00000000" w:rsidR="00000000" w:rsidRPr="00000000">
                      <w:rPr>
                        <w:rtl w:val="0"/>
                      </w:rPr>
                    </w:r>
                  </w:ins>
                </w:sdtContent>
              </w:sdt>
              <w:ins w:author="Anonymous" w:id="66" w:date="2026-09-22T03:03:20Z">
                <w:bookmarkStart w:colFirst="0" w:colLast="0" w:name="_heading=h.w9wf4fgd86im" w:id="370"/>
                <w:bookmarkEnd w:id="370"/>
              </w:ins>
            </w:sdtContent>
          </w:sdt>
        </w:p>
      </w:sdtContent>
    </w:sdt>
    <w:sdt>
      <w:sdtPr>
        <w:id w:val="-1798430022"/>
        <w:tag w:val="goog_rdk_2070"/>
      </w:sdtPr>
      <w:sdtContent>
        <w:p w:rsidR="00000000" w:rsidDel="00000000" w:rsidP="00000000" w:rsidRDefault="00000000" w:rsidRPr="00000000" w14:paraId="000002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7774973"/>
              <w:tag w:val="goog_rdk_2068"/>
            </w:sdtPr>
            <w:sdtContent>
              <w:ins w:author="Anonymous" w:id="66" w:date="2026-09-22T03:03:20Z"/>
              <w:sdt>
                <w:sdtPr>
                  <w:id w:val="1258148921"/>
                  <w:tag w:val="goog_rdk_2069"/>
                </w:sdtPr>
                <w:sdtContent>
                  <w:ins w:author="Anonymous" w:id="66" w:date="2026-09-22T03:03:20Z">
                    <w:r w:rsidDel="00000000" w:rsidR="00000000" w:rsidRPr="00000000">
                      <w:rPr>
                        <w:rtl w:val="0"/>
                      </w:rPr>
                    </w:r>
                  </w:ins>
                </w:sdtContent>
              </w:sdt>
              <w:ins w:author="Anonymous" w:id="66" w:date="2026-09-22T03:03:20Z">
                <w:bookmarkStart w:colFirst="0" w:colLast="0" w:name="_heading=h.5i5vz7dyast4" w:id="371"/>
                <w:bookmarkEnd w:id="371"/>
              </w:ins>
            </w:sdtContent>
          </w:sdt>
        </w:p>
      </w:sdtContent>
    </w:sdt>
    <w:sdt>
      <w:sdtPr>
        <w:id w:val="-1565959295"/>
        <w:tag w:val="goog_rdk_2073"/>
      </w:sdtPr>
      <w:sdtContent>
        <w:p w:rsidR="00000000" w:rsidDel="00000000" w:rsidP="00000000" w:rsidRDefault="00000000" w:rsidRPr="00000000" w14:paraId="000002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9081171"/>
              <w:tag w:val="goog_rdk_2071"/>
            </w:sdtPr>
            <w:sdtContent>
              <w:ins w:author="Anonymous" w:id="66" w:date="2026-09-22T03:03:20Z"/>
              <w:sdt>
                <w:sdtPr>
                  <w:id w:val="1784777895"/>
                  <w:tag w:val="goog_rdk_2072"/>
                </w:sdtPr>
                <w:sdtContent>
                  <w:ins w:author="Anonymous" w:id="66" w:date="2026-09-22T03:03:20Z">
                    <w:r w:rsidDel="00000000" w:rsidR="00000000" w:rsidRPr="00000000">
                      <w:rPr>
                        <w:rtl w:val="0"/>
                      </w:rPr>
                    </w:r>
                  </w:ins>
                </w:sdtContent>
              </w:sdt>
              <w:ins w:author="Anonymous" w:id="66" w:date="2026-09-22T03:03:20Z">
                <w:bookmarkStart w:colFirst="0" w:colLast="0" w:name="_heading=h.propys8t43fx" w:id="372"/>
                <w:bookmarkEnd w:id="372"/>
              </w:ins>
            </w:sdtContent>
          </w:sdt>
        </w:p>
      </w:sdtContent>
    </w:sdt>
    <w:sdt>
      <w:sdtPr>
        <w:id w:val="1837211692"/>
        <w:tag w:val="goog_rdk_2076"/>
      </w:sdtPr>
      <w:sdtContent>
        <w:p w:rsidR="00000000" w:rsidDel="00000000" w:rsidP="00000000" w:rsidRDefault="00000000" w:rsidRPr="00000000" w14:paraId="000002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1394668"/>
              <w:tag w:val="goog_rdk_2074"/>
            </w:sdtPr>
            <w:sdtContent>
              <w:ins w:author="Anonymous" w:id="66" w:date="2026-09-22T03:03:20Z"/>
              <w:sdt>
                <w:sdtPr>
                  <w:id w:val="1288651421"/>
                  <w:tag w:val="goog_rdk_2075"/>
                </w:sdtPr>
                <w:sdtContent>
                  <w:ins w:author="Anonymous" w:id="66" w:date="2026-09-22T03:03:20Z">
                    <w:r w:rsidDel="00000000" w:rsidR="00000000" w:rsidRPr="00000000">
                      <w:rPr>
                        <w:rtl w:val="0"/>
                      </w:rPr>
                    </w:r>
                  </w:ins>
                </w:sdtContent>
              </w:sdt>
              <w:ins w:author="Anonymous" w:id="66" w:date="2026-09-22T03:03:20Z">
                <w:bookmarkStart w:colFirst="0" w:colLast="0" w:name="_heading=h.gt3umuvhhf3m" w:id="373"/>
                <w:bookmarkEnd w:id="373"/>
              </w:ins>
            </w:sdtContent>
          </w:sdt>
        </w:p>
      </w:sdtContent>
    </w:sdt>
    <w:sdt>
      <w:sdtPr>
        <w:id w:val="19656018"/>
        <w:tag w:val="goog_rdk_2079"/>
      </w:sdtPr>
      <w:sdtContent>
        <w:p w:rsidR="00000000" w:rsidDel="00000000" w:rsidP="00000000" w:rsidRDefault="00000000" w:rsidRPr="00000000" w14:paraId="000002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704804"/>
              <w:tag w:val="goog_rdk_2077"/>
            </w:sdtPr>
            <w:sdtContent>
              <w:ins w:author="Anonymous" w:id="66" w:date="2026-09-22T03:03:20Z"/>
              <w:sdt>
                <w:sdtPr>
                  <w:id w:val="-1169303222"/>
                  <w:tag w:val="goog_rdk_2078"/>
                </w:sdtPr>
                <w:sdtContent>
                  <w:ins w:author="Anonymous" w:id="66" w:date="2026-09-22T03:03:20Z">
                    <w:r w:rsidDel="00000000" w:rsidR="00000000" w:rsidRPr="00000000">
                      <w:rPr>
                        <w:rtl w:val="0"/>
                      </w:rPr>
                    </w:r>
                  </w:ins>
                </w:sdtContent>
              </w:sdt>
              <w:ins w:author="Anonymous" w:id="66" w:date="2026-09-22T03:03:20Z">
                <w:bookmarkStart w:colFirst="0" w:colLast="0" w:name="_heading=h.x6wzaadao1da" w:id="374"/>
                <w:bookmarkEnd w:id="374"/>
              </w:ins>
            </w:sdtContent>
          </w:sdt>
        </w:p>
      </w:sdtContent>
    </w:sdt>
    <w:sdt>
      <w:sdtPr>
        <w:id w:val="1450055515"/>
        <w:tag w:val="goog_rdk_2082"/>
      </w:sdtPr>
      <w:sdtContent>
        <w:p w:rsidR="00000000" w:rsidDel="00000000" w:rsidP="00000000" w:rsidRDefault="00000000" w:rsidRPr="00000000" w14:paraId="000002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349119"/>
              <w:tag w:val="goog_rdk_2080"/>
            </w:sdtPr>
            <w:sdtContent>
              <w:ins w:author="Anonymous" w:id="66" w:date="2026-09-22T03:03:20Z"/>
              <w:sdt>
                <w:sdtPr>
                  <w:id w:val="116172900"/>
                  <w:tag w:val="goog_rdk_2081"/>
                </w:sdtPr>
                <w:sdtContent>
                  <w:ins w:author="Anonymous" w:id="66" w:date="2026-09-22T03:03:20Z">
                    <w:r w:rsidDel="00000000" w:rsidR="00000000" w:rsidRPr="00000000">
                      <w:rPr>
                        <w:rtl w:val="0"/>
                      </w:rPr>
                    </w:r>
                  </w:ins>
                </w:sdtContent>
              </w:sdt>
              <w:ins w:author="Anonymous" w:id="66" w:date="2026-09-22T03:03:20Z">
                <w:bookmarkStart w:colFirst="0" w:colLast="0" w:name="_heading=h.qb9ox2xo5pmb" w:id="375"/>
                <w:bookmarkEnd w:id="375"/>
              </w:ins>
            </w:sdtContent>
          </w:sdt>
        </w:p>
      </w:sdtContent>
    </w:sdt>
    <w:sdt>
      <w:sdtPr>
        <w:id w:val="1746762012"/>
        <w:tag w:val="goog_rdk_2085"/>
      </w:sdtPr>
      <w:sdtContent>
        <w:p w:rsidR="00000000" w:rsidDel="00000000" w:rsidP="00000000" w:rsidRDefault="00000000" w:rsidRPr="00000000" w14:paraId="000002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1242167"/>
              <w:tag w:val="goog_rdk_2083"/>
            </w:sdtPr>
            <w:sdtContent>
              <w:ins w:author="Anonymous" w:id="66" w:date="2026-09-22T03:03:20Z"/>
              <w:sdt>
                <w:sdtPr>
                  <w:id w:val="-1030740928"/>
                  <w:tag w:val="goog_rdk_2084"/>
                </w:sdtPr>
                <w:sdtContent>
                  <w:ins w:author="Anonymous" w:id="66" w:date="2026-09-22T03:03:20Z">
                    <w:r w:rsidDel="00000000" w:rsidR="00000000" w:rsidRPr="00000000">
                      <w:rPr>
                        <w:rtl w:val="0"/>
                      </w:rPr>
                    </w:r>
                  </w:ins>
                </w:sdtContent>
              </w:sdt>
              <w:ins w:author="Anonymous" w:id="66" w:date="2026-09-22T03:03:20Z">
                <w:bookmarkStart w:colFirst="0" w:colLast="0" w:name="_heading=h.dui496hlic6w" w:id="376"/>
                <w:bookmarkEnd w:id="376"/>
              </w:ins>
            </w:sdtContent>
          </w:sdt>
        </w:p>
      </w:sdtContent>
    </w:sdt>
    <w:sdt>
      <w:sdtPr>
        <w:id w:val="-30198374"/>
        <w:tag w:val="goog_rdk_2088"/>
      </w:sdtPr>
      <w:sdtContent>
        <w:p w:rsidR="00000000" w:rsidDel="00000000" w:rsidP="00000000" w:rsidRDefault="00000000" w:rsidRPr="00000000" w14:paraId="000002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3997934"/>
              <w:tag w:val="goog_rdk_2086"/>
            </w:sdtPr>
            <w:sdtContent>
              <w:ins w:author="Anonymous" w:id="66" w:date="2026-09-22T03:03:20Z"/>
              <w:sdt>
                <w:sdtPr>
                  <w:id w:val="1501238889"/>
                  <w:tag w:val="goog_rdk_2087"/>
                </w:sdtPr>
                <w:sdtContent>
                  <w:ins w:author="Anonymous" w:id="66" w:date="2026-09-22T03:03:20Z">
                    <w:r w:rsidDel="00000000" w:rsidR="00000000" w:rsidRPr="00000000">
                      <w:rPr>
                        <w:rtl w:val="0"/>
                      </w:rPr>
                    </w:r>
                  </w:ins>
                </w:sdtContent>
              </w:sdt>
              <w:ins w:author="Anonymous" w:id="66" w:date="2026-09-22T03:03:20Z">
                <w:bookmarkStart w:colFirst="0" w:colLast="0" w:name="_heading=h.k3yqi1evrhpd" w:id="377"/>
                <w:bookmarkEnd w:id="377"/>
              </w:ins>
            </w:sdtContent>
          </w:sdt>
        </w:p>
      </w:sdtContent>
    </w:sdt>
    <w:sdt>
      <w:sdtPr>
        <w:id w:val="1106773807"/>
        <w:tag w:val="goog_rdk_2091"/>
      </w:sdtPr>
      <w:sdtContent>
        <w:p w:rsidR="00000000" w:rsidDel="00000000" w:rsidP="00000000" w:rsidRDefault="00000000" w:rsidRPr="00000000" w14:paraId="000002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7569305"/>
              <w:tag w:val="goog_rdk_2089"/>
            </w:sdtPr>
            <w:sdtContent>
              <w:ins w:author="Anonymous" w:id="66" w:date="2026-09-22T03:03:20Z"/>
              <w:sdt>
                <w:sdtPr>
                  <w:id w:val="-1432983860"/>
                  <w:tag w:val="goog_rdk_2090"/>
                </w:sdtPr>
                <w:sdtContent>
                  <w:ins w:author="Anonymous" w:id="66" w:date="2026-09-22T03:03:20Z">
                    <w:r w:rsidDel="00000000" w:rsidR="00000000" w:rsidRPr="00000000">
                      <w:rPr>
                        <w:rtl w:val="0"/>
                      </w:rPr>
                    </w:r>
                  </w:ins>
                </w:sdtContent>
              </w:sdt>
              <w:ins w:author="Anonymous" w:id="66" w:date="2026-09-22T03:03:20Z">
                <w:bookmarkStart w:colFirst="0" w:colLast="0" w:name="_heading=h.2tih8zq4jdxx" w:id="378"/>
                <w:bookmarkEnd w:id="378"/>
              </w:ins>
            </w:sdtContent>
          </w:sdt>
        </w:p>
      </w:sdtContent>
    </w:sdt>
    <w:sdt>
      <w:sdtPr>
        <w:id w:val="-1331060337"/>
        <w:tag w:val="goog_rdk_2094"/>
      </w:sdtPr>
      <w:sdtContent>
        <w:p w:rsidR="00000000" w:rsidDel="00000000" w:rsidP="00000000" w:rsidRDefault="00000000" w:rsidRPr="00000000" w14:paraId="000002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4761132"/>
              <w:tag w:val="goog_rdk_2092"/>
            </w:sdtPr>
            <w:sdtContent>
              <w:ins w:author="Anonymous" w:id="66" w:date="2026-09-22T03:03:20Z"/>
              <w:sdt>
                <w:sdtPr>
                  <w:id w:val="1991865306"/>
                  <w:tag w:val="goog_rdk_2093"/>
                </w:sdtPr>
                <w:sdtContent>
                  <w:ins w:author="Anonymous" w:id="66" w:date="2026-09-22T03:03:20Z">
                    <w:r w:rsidDel="00000000" w:rsidR="00000000" w:rsidRPr="00000000">
                      <w:rPr>
                        <w:rtl w:val="0"/>
                      </w:rPr>
                    </w:r>
                  </w:ins>
                </w:sdtContent>
              </w:sdt>
              <w:ins w:author="Anonymous" w:id="66" w:date="2026-09-22T03:03:20Z">
                <w:bookmarkStart w:colFirst="0" w:colLast="0" w:name="_heading=h.jsb6l9y62kez" w:id="379"/>
                <w:bookmarkEnd w:id="379"/>
              </w:ins>
            </w:sdtContent>
          </w:sdt>
        </w:p>
      </w:sdtContent>
    </w:sdt>
    <w:sdt>
      <w:sdtPr>
        <w:id w:val="-1942249028"/>
        <w:tag w:val="goog_rdk_2097"/>
      </w:sdtPr>
      <w:sdtContent>
        <w:p w:rsidR="00000000" w:rsidDel="00000000" w:rsidP="00000000" w:rsidRDefault="00000000" w:rsidRPr="00000000" w14:paraId="000002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6734911"/>
              <w:tag w:val="goog_rdk_2095"/>
            </w:sdtPr>
            <w:sdtContent>
              <w:ins w:author="Anonymous" w:id="66" w:date="2026-09-22T03:03:20Z"/>
              <w:sdt>
                <w:sdtPr>
                  <w:id w:val="-227214892"/>
                  <w:tag w:val="goog_rdk_2096"/>
                </w:sdtPr>
                <w:sdtContent>
                  <w:ins w:author="Anonymous" w:id="66" w:date="2026-09-22T03:03:20Z">
                    <w:r w:rsidDel="00000000" w:rsidR="00000000" w:rsidRPr="00000000">
                      <w:rPr>
                        <w:rtl w:val="0"/>
                      </w:rPr>
                    </w:r>
                  </w:ins>
                </w:sdtContent>
              </w:sdt>
              <w:ins w:author="Anonymous" w:id="66" w:date="2026-09-22T03:03:20Z">
                <w:bookmarkStart w:colFirst="0" w:colLast="0" w:name="_heading=h.1t8rc4e6va6d" w:id="380"/>
                <w:bookmarkEnd w:id="380"/>
              </w:ins>
            </w:sdtContent>
          </w:sdt>
        </w:p>
      </w:sdtContent>
    </w:sdt>
    <w:sdt>
      <w:sdtPr>
        <w:id w:val="2081819924"/>
        <w:tag w:val="goog_rdk_2100"/>
      </w:sdtPr>
      <w:sdtContent>
        <w:p w:rsidR="00000000" w:rsidDel="00000000" w:rsidP="00000000" w:rsidRDefault="00000000" w:rsidRPr="00000000" w14:paraId="000002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6283293"/>
              <w:tag w:val="goog_rdk_2098"/>
            </w:sdtPr>
            <w:sdtContent>
              <w:ins w:author="Anonymous" w:id="66" w:date="2026-09-22T03:03:20Z"/>
              <w:sdt>
                <w:sdtPr>
                  <w:id w:val="-1306358319"/>
                  <w:tag w:val="goog_rdk_2099"/>
                </w:sdtPr>
                <w:sdtContent>
                  <w:ins w:author="Anonymous" w:id="66" w:date="2026-09-22T03:03:20Z">
                    <w:r w:rsidDel="00000000" w:rsidR="00000000" w:rsidRPr="00000000">
                      <w:rPr>
                        <w:rtl w:val="0"/>
                      </w:rPr>
                    </w:r>
                  </w:ins>
                </w:sdtContent>
              </w:sdt>
              <w:ins w:author="Anonymous" w:id="66" w:date="2026-09-22T03:03:20Z">
                <w:bookmarkStart w:colFirst="0" w:colLast="0" w:name="_heading=h.op0vj39dq97f" w:id="381"/>
                <w:bookmarkEnd w:id="381"/>
              </w:ins>
            </w:sdtContent>
          </w:sdt>
        </w:p>
      </w:sdtContent>
    </w:sdt>
    <w:sdt>
      <w:sdtPr>
        <w:id w:val="-1443666795"/>
        <w:tag w:val="goog_rdk_2103"/>
      </w:sdtPr>
      <w:sdtContent>
        <w:p w:rsidR="00000000" w:rsidDel="00000000" w:rsidP="00000000" w:rsidRDefault="00000000" w:rsidRPr="00000000" w14:paraId="000002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2671914"/>
              <w:tag w:val="goog_rdk_2101"/>
            </w:sdtPr>
            <w:sdtContent>
              <w:ins w:author="Anonymous" w:id="66" w:date="2026-09-22T03:03:20Z"/>
              <w:sdt>
                <w:sdtPr>
                  <w:id w:val="-1640324203"/>
                  <w:tag w:val="goog_rdk_2102"/>
                </w:sdtPr>
                <w:sdtContent>
                  <w:ins w:author="Anonymous" w:id="66" w:date="2026-09-22T03:03:20Z">
                    <w:r w:rsidDel="00000000" w:rsidR="00000000" w:rsidRPr="00000000">
                      <w:rPr>
                        <w:rtl w:val="0"/>
                      </w:rPr>
                    </w:r>
                  </w:ins>
                </w:sdtContent>
              </w:sdt>
              <w:ins w:author="Anonymous" w:id="66" w:date="2026-09-22T03:03:20Z">
                <w:bookmarkStart w:colFirst="0" w:colLast="0" w:name="_heading=h.r9pks0eer1a" w:id="382"/>
                <w:bookmarkEnd w:id="382"/>
              </w:ins>
            </w:sdtContent>
          </w:sdt>
        </w:p>
      </w:sdtContent>
    </w:sdt>
    <w:sdt>
      <w:sdtPr>
        <w:id w:val="1228948331"/>
        <w:tag w:val="goog_rdk_2106"/>
      </w:sdtPr>
      <w:sdtContent>
        <w:p w:rsidR="00000000" w:rsidDel="00000000" w:rsidP="00000000" w:rsidRDefault="00000000" w:rsidRPr="00000000" w14:paraId="000002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4019448"/>
              <w:tag w:val="goog_rdk_2104"/>
            </w:sdtPr>
            <w:sdtContent>
              <w:ins w:author="Anonymous" w:id="66" w:date="2026-09-22T03:03:20Z"/>
              <w:sdt>
                <w:sdtPr>
                  <w:id w:val="-1674368974"/>
                  <w:tag w:val="goog_rdk_2105"/>
                </w:sdtPr>
                <w:sdtContent>
                  <w:ins w:author="Anonymous" w:id="66" w:date="2026-09-22T03:03:20Z">
                    <w:r w:rsidDel="00000000" w:rsidR="00000000" w:rsidRPr="00000000">
                      <w:rPr>
                        <w:rtl w:val="0"/>
                      </w:rPr>
                    </w:r>
                  </w:ins>
                </w:sdtContent>
              </w:sdt>
              <w:ins w:author="Anonymous" w:id="66" w:date="2026-09-22T03:03:20Z">
                <w:bookmarkStart w:colFirst="0" w:colLast="0" w:name="_heading=h.orh9sxhhh93k" w:id="383"/>
                <w:bookmarkEnd w:id="383"/>
              </w:ins>
            </w:sdtContent>
          </w:sdt>
        </w:p>
      </w:sdtContent>
    </w:sdt>
    <w:sdt>
      <w:sdtPr>
        <w:id w:val="564039533"/>
        <w:tag w:val="goog_rdk_2109"/>
      </w:sdtPr>
      <w:sdtContent>
        <w:p w:rsidR="00000000" w:rsidDel="00000000" w:rsidP="00000000" w:rsidRDefault="00000000" w:rsidRPr="00000000" w14:paraId="000002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6861125"/>
              <w:tag w:val="goog_rdk_2107"/>
            </w:sdtPr>
            <w:sdtContent>
              <w:ins w:author="Anonymous" w:id="66" w:date="2026-09-22T03:03:20Z"/>
              <w:sdt>
                <w:sdtPr>
                  <w:id w:val="510175364"/>
                  <w:tag w:val="goog_rdk_2108"/>
                </w:sdtPr>
                <w:sdtContent>
                  <w:ins w:author="Anonymous" w:id="66" w:date="2026-09-22T03:03:20Z">
                    <w:r w:rsidDel="00000000" w:rsidR="00000000" w:rsidRPr="00000000">
                      <w:rPr>
                        <w:rtl w:val="0"/>
                      </w:rPr>
                    </w:r>
                  </w:ins>
                </w:sdtContent>
              </w:sdt>
              <w:ins w:author="Anonymous" w:id="66" w:date="2026-09-22T03:03:20Z">
                <w:bookmarkStart w:colFirst="0" w:colLast="0" w:name="_heading=h.keigzd586l77" w:id="384"/>
                <w:bookmarkEnd w:id="384"/>
              </w:ins>
            </w:sdtContent>
          </w:sdt>
        </w:p>
      </w:sdtContent>
    </w:sdt>
    <w:sdt>
      <w:sdtPr>
        <w:id w:val="1735277226"/>
        <w:tag w:val="goog_rdk_2112"/>
      </w:sdtPr>
      <w:sdtContent>
        <w:p w:rsidR="00000000" w:rsidDel="00000000" w:rsidP="00000000" w:rsidRDefault="00000000" w:rsidRPr="00000000" w14:paraId="000002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9298630"/>
              <w:tag w:val="goog_rdk_2110"/>
            </w:sdtPr>
            <w:sdtContent>
              <w:ins w:author="Anonymous" w:id="66" w:date="2026-09-22T03:03:20Z"/>
              <w:sdt>
                <w:sdtPr>
                  <w:id w:val="-606860191"/>
                  <w:tag w:val="goog_rdk_2111"/>
                </w:sdtPr>
                <w:sdtContent>
                  <w:ins w:author="Anonymous" w:id="66" w:date="2026-09-22T03:03:20Z">
                    <w:r w:rsidDel="00000000" w:rsidR="00000000" w:rsidRPr="00000000">
                      <w:rPr>
                        <w:rtl w:val="0"/>
                      </w:rPr>
                    </w:r>
                  </w:ins>
                </w:sdtContent>
              </w:sdt>
              <w:ins w:author="Anonymous" w:id="66" w:date="2026-09-22T03:03:20Z">
                <w:bookmarkStart w:colFirst="0" w:colLast="0" w:name="_heading=h.u64qhyejrfn3" w:id="385"/>
                <w:bookmarkEnd w:id="385"/>
              </w:ins>
            </w:sdtContent>
          </w:sdt>
        </w:p>
      </w:sdtContent>
    </w:sdt>
    <w:sdt>
      <w:sdtPr>
        <w:id w:val="-411200828"/>
        <w:tag w:val="goog_rdk_2115"/>
      </w:sdtPr>
      <w:sdtContent>
        <w:p w:rsidR="00000000" w:rsidDel="00000000" w:rsidP="00000000" w:rsidRDefault="00000000" w:rsidRPr="00000000" w14:paraId="000002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8839046"/>
              <w:tag w:val="goog_rdk_2113"/>
            </w:sdtPr>
            <w:sdtContent>
              <w:ins w:author="Anonymous" w:id="66" w:date="2026-09-22T03:03:20Z"/>
              <w:sdt>
                <w:sdtPr>
                  <w:id w:val="-2037457884"/>
                  <w:tag w:val="goog_rdk_2114"/>
                </w:sdtPr>
                <w:sdtContent>
                  <w:ins w:author="Anonymous" w:id="66" w:date="2026-09-22T03:03:20Z">
                    <w:r w:rsidDel="00000000" w:rsidR="00000000" w:rsidRPr="00000000">
                      <w:rPr>
                        <w:rtl w:val="0"/>
                      </w:rPr>
                    </w:r>
                  </w:ins>
                </w:sdtContent>
              </w:sdt>
              <w:ins w:author="Anonymous" w:id="66" w:date="2026-09-22T03:03:20Z">
                <w:bookmarkStart w:colFirst="0" w:colLast="0" w:name="_heading=h.crtk58pzweb2" w:id="386"/>
                <w:bookmarkEnd w:id="386"/>
              </w:ins>
            </w:sdtContent>
          </w:sdt>
        </w:p>
      </w:sdtContent>
    </w:sdt>
    <w:sdt>
      <w:sdtPr>
        <w:id w:val="1296245466"/>
        <w:tag w:val="goog_rdk_2118"/>
      </w:sdtPr>
      <w:sdtContent>
        <w:p w:rsidR="00000000" w:rsidDel="00000000" w:rsidP="00000000" w:rsidRDefault="00000000" w:rsidRPr="00000000" w14:paraId="000002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4726779"/>
              <w:tag w:val="goog_rdk_2116"/>
            </w:sdtPr>
            <w:sdtContent>
              <w:ins w:author="Anonymous" w:id="66" w:date="2026-09-22T03:03:20Z"/>
              <w:sdt>
                <w:sdtPr>
                  <w:id w:val="1986534135"/>
                  <w:tag w:val="goog_rdk_2117"/>
                </w:sdtPr>
                <w:sdtContent>
                  <w:ins w:author="Anonymous" w:id="66" w:date="2026-09-22T03:03:20Z">
                    <w:r w:rsidDel="00000000" w:rsidR="00000000" w:rsidRPr="00000000">
                      <w:rPr>
                        <w:rtl w:val="0"/>
                      </w:rPr>
                    </w:r>
                  </w:ins>
                </w:sdtContent>
              </w:sdt>
              <w:ins w:author="Anonymous" w:id="66" w:date="2026-09-22T03:03:20Z">
                <w:bookmarkStart w:colFirst="0" w:colLast="0" w:name="_heading=h.j8qhiiohcc36" w:id="387"/>
                <w:bookmarkEnd w:id="387"/>
              </w:ins>
            </w:sdtContent>
          </w:sdt>
        </w:p>
      </w:sdtContent>
    </w:sdt>
    <w:sdt>
      <w:sdtPr>
        <w:id w:val="356721180"/>
        <w:tag w:val="goog_rdk_2121"/>
      </w:sdtPr>
      <w:sdtContent>
        <w:p w:rsidR="00000000" w:rsidDel="00000000" w:rsidP="00000000" w:rsidRDefault="00000000" w:rsidRPr="00000000" w14:paraId="000002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7346045"/>
              <w:tag w:val="goog_rdk_2119"/>
            </w:sdtPr>
            <w:sdtContent>
              <w:ins w:author="Anonymous" w:id="66" w:date="2026-09-22T03:03:20Z"/>
              <w:sdt>
                <w:sdtPr>
                  <w:id w:val="-485773585"/>
                  <w:tag w:val="goog_rdk_2120"/>
                </w:sdtPr>
                <w:sdtContent>
                  <w:ins w:author="Anonymous" w:id="66" w:date="2026-09-22T03:03:20Z">
                    <w:r w:rsidDel="00000000" w:rsidR="00000000" w:rsidRPr="00000000">
                      <w:rPr>
                        <w:rtl w:val="0"/>
                      </w:rPr>
                    </w:r>
                  </w:ins>
                </w:sdtContent>
              </w:sdt>
              <w:ins w:author="Anonymous" w:id="66" w:date="2026-09-22T03:03:20Z">
                <w:bookmarkStart w:colFirst="0" w:colLast="0" w:name="_heading=h.roxru7dd92ck" w:id="388"/>
                <w:bookmarkEnd w:id="388"/>
              </w:ins>
            </w:sdtContent>
          </w:sdt>
        </w:p>
      </w:sdtContent>
    </w:sdt>
    <w:sdt>
      <w:sdtPr>
        <w:id w:val="-1887275403"/>
        <w:tag w:val="goog_rdk_2124"/>
      </w:sdtPr>
      <w:sdtContent>
        <w:p w:rsidR="00000000" w:rsidDel="00000000" w:rsidP="00000000" w:rsidRDefault="00000000" w:rsidRPr="00000000" w14:paraId="000002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3202264"/>
              <w:tag w:val="goog_rdk_2122"/>
            </w:sdtPr>
            <w:sdtContent>
              <w:ins w:author="Anonymous" w:id="66" w:date="2026-09-22T03:03:20Z"/>
              <w:sdt>
                <w:sdtPr>
                  <w:id w:val="2004769174"/>
                  <w:tag w:val="goog_rdk_2123"/>
                </w:sdtPr>
                <w:sdtContent>
                  <w:ins w:author="Anonymous" w:id="66" w:date="2026-09-22T03:03:20Z">
                    <w:r w:rsidDel="00000000" w:rsidR="00000000" w:rsidRPr="00000000">
                      <w:rPr>
                        <w:rtl w:val="0"/>
                      </w:rPr>
                    </w:r>
                  </w:ins>
                </w:sdtContent>
              </w:sdt>
              <w:ins w:author="Anonymous" w:id="66" w:date="2026-09-22T03:03:20Z">
                <w:bookmarkStart w:colFirst="0" w:colLast="0" w:name="_heading=h.gcn27b895uv" w:id="389"/>
                <w:bookmarkEnd w:id="389"/>
              </w:ins>
            </w:sdtContent>
          </w:sdt>
        </w:p>
      </w:sdtContent>
    </w:sdt>
    <w:sdt>
      <w:sdtPr>
        <w:id w:val="808010476"/>
        <w:tag w:val="goog_rdk_2127"/>
      </w:sdtPr>
      <w:sdtContent>
        <w:p w:rsidR="00000000" w:rsidDel="00000000" w:rsidP="00000000" w:rsidRDefault="00000000" w:rsidRPr="00000000" w14:paraId="000002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6290000"/>
              <w:tag w:val="goog_rdk_2125"/>
            </w:sdtPr>
            <w:sdtContent>
              <w:ins w:author="Anonymous" w:id="66" w:date="2026-09-22T03:03:20Z"/>
              <w:sdt>
                <w:sdtPr>
                  <w:id w:val="-1091551156"/>
                  <w:tag w:val="goog_rdk_2126"/>
                </w:sdtPr>
                <w:sdtContent>
                  <w:ins w:author="Anonymous" w:id="66" w:date="2026-09-22T03:03:20Z">
                    <w:r w:rsidDel="00000000" w:rsidR="00000000" w:rsidRPr="00000000">
                      <w:rPr>
                        <w:rtl w:val="0"/>
                      </w:rPr>
                    </w:r>
                  </w:ins>
                </w:sdtContent>
              </w:sdt>
              <w:ins w:author="Anonymous" w:id="66" w:date="2026-09-22T03:03:20Z">
                <w:bookmarkStart w:colFirst="0" w:colLast="0" w:name="_heading=h.1jt22oln42cl" w:id="390"/>
                <w:bookmarkEnd w:id="390"/>
              </w:ins>
            </w:sdtContent>
          </w:sdt>
        </w:p>
      </w:sdtContent>
    </w:sdt>
    <w:sdt>
      <w:sdtPr>
        <w:id w:val="1320618436"/>
        <w:tag w:val="goog_rdk_2130"/>
      </w:sdtPr>
      <w:sdtContent>
        <w:p w:rsidR="00000000" w:rsidDel="00000000" w:rsidP="00000000" w:rsidRDefault="00000000" w:rsidRPr="00000000" w14:paraId="000002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273445"/>
              <w:tag w:val="goog_rdk_2128"/>
            </w:sdtPr>
            <w:sdtContent>
              <w:ins w:author="Anonymous" w:id="66" w:date="2026-09-22T03:03:20Z"/>
              <w:sdt>
                <w:sdtPr>
                  <w:id w:val="690488675"/>
                  <w:tag w:val="goog_rdk_2129"/>
                </w:sdtPr>
                <w:sdtContent>
                  <w:ins w:author="Anonymous" w:id="66" w:date="2026-09-22T03:03:20Z">
                    <w:r w:rsidDel="00000000" w:rsidR="00000000" w:rsidRPr="00000000">
                      <w:rPr>
                        <w:rtl w:val="0"/>
                      </w:rPr>
                    </w:r>
                  </w:ins>
                </w:sdtContent>
              </w:sdt>
              <w:ins w:author="Anonymous" w:id="66" w:date="2026-09-22T03:03:20Z">
                <w:bookmarkStart w:colFirst="0" w:colLast="0" w:name="_heading=h.8xnv2brz13n2" w:id="391"/>
                <w:bookmarkEnd w:id="391"/>
              </w:ins>
            </w:sdtContent>
          </w:sdt>
        </w:p>
      </w:sdtContent>
    </w:sdt>
    <w:sdt>
      <w:sdtPr>
        <w:id w:val="1584028835"/>
        <w:tag w:val="goog_rdk_2133"/>
      </w:sdtPr>
      <w:sdtContent>
        <w:p w:rsidR="00000000" w:rsidDel="00000000" w:rsidP="00000000" w:rsidRDefault="00000000" w:rsidRPr="00000000" w14:paraId="000002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9972552"/>
              <w:tag w:val="goog_rdk_2131"/>
            </w:sdtPr>
            <w:sdtContent>
              <w:ins w:author="Anonymous" w:id="66" w:date="2026-09-22T03:03:20Z"/>
              <w:sdt>
                <w:sdtPr>
                  <w:id w:val="721972932"/>
                  <w:tag w:val="goog_rdk_2132"/>
                </w:sdtPr>
                <w:sdtContent>
                  <w:ins w:author="Anonymous" w:id="66" w:date="2026-09-22T03:03:20Z">
                    <w:r w:rsidDel="00000000" w:rsidR="00000000" w:rsidRPr="00000000">
                      <w:rPr>
                        <w:rtl w:val="0"/>
                      </w:rPr>
                    </w:r>
                  </w:ins>
                </w:sdtContent>
              </w:sdt>
              <w:ins w:author="Anonymous" w:id="66" w:date="2026-09-22T03:03:20Z">
                <w:bookmarkStart w:colFirst="0" w:colLast="0" w:name="_heading=h.agjwqtbfzljg" w:id="392"/>
                <w:bookmarkEnd w:id="392"/>
              </w:ins>
            </w:sdtContent>
          </w:sdt>
        </w:p>
      </w:sdtContent>
    </w:sdt>
    <w:sdt>
      <w:sdtPr>
        <w:id w:val="-1665262547"/>
        <w:tag w:val="goog_rdk_2136"/>
      </w:sdtPr>
      <w:sdtContent>
        <w:p w:rsidR="00000000" w:rsidDel="00000000" w:rsidP="00000000" w:rsidRDefault="00000000" w:rsidRPr="00000000" w14:paraId="000002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6364652"/>
              <w:tag w:val="goog_rdk_2134"/>
            </w:sdtPr>
            <w:sdtContent>
              <w:ins w:author="Anonymous" w:id="66" w:date="2026-09-22T03:03:20Z"/>
              <w:sdt>
                <w:sdtPr>
                  <w:id w:val="1307746515"/>
                  <w:tag w:val="goog_rdk_2135"/>
                </w:sdtPr>
                <w:sdtContent>
                  <w:ins w:author="Anonymous" w:id="66" w:date="2026-09-22T03:03:20Z">
                    <w:r w:rsidDel="00000000" w:rsidR="00000000" w:rsidRPr="00000000">
                      <w:rPr>
                        <w:rtl w:val="0"/>
                      </w:rPr>
                    </w:r>
                  </w:ins>
                </w:sdtContent>
              </w:sdt>
              <w:ins w:author="Anonymous" w:id="66" w:date="2026-09-22T03:03:20Z">
                <w:bookmarkStart w:colFirst="0" w:colLast="0" w:name="_heading=h.m5xbkex29g9a" w:id="393"/>
                <w:bookmarkEnd w:id="393"/>
              </w:ins>
            </w:sdtContent>
          </w:sdt>
        </w:p>
      </w:sdtContent>
    </w:sdt>
    <w:sdt>
      <w:sdtPr>
        <w:id w:val="756959576"/>
        <w:tag w:val="goog_rdk_2139"/>
      </w:sdtPr>
      <w:sdtContent>
        <w:p w:rsidR="00000000" w:rsidDel="00000000" w:rsidP="00000000" w:rsidRDefault="00000000" w:rsidRPr="00000000" w14:paraId="000002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2738945"/>
              <w:tag w:val="goog_rdk_2137"/>
            </w:sdtPr>
            <w:sdtContent>
              <w:ins w:author="Anonymous" w:id="66" w:date="2026-09-22T03:03:20Z"/>
              <w:sdt>
                <w:sdtPr>
                  <w:id w:val="-687413872"/>
                  <w:tag w:val="goog_rdk_2138"/>
                </w:sdtPr>
                <w:sdtContent>
                  <w:ins w:author="Anonymous" w:id="66" w:date="2026-09-22T03:03:20Z">
                    <w:r w:rsidDel="00000000" w:rsidR="00000000" w:rsidRPr="00000000">
                      <w:rPr>
                        <w:rtl w:val="0"/>
                      </w:rPr>
                    </w:r>
                  </w:ins>
                </w:sdtContent>
              </w:sdt>
              <w:ins w:author="Anonymous" w:id="66" w:date="2026-09-22T03:03:20Z">
                <w:bookmarkStart w:colFirst="0" w:colLast="0" w:name="_heading=h.ngbi22fxcx30" w:id="394"/>
                <w:bookmarkEnd w:id="394"/>
              </w:ins>
            </w:sdtContent>
          </w:sdt>
        </w:p>
      </w:sdtContent>
    </w:sdt>
    <w:sdt>
      <w:sdtPr>
        <w:id w:val="-1690933642"/>
        <w:tag w:val="goog_rdk_2142"/>
      </w:sdtPr>
      <w:sdtContent>
        <w:p w:rsidR="00000000" w:rsidDel="00000000" w:rsidP="00000000" w:rsidRDefault="00000000" w:rsidRPr="00000000" w14:paraId="000002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6671744"/>
              <w:tag w:val="goog_rdk_2140"/>
            </w:sdtPr>
            <w:sdtContent>
              <w:ins w:author="Anonymous" w:id="66" w:date="2026-09-22T03:03:20Z"/>
              <w:sdt>
                <w:sdtPr>
                  <w:id w:val="226886983"/>
                  <w:tag w:val="goog_rdk_2141"/>
                </w:sdtPr>
                <w:sdtContent>
                  <w:ins w:author="Anonymous" w:id="66" w:date="2026-09-22T03:03:20Z">
                    <w:r w:rsidDel="00000000" w:rsidR="00000000" w:rsidRPr="00000000">
                      <w:rPr>
                        <w:rtl w:val="0"/>
                      </w:rPr>
                    </w:r>
                  </w:ins>
                </w:sdtContent>
              </w:sdt>
              <w:ins w:author="Anonymous" w:id="66" w:date="2026-09-22T03:03:20Z">
                <w:bookmarkStart w:colFirst="0" w:colLast="0" w:name="_heading=h.6jgccvhrcv87" w:id="395"/>
                <w:bookmarkEnd w:id="395"/>
              </w:ins>
            </w:sdtContent>
          </w:sdt>
        </w:p>
      </w:sdtContent>
    </w:sdt>
    <w:sdt>
      <w:sdtPr>
        <w:id w:val="-948214283"/>
        <w:tag w:val="goog_rdk_2145"/>
      </w:sdtPr>
      <w:sdtContent>
        <w:p w:rsidR="00000000" w:rsidDel="00000000" w:rsidP="00000000" w:rsidRDefault="00000000" w:rsidRPr="00000000" w14:paraId="000002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689860"/>
              <w:tag w:val="goog_rdk_2143"/>
            </w:sdtPr>
            <w:sdtContent>
              <w:ins w:author="Anonymous" w:id="66" w:date="2026-09-22T03:03:20Z"/>
              <w:sdt>
                <w:sdtPr>
                  <w:id w:val="232075025"/>
                  <w:tag w:val="goog_rdk_2144"/>
                </w:sdtPr>
                <w:sdtContent>
                  <w:ins w:author="Anonymous" w:id="66" w:date="2026-09-22T03:03:20Z">
                    <w:r w:rsidDel="00000000" w:rsidR="00000000" w:rsidRPr="00000000">
                      <w:rPr>
                        <w:rtl w:val="0"/>
                      </w:rPr>
                    </w:r>
                  </w:ins>
                </w:sdtContent>
              </w:sdt>
              <w:ins w:author="Anonymous" w:id="66" w:date="2026-09-22T03:03:20Z">
                <w:bookmarkStart w:colFirst="0" w:colLast="0" w:name="_heading=h.x4hgfvc5yzbr" w:id="396"/>
                <w:bookmarkEnd w:id="396"/>
              </w:ins>
            </w:sdtContent>
          </w:sdt>
        </w:p>
      </w:sdtContent>
    </w:sdt>
    <w:sdt>
      <w:sdtPr>
        <w:id w:val="1406348347"/>
        <w:tag w:val="goog_rdk_2148"/>
      </w:sdtPr>
      <w:sdtContent>
        <w:p w:rsidR="00000000" w:rsidDel="00000000" w:rsidP="00000000" w:rsidRDefault="00000000" w:rsidRPr="00000000" w14:paraId="000002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6182625"/>
              <w:tag w:val="goog_rdk_2146"/>
            </w:sdtPr>
            <w:sdtContent>
              <w:ins w:author="Anonymous" w:id="66" w:date="2026-09-22T03:03:20Z"/>
              <w:sdt>
                <w:sdtPr>
                  <w:id w:val="-2065272333"/>
                  <w:tag w:val="goog_rdk_2147"/>
                </w:sdtPr>
                <w:sdtContent>
                  <w:ins w:author="Anonymous" w:id="66" w:date="2026-09-22T03:03:20Z">
                    <w:r w:rsidDel="00000000" w:rsidR="00000000" w:rsidRPr="00000000">
                      <w:rPr>
                        <w:rtl w:val="0"/>
                      </w:rPr>
                    </w:r>
                  </w:ins>
                </w:sdtContent>
              </w:sdt>
              <w:ins w:author="Anonymous" w:id="66" w:date="2026-09-22T03:03:20Z">
                <w:bookmarkStart w:colFirst="0" w:colLast="0" w:name="_heading=h.3mo4cquxsak3" w:id="397"/>
                <w:bookmarkEnd w:id="397"/>
              </w:ins>
            </w:sdtContent>
          </w:sdt>
        </w:p>
      </w:sdtContent>
    </w:sdt>
    <w:sdt>
      <w:sdtPr>
        <w:id w:val="-1065639953"/>
        <w:tag w:val="goog_rdk_2151"/>
      </w:sdtPr>
      <w:sdtContent>
        <w:p w:rsidR="00000000" w:rsidDel="00000000" w:rsidP="00000000" w:rsidRDefault="00000000" w:rsidRPr="00000000" w14:paraId="000002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5528006"/>
              <w:tag w:val="goog_rdk_2149"/>
            </w:sdtPr>
            <w:sdtContent>
              <w:ins w:author="Anonymous" w:id="66" w:date="2026-09-22T03:03:20Z"/>
              <w:sdt>
                <w:sdtPr>
                  <w:id w:val="-1509440512"/>
                  <w:tag w:val="goog_rdk_2150"/>
                </w:sdtPr>
                <w:sdtContent>
                  <w:ins w:author="Anonymous" w:id="66" w:date="2026-09-22T03:03:20Z">
                    <w:r w:rsidDel="00000000" w:rsidR="00000000" w:rsidRPr="00000000">
                      <w:rPr>
                        <w:rtl w:val="0"/>
                      </w:rPr>
                    </w:r>
                  </w:ins>
                </w:sdtContent>
              </w:sdt>
              <w:ins w:author="Anonymous" w:id="66" w:date="2026-09-22T03:03:20Z">
                <w:bookmarkStart w:colFirst="0" w:colLast="0" w:name="_heading=h.wo9i2rntzbpc" w:id="398"/>
                <w:bookmarkEnd w:id="398"/>
              </w:ins>
            </w:sdtContent>
          </w:sdt>
        </w:p>
      </w:sdtContent>
    </w:sdt>
    <w:sdt>
      <w:sdtPr>
        <w:id w:val="-1953281357"/>
        <w:tag w:val="goog_rdk_2154"/>
      </w:sdtPr>
      <w:sdtContent>
        <w:p w:rsidR="00000000" w:rsidDel="00000000" w:rsidP="00000000" w:rsidRDefault="00000000" w:rsidRPr="00000000" w14:paraId="000002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3712033"/>
              <w:tag w:val="goog_rdk_2152"/>
            </w:sdtPr>
            <w:sdtContent>
              <w:ins w:author="Anonymous" w:id="66" w:date="2026-09-22T03:03:20Z"/>
              <w:sdt>
                <w:sdtPr>
                  <w:id w:val="727358511"/>
                  <w:tag w:val="goog_rdk_2153"/>
                </w:sdtPr>
                <w:sdtContent>
                  <w:ins w:author="Anonymous" w:id="66" w:date="2026-09-22T03:03:20Z">
                    <w:r w:rsidDel="00000000" w:rsidR="00000000" w:rsidRPr="00000000">
                      <w:rPr>
                        <w:rtl w:val="0"/>
                      </w:rPr>
                    </w:r>
                  </w:ins>
                </w:sdtContent>
              </w:sdt>
              <w:ins w:author="Anonymous" w:id="66" w:date="2026-09-22T03:03:20Z">
                <w:bookmarkStart w:colFirst="0" w:colLast="0" w:name="_heading=h.r1zi7t7y6d08" w:id="399"/>
                <w:bookmarkEnd w:id="399"/>
              </w:ins>
            </w:sdtContent>
          </w:sdt>
        </w:p>
      </w:sdtContent>
    </w:sdt>
    <w:sdt>
      <w:sdtPr>
        <w:id w:val="-807040795"/>
        <w:tag w:val="goog_rdk_2157"/>
      </w:sdtPr>
      <w:sdtContent>
        <w:p w:rsidR="00000000" w:rsidDel="00000000" w:rsidP="00000000" w:rsidRDefault="00000000" w:rsidRPr="00000000" w14:paraId="000002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357286"/>
              <w:tag w:val="goog_rdk_2155"/>
            </w:sdtPr>
            <w:sdtContent>
              <w:ins w:author="Anonymous" w:id="66" w:date="2026-09-22T03:03:20Z"/>
              <w:sdt>
                <w:sdtPr>
                  <w:id w:val="930486944"/>
                  <w:tag w:val="goog_rdk_2156"/>
                </w:sdtPr>
                <w:sdtContent>
                  <w:ins w:author="Anonymous" w:id="66" w:date="2026-09-22T03:03:20Z">
                    <w:r w:rsidDel="00000000" w:rsidR="00000000" w:rsidRPr="00000000">
                      <w:rPr>
                        <w:rtl w:val="0"/>
                      </w:rPr>
                    </w:r>
                  </w:ins>
                </w:sdtContent>
              </w:sdt>
              <w:ins w:author="Anonymous" w:id="66" w:date="2026-09-22T03:03:20Z">
                <w:bookmarkStart w:colFirst="0" w:colLast="0" w:name="_heading=h.8kz097ne6ls3" w:id="400"/>
                <w:bookmarkEnd w:id="400"/>
              </w:ins>
            </w:sdtContent>
          </w:sdt>
        </w:p>
      </w:sdtContent>
    </w:sdt>
    <w:sdt>
      <w:sdtPr>
        <w:id w:val="299649618"/>
        <w:tag w:val="goog_rdk_2160"/>
      </w:sdtPr>
      <w:sdtContent>
        <w:p w:rsidR="00000000" w:rsidDel="00000000" w:rsidP="00000000" w:rsidRDefault="00000000" w:rsidRPr="00000000" w14:paraId="000002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7661585"/>
              <w:tag w:val="goog_rdk_2158"/>
            </w:sdtPr>
            <w:sdtContent>
              <w:ins w:author="Anonymous" w:id="66" w:date="2026-09-22T03:03:20Z"/>
              <w:sdt>
                <w:sdtPr>
                  <w:id w:val="2096480286"/>
                  <w:tag w:val="goog_rdk_2159"/>
                </w:sdtPr>
                <w:sdtContent>
                  <w:ins w:author="Anonymous" w:id="66" w:date="2026-09-22T03:03:20Z">
                    <w:r w:rsidDel="00000000" w:rsidR="00000000" w:rsidRPr="00000000">
                      <w:rPr>
                        <w:rtl w:val="0"/>
                      </w:rPr>
                    </w:r>
                  </w:ins>
                </w:sdtContent>
              </w:sdt>
              <w:ins w:author="Anonymous" w:id="66" w:date="2026-09-22T03:03:20Z">
                <w:bookmarkStart w:colFirst="0" w:colLast="0" w:name="_heading=h.9oti7kmw1cnr" w:id="401"/>
                <w:bookmarkEnd w:id="401"/>
              </w:ins>
            </w:sdtContent>
          </w:sdt>
        </w:p>
      </w:sdtContent>
    </w:sdt>
    <w:sdt>
      <w:sdtPr>
        <w:id w:val="599352179"/>
        <w:tag w:val="goog_rdk_2163"/>
      </w:sdtPr>
      <w:sdtContent>
        <w:p w:rsidR="00000000" w:rsidDel="00000000" w:rsidP="00000000" w:rsidRDefault="00000000" w:rsidRPr="00000000" w14:paraId="000002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565911"/>
              <w:tag w:val="goog_rdk_2161"/>
            </w:sdtPr>
            <w:sdtContent>
              <w:ins w:author="Anonymous" w:id="66" w:date="2026-09-22T03:03:20Z"/>
              <w:sdt>
                <w:sdtPr>
                  <w:id w:val="653703106"/>
                  <w:tag w:val="goog_rdk_2162"/>
                </w:sdtPr>
                <w:sdtContent>
                  <w:ins w:author="Anonymous" w:id="66" w:date="2026-09-22T03:03:20Z">
                    <w:r w:rsidDel="00000000" w:rsidR="00000000" w:rsidRPr="00000000">
                      <w:rPr>
                        <w:rtl w:val="0"/>
                      </w:rPr>
                    </w:r>
                  </w:ins>
                </w:sdtContent>
              </w:sdt>
              <w:ins w:author="Anonymous" w:id="66" w:date="2026-09-22T03:03:20Z">
                <w:bookmarkStart w:colFirst="0" w:colLast="0" w:name="_heading=h.eou7zgxce0t5" w:id="402"/>
                <w:bookmarkEnd w:id="402"/>
              </w:ins>
            </w:sdtContent>
          </w:sdt>
        </w:p>
      </w:sdtContent>
    </w:sdt>
    <w:sdt>
      <w:sdtPr>
        <w:id w:val="1283026174"/>
        <w:tag w:val="goog_rdk_2166"/>
      </w:sdtPr>
      <w:sdtContent>
        <w:p w:rsidR="00000000" w:rsidDel="00000000" w:rsidP="00000000" w:rsidRDefault="00000000" w:rsidRPr="00000000" w14:paraId="000002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5985292"/>
              <w:tag w:val="goog_rdk_2164"/>
            </w:sdtPr>
            <w:sdtContent>
              <w:ins w:author="Anonymous" w:id="66" w:date="2026-09-22T03:03:20Z"/>
              <w:sdt>
                <w:sdtPr>
                  <w:id w:val="-1681543274"/>
                  <w:tag w:val="goog_rdk_2165"/>
                </w:sdtPr>
                <w:sdtContent>
                  <w:ins w:author="Anonymous" w:id="66" w:date="2026-09-22T03:03:20Z">
                    <w:r w:rsidDel="00000000" w:rsidR="00000000" w:rsidRPr="00000000">
                      <w:rPr>
                        <w:rtl w:val="0"/>
                      </w:rPr>
                    </w:r>
                  </w:ins>
                </w:sdtContent>
              </w:sdt>
              <w:ins w:author="Anonymous" w:id="66" w:date="2026-09-22T03:03:20Z">
                <w:bookmarkStart w:colFirst="0" w:colLast="0" w:name="_heading=h.dfbd4jdvit14" w:id="403"/>
                <w:bookmarkEnd w:id="403"/>
              </w:ins>
            </w:sdtContent>
          </w:sdt>
        </w:p>
      </w:sdtContent>
    </w:sdt>
    <w:sdt>
      <w:sdtPr>
        <w:id w:val="654455944"/>
        <w:tag w:val="goog_rdk_2169"/>
      </w:sdtPr>
      <w:sdtContent>
        <w:p w:rsidR="00000000" w:rsidDel="00000000" w:rsidP="00000000" w:rsidRDefault="00000000" w:rsidRPr="00000000" w14:paraId="000002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0031401"/>
              <w:tag w:val="goog_rdk_2167"/>
            </w:sdtPr>
            <w:sdtContent>
              <w:ins w:author="Anonymous" w:id="66" w:date="2026-09-22T03:03:20Z"/>
              <w:sdt>
                <w:sdtPr>
                  <w:id w:val="1497317190"/>
                  <w:tag w:val="goog_rdk_2168"/>
                </w:sdtPr>
                <w:sdtContent>
                  <w:ins w:author="Anonymous" w:id="66" w:date="2026-09-22T03:03:20Z">
                    <w:r w:rsidDel="00000000" w:rsidR="00000000" w:rsidRPr="00000000">
                      <w:rPr>
                        <w:rtl w:val="0"/>
                      </w:rPr>
                    </w:r>
                  </w:ins>
                </w:sdtContent>
              </w:sdt>
              <w:ins w:author="Anonymous" w:id="66" w:date="2026-09-22T03:03:20Z">
                <w:bookmarkStart w:colFirst="0" w:colLast="0" w:name="_heading=h.wire5k8fvyn9" w:id="404"/>
                <w:bookmarkEnd w:id="404"/>
              </w:ins>
            </w:sdtContent>
          </w:sdt>
        </w:p>
      </w:sdtContent>
    </w:sdt>
    <w:sdt>
      <w:sdtPr>
        <w:id w:val="25083567"/>
        <w:tag w:val="goog_rdk_2172"/>
      </w:sdtPr>
      <w:sdtContent>
        <w:p w:rsidR="00000000" w:rsidDel="00000000" w:rsidP="00000000" w:rsidRDefault="00000000" w:rsidRPr="00000000" w14:paraId="000002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1990309"/>
              <w:tag w:val="goog_rdk_2170"/>
            </w:sdtPr>
            <w:sdtContent>
              <w:ins w:author="Anonymous" w:id="66" w:date="2026-09-22T03:03:20Z"/>
              <w:sdt>
                <w:sdtPr>
                  <w:id w:val="-660282614"/>
                  <w:tag w:val="goog_rdk_2171"/>
                </w:sdtPr>
                <w:sdtContent>
                  <w:ins w:author="Anonymous" w:id="66" w:date="2026-09-22T03:03:20Z">
                    <w:r w:rsidDel="00000000" w:rsidR="00000000" w:rsidRPr="00000000">
                      <w:rPr>
                        <w:rtl w:val="0"/>
                      </w:rPr>
                    </w:r>
                  </w:ins>
                </w:sdtContent>
              </w:sdt>
              <w:ins w:author="Anonymous" w:id="66" w:date="2026-09-22T03:03:20Z">
                <w:bookmarkStart w:colFirst="0" w:colLast="0" w:name="_heading=h.aeb2r4agbmwl" w:id="405"/>
                <w:bookmarkEnd w:id="405"/>
              </w:ins>
            </w:sdtContent>
          </w:sdt>
        </w:p>
      </w:sdtContent>
    </w:sdt>
    <w:sdt>
      <w:sdtPr>
        <w:id w:val="-552938395"/>
        <w:tag w:val="goog_rdk_2175"/>
      </w:sdtPr>
      <w:sdtContent>
        <w:p w:rsidR="00000000" w:rsidDel="00000000" w:rsidP="00000000" w:rsidRDefault="00000000" w:rsidRPr="00000000" w14:paraId="000002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932992"/>
              <w:tag w:val="goog_rdk_2173"/>
            </w:sdtPr>
            <w:sdtContent>
              <w:ins w:author="Anonymous" w:id="66" w:date="2026-09-22T03:03:20Z"/>
              <w:sdt>
                <w:sdtPr>
                  <w:id w:val="-1645706658"/>
                  <w:tag w:val="goog_rdk_2174"/>
                </w:sdtPr>
                <w:sdtContent>
                  <w:ins w:author="Anonymous" w:id="66" w:date="2026-09-22T03:03:20Z">
                    <w:r w:rsidDel="00000000" w:rsidR="00000000" w:rsidRPr="00000000">
                      <w:rPr>
                        <w:rtl w:val="0"/>
                      </w:rPr>
                    </w:r>
                  </w:ins>
                </w:sdtContent>
              </w:sdt>
              <w:ins w:author="Anonymous" w:id="66" w:date="2026-09-22T03:03:20Z">
                <w:bookmarkStart w:colFirst="0" w:colLast="0" w:name="_heading=h.fkq9y1somd4u" w:id="406"/>
                <w:bookmarkEnd w:id="406"/>
              </w:ins>
            </w:sdtContent>
          </w:sdt>
        </w:p>
      </w:sdtContent>
    </w:sdt>
    <w:sdt>
      <w:sdtPr>
        <w:id w:val="-1609554279"/>
        <w:tag w:val="goog_rdk_2178"/>
      </w:sdtPr>
      <w:sdtContent>
        <w:p w:rsidR="00000000" w:rsidDel="00000000" w:rsidP="00000000" w:rsidRDefault="00000000" w:rsidRPr="00000000" w14:paraId="000002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5112434"/>
              <w:tag w:val="goog_rdk_2176"/>
            </w:sdtPr>
            <w:sdtContent>
              <w:ins w:author="Anonymous" w:id="66" w:date="2026-09-22T03:03:20Z"/>
              <w:sdt>
                <w:sdtPr>
                  <w:id w:val="1420855609"/>
                  <w:tag w:val="goog_rdk_2177"/>
                </w:sdtPr>
                <w:sdtContent>
                  <w:ins w:author="Anonymous" w:id="66" w:date="2026-09-22T03:03:20Z">
                    <w:r w:rsidDel="00000000" w:rsidR="00000000" w:rsidRPr="00000000">
                      <w:rPr>
                        <w:rtl w:val="0"/>
                      </w:rPr>
                    </w:r>
                  </w:ins>
                </w:sdtContent>
              </w:sdt>
              <w:ins w:author="Anonymous" w:id="66" w:date="2026-09-22T03:03:20Z">
                <w:bookmarkStart w:colFirst="0" w:colLast="0" w:name="_heading=h.eip5ank1qm45" w:id="407"/>
                <w:bookmarkEnd w:id="407"/>
              </w:ins>
            </w:sdtContent>
          </w:sdt>
        </w:p>
      </w:sdtContent>
    </w:sdt>
    <w:sdt>
      <w:sdtPr>
        <w:id w:val="1073151088"/>
        <w:tag w:val="goog_rdk_2181"/>
      </w:sdtPr>
      <w:sdtContent>
        <w:p w:rsidR="00000000" w:rsidDel="00000000" w:rsidP="00000000" w:rsidRDefault="00000000" w:rsidRPr="00000000" w14:paraId="000002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9321690"/>
              <w:tag w:val="goog_rdk_2179"/>
            </w:sdtPr>
            <w:sdtContent>
              <w:ins w:author="Anonymous" w:id="66" w:date="2026-09-22T03:03:20Z"/>
              <w:sdt>
                <w:sdtPr>
                  <w:id w:val="597069906"/>
                  <w:tag w:val="goog_rdk_2180"/>
                </w:sdtPr>
                <w:sdtContent>
                  <w:ins w:author="Anonymous" w:id="66" w:date="2026-09-22T03:03:20Z">
                    <w:r w:rsidDel="00000000" w:rsidR="00000000" w:rsidRPr="00000000">
                      <w:rPr>
                        <w:rtl w:val="0"/>
                      </w:rPr>
                    </w:r>
                  </w:ins>
                </w:sdtContent>
              </w:sdt>
              <w:ins w:author="Anonymous" w:id="66" w:date="2026-09-22T03:03:20Z">
                <w:bookmarkStart w:colFirst="0" w:colLast="0" w:name="_heading=h.fv17xqpvv1sg" w:id="408"/>
                <w:bookmarkEnd w:id="408"/>
              </w:ins>
            </w:sdtContent>
          </w:sdt>
        </w:p>
      </w:sdtContent>
    </w:sdt>
    <w:sdt>
      <w:sdtPr>
        <w:id w:val="-1995672255"/>
        <w:tag w:val="goog_rdk_2184"/>
      </w:sdtPr>
      <w:sdtContent>
        <w:p w:rsidR="00000000" w:rsidDel="00000000" w:rsidP="00000000" w:rsidRDefault="00000000" w:rsidRPr="00000000" w14:paraId="000002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4640212"/>
              <w:tag w:val="goog_rdk_2182"/>
            </w:sdtPr>
            <w:sdtContent>
              <w:ins w:author="Anonymous" w:id="66" w:date="2026-09-22T03:03:20Z"/>
              <w:sdt>
                <w:sdtPr>
                  <w:id w:val="744658511"/>
                  <w:tag w:val="goog_rdk_2183"/>
                </w:sdtPr>
                <w:sdtContent>
                  <w:ins w:author="Anonymous" w:id="66" w:date="2026-09-22T03:03:20Z">
                    <w:r w:rsidDel="00000000" w:rsidR="00000000" w:rsidRPr="00000000">
                      <w:rPr>
                        <w:rtl w:val="0"/>
                      </w:rPr>
                    </w:r>
                  </w:ins>
                </w:sdtContent>
              </w:sdt>
              <w:ins w:author="Anonymous" w:id="66" w:date="2026-09-22T03:03:20Z">
                <w:bookmarkStart w:colFirst="0" w:colLast="0" w:name="_heading=h.1i9lr9gxuaco" w:id="409"/>
                <w:bookmarkEnd w:id="409"/>
              </w:ins>
            </w:sdtContent>
          </w:sdt>
        </w:p>
      </w:sdtContent>
    </w:sdt>
    <w:sdt>
      <w:sdtPr>
        <w:id w:val="432035970"/>
        <w:tag w:val="goog_rdk_2187"/>
      </w:sdtPr>
      <w:sdtContent>
        <w:p w:rsidR="00000000" w:rsidDel="00000000" w:rsidP="00000000" w:rsidRDefault="00000000" w:rsidRPr="00000000" w14:paraId="000002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5326309"/>
              <w:tag w:val="goog_rdk_2185"/>
            </w:sdtPr>
            <w:sdtContent>
              <w:ins w:author="Anonymous" w:id="66" w:date="2026-09-22T03:03:20Z"/>
              <w:sdt>
                <w:sdtPr>
                  <w:id w:val="-2042312865"/>
                  <w:tag w:val="goog_rdk_2186"/>
                </w:sdtPr>
                <w:sdtContent>
                  <w:ins w:author="Anonymous" w:id="66" w:date="2026-09-22T03:03:20Z">
                    <w:r w:rsidDel="00000000" w:rsidR="00000000" w:rsidRPr="00000000">
                      <w:rPr>
                        <w:rtl w:val="0"/>
                      </w:rPr>
                    </w:r>
                  </w:ins>
                </w:sdtContent>
              </w:sdt>
              <w:ins w:author="Anonymous" w:id="66" w:date="2026-09-22T03:03:20Z">
                <w:bookmarkStart w:colFirst="0" w:colLast="0" w:name="_heading=h.83nx9otv9vm5" w:id="410"/>
                <w:bookmarkEnd w:id="410"/>
              </w:ins>
            </w:sdtContent>
          </w:sdt>
        </w:p>
      </w:sdtContent>
    </w:sdt>
    <w:sdt>
      <w:sdtPr>
        <w:id w:val="412907031"/>
        <w:tag w:val="goog_rdk_2190"/>
      </w:sdtPr>
      <w:sdtContent>
        <w:p w:rsidR="00000000" w:rsidDel="00000000" w:rsidP="00000000" w:rsidRDefault="00000000" w:rsidRPr="00000000" w14:paraId="000002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9376877"/>
              <w:tag w:val="goog_rdk_2188"/>
            </w:sdtPr>
            <w:sdtContent>
              <w:ins w:author="Anonymous" w:id="66" w:date="2026-09-22T03:03:20Z"/>
              <w:sdt>
                <w:sdtPr>
                  <w:id w:val="-581970415"/>
                  <w:tag w:val="goog_rdk_2189"/>
                </w:sdtPr>
                <w:sdtContent>
                  <w:ins w:author="Anonymous" w:id="66" w:date="2026-09-22T03:03:20Z">
                    <w:r w:rsidDel="00000000" w:rsidR="00000000" w:rsidRPr="00000000">
                      <w:rPr>
                        <w:rtl w:val="0"/>
                      </w:rPr>
                    </w:r>
                  </w:ins>
                </w:sdtContent>
              </w:sdt>
              <w:ins w:author="Anonymous" w:id="66" w:date="2026-09-22T03:03:20Z">
                <w:bookmarkStart w:colFirst="0" w:colLast="0" w:name="_heading=h.s75x97df2h6r" w:id="411"/>
                <w:bookmarkEnd w:id="411"/>
              </w:ins>
            </w:sdtContent>
          </w:sdt>
        </w:p>
      </w:sdtContent>
    </w:sdt>
    <w:sdt>
      <w:sdtPr>
        <w:id w:val="2123863862"/>
        <w:tag w:val="goog_rdk_2193"/>
      </w:sdtPr>
      <w:sdtContent>
        <w:p w:rsidR="00000000" w:rsidDel="00000000" w:rsidP="00000000" w:rsidRDefault="00000000" w:rsidRPr="00000000" w14:paraId="000002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6725643"/>
              <w:tag w:val="goog_rdk_2191"/>
            </w:sdtPr>
            <w:sdtContent>
              <w:ins w:author="Anonymous" w:id="66" w:date="2026-09-22T03:03:20Z"/>
              <w:sdt>
                <w:sdtPr>
                  <w:id w:val="1219879911"/>
                  <w:tag w:val="goog_rdk_2192"/>
                </w:sdtPr>
                <w:sdtContent>
                  <w:ins w:author="Anonymous" w:id="66" w:date="2026-09-22T03:03:20Z">
                    <w:r w:rsidDel="00000000" w:rsidR="00000000" w:rsidRPr="00000000">
                      <w:rPr>
                        <w:rtl w:val="0"/>
                      </w:rPr>
                    </w:r>
                  </w:ins>
                </w:sdtContent>
              </w:sdt>
              <w:ins w:author="Anonymous" w:id="66" w:date="2026-09-22T03:03:20Z">
                <w:bookmarkStart w:colFirst="0" w:colLast="0" w:name="_heading=h.kxi52t2rqyxb" w:id="412"/>
                <w:bookmarkEnd w:id="412"/>
              </w:ins>
            </w:sdtContent>
          </w:sdt>
        </w:p>
      </w:sdtContent>
    </w:sdt>
    <w:sdt>
      <w:sdtPr>
        <w:id w:val="1906703913"/>
        <w:tag w:val="goog_rdk_2196"/>
      </w:sdtPr>
      <w:sdtContent>
        <w:p w:rsidR="00000000" w:rsidDel="00000000" w:rsidP="00000000" w:rsidRDefault="00000000" w:rsidRPr="00000000" w14:paraId="000002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1327861"/>
              <w:tag w:val="goog_rdk_2194"/>
            </w:sdtPr>
            <w:sdtContent>
              <w:ins w:author="Anonymous" w:id="66" w:date="2026-09-22T03:03:20Z"/>
              <w:sdt>
                <w:sdtPr>
                  <w:id w:val="-678823598"/>
                  <w:tag w:val="goog_rdk_2195"/>
                </w:sdtPr>
                <w:sdtContent>
                  <w:ins w:author="Anonymous" w:id="66" w:date="2026-09-22T03:03:20Z">
                    <w:r w:rsidDel="00000000" w:rsidR="00000000" w:rsidRPr="00000000">
                      <w:rPr>
                        <w:rtl w:val="0"/>
                      </w:rPr>
                    </w:r>
                  </w:ins>
                </w:sdtContent>
              </w:sdt>
              <w:ins w:author="Anonymous" w:id="66" w:date="2026-09-22T03:03:20Z">
                <w:bookmarkStart w:colFirst="0" w:colLast="0" w:name="_heading=h.cr9aewe4a2kg" w:id="413"/>
                <w:bookmarkEnd w:id="413"/>
              </w:ins>
            </w:sdtContent>
          </w:sdt>
        </w:p>
      </w:sdtContent>
    </w:sdt>
    <w:sdt>
      <w:sdtPr>
        <w:id w:val="-1012303804"/>
        <w:tag w:val="goog_rdk_2199"/>
      </w:sdtPr>
      <w:sdtContent>
        <w:p w:rsidR="00000000" w:rsidDel="00000000" w:rsidP="00000000" w:rsidRDefault="00000000" w:rsidRPr="00000000" w14:paraId="000002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0625504"/>
              <w:tag w:val="goog_rdk_2197"/>
            </w:sdtPr>
            <w:sdtContent>
              <w:ins w:author="Anonymous" w:id="66" w:date="2026-09-22T03:03:20Z"/>
              <w:sdt>
                <w:sdtPr>
                  <w:id w:val="-905441315"/>
                  <w:tag w:val="goog_rdk_2198"/>
                </w:sdtPr>
                <w:sdtContent>
                  <w:ins w:author="Anonymous" w:id="66" w:date="2026-09-22T03:03:20Z">
                    <w:r w:rsidDel="00000000" w:rsidR="00000000" w:rsidRPr="00000000">
                      <w:rPr>
                        <w:rtl w:val="0"/>
                      </w:rPr>
                    </w:r>
                  </w:ins>
                </w:sdtContent>
              </w:sdt>
              <w:ins w:author="Anonymous" w:id="66" w:date="2026-09-22T03:03:20Z">
                <w:bookmarkStart w:colFirst="0" w:colLast="0" w:name="_heading=h.8p55f4icfjxf" w:id="414"/>
                <w:bookmarkEnd w:id="414"/>
              </w:ins>
            </w:sdtContent>
          </w:sdt>
        </w:p>
      </w:sdtContent>
    </w:sdt>
    <w:sdt>
      <w:sdtPr>
        <w:id w:val="1277361489"/>
        <w:tag w:val="goog_rdk_2202"/>
      </w:sdtPr>
      <w:sdtContent>
        <w:p w:rsidR="00000000" w:rsidDel="00000000" w:rsidP="00000000" w:rsidRDefault="00000000" w:rsidRPr="00000000" w14:paraId="000002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6624722"/>
              <w:tag w:val="goog_rdk_2200"/>
            </w:sdtPr>
            <w:sdtContent>
              <w:ins w:author="Anonymous" w:id="66" w:date="2026-09-22T03:03:20Z"/>
              <w:sdt>
                <w:sdtPr>
                  <w:id w:val="1806018582"/>
                  <w:tag w:val="goog_rdk_2201"/>
                </w:sdtPr>
                <w:sdtContent>
                  <w:ins w:author="Anonymous" w:id="66" w:date="2026-09-22T03:03:20Z">
                    <w:r w:rsidDel="00000000" w:rsidR="00000000" w:rsidRPr="00000000">
                      <w:rPr>
                        <w:rtl w:val="0"/>
                      </w:rPr>
                    </w:r>
                  </w:ins>
                </w:sdtContent>
              </w:sdt>
              <w:ins w:author="Anonymous" w:id="66" w:date="2026-09-22T03:03:20Z">
                <w:bookmarkStart w:colFirst="0" w:colLast="0" w:name="_heading=h.6poo5onleag6" w:id="415"/>
                <w:bookmarkEnd w:id="415"/>
              </w:ins>
            </w:sdtContent>
          </w:sdt>
        </w:p>
      </w:sdtContent>
    </w:sdt>
    <w:sdt>
      <w:sdtPr>
        <w:id w:val="2101862318"/>
        <w:tag w:val="goog_rdk_2205"/>
      </w:sdtPr>
      <w:sdtContent>
        <w:p w:rsidR="00000000" w:rsidDel="00000000" w:rsidP="00000000" w:rsidRDefault="00000000" w:rsidRPr="00000000" w14:paraId="000002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1458047"/>
              <w:tag w:val="goog_rdk_2203"/>
            </w:sdtPr>
            <w:sdtContent>
              <w:ins w:author="Anonymous" w:id="66" w:date="2026-09-22T03:03:20Z"/>
              <w:sdt>
                <w:sdtPr>
                  <w:id w:val="141358195"/>
                  <w:tag w:val="goog_rdk_2204"/>
                </w:sdtPr>
                <w:sdtContent>
                  <w:ins w:author="Anonymous" w:id="66" w:date="2026-09-22T03:03:20Z">
                    <w:r w:rsidDel="00000000" w:rsidR="00000000" w:rsidRPr="00000000">
                      <w:rPr>
                        <w:rtl w:val="0"/>
                      </w:rPr>
                    </w:r>
                  </w:ins>
                </w:sdtContent>
              </w:sdt>
              <w:ins w:author="Anonymous" w:id="66" w:date="2026-09-22T03:03:20Z">
                <w:bookmarkStart w:colFirst="0" w:colLast="0" w:name="_heading=h.uf8l4twv2kr6" w:id="416"/>
                <w:bookmarkEnd w:id="416"/>
              </w:ins>
            </w:sdtContent>
          </w:sdt>
        </w:p>
      </w:sdtContent>
    </w:sdt>
    <w:sdt>
      <w:sdtPr>
        <w:id w:val="1197247853"/>
        <w:tag w:val="goog_rdk_2208"/>
      </w:sdtPr>
      <w:sdtContent>
        <w:p w:rsidR="00000000" w:rsidDel="00000000" w:rsidP="00000000" w:rsidRDefault="00000000" w:rsidRPr="00000000" w14:paraId="000002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7400061"/>
              <w:tag w:val="goog_rdk_2206"/>
            </w:sdtPr>
            <w:sdtContent>
              <w:ins w:author="Anonymous" w:id="66" w:date="2026-09-22T03:03:20Z"/>
              <w:sdt>
                <w:sdtPr>
                  <w:id w:val="-2040229899"/>
                  <w:tag w:val="goog_rdk_2207"/>
                </w:sdtPr>
                <w:sdtContent>
                  <w:ins w:author="Anonymous" w:id="66" w:date="2026-09-22T03:03:20Z">
                    <w:r w:rsidDel="00000000" w:rsidR="00000000" w:rsidRPr="00000000">
                      <w:rPr>
                        <w:rtl w:val="0"/>
                      </w:rPr>
                    </w:r>
                  </w:ins>
                </w:sdtContent>
              </w:sdt>
              <w:ins w:author="Anonymous" w:id="66" w:date="2026-09-22T03:03:20Z">
                <w:bookmarkStart w:colFirst="0" w:colLast="0" w:name="_heading=h.tu6d6hgv4wbm" w:id="417"/>
                <w:bookmarkEnd w:id="417"/>
              </w:ins>
            </w:sdtContent>
          </w:sdt>
        </w:p>
      </w:sdtContent>
    </w:sdt>
    <w:sdt>
      <w:sdtPr>
        <w:id w:val="393666930"/>
        <w:tag w:val="goog_rdk_2211"/>
      </w:sdtPr>
      <w:sdtContent>
        <w:p w:rsidR="00000000" w:rsidDel="00000000" w:rsidP="00000000" w:rsidRDefault="00000000" w:rsidRPr="00000000" w14:paraId="000002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6848985"/>
              <w:tag w:val="goog_rdk_2209"/>
            </w:sdtPr>
            <w:sdtContent>
              <w:ins w:author="Anonymous" w:id="66" w:date="2026-09-22T03:03:20Z"/>
              <w:sdt>
                <w:sdtPr>
                  <w:id w:val="-1039808504"/>
                  <w:tag w:val="goog_rdk_2210"/>
                </w:sdtPr>
                <w:sdtContent>
                  <w:ins w:author="Anonymous" w:id="66" w:date="2026-09-22T03:03:20Z">
                    <w:r w:rsidDel="00000000" w:rsidR="00000000" w:rsidRPr="00000000">
                      <w:rPr>
                        <w:rtl w:val="0"/>
                      </w:rPr>
                    </w:r>
                  </w:ins>
                </w:sdtContent>
              </w:sdt>
              <w:ins w:author="Anonymous" w:id="66" w:date="2026-09-22T03:03:20Z">
                <w:bookmarkStart w:colFirst="0" w:colLast="0" w:name="_heading=h.lbz3c0luzzy" w:id="418"/>
                <w:bookmarkEnd w:id="418"/>
              </w:ins>
            </w:sdtContent>
          </w:sdt>
        </w:p>
      </w:sdtContent>
    </w:sdt>
    <w:sdt>
      <w:sdtPr>
        <w:id w:val="-2130050399"/>
        <w:tag w:val="goog_rdk_2214"/>
      </w:sdtPr>
      <w:sdtContent>
        <w:p w:rsidR="00000000" w:rsidDel="00000000" w:rsidP="00000000" w:rsidRDefault="00000000" w:rsidRPr="00000000" w14:paraId="000002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3982276"/>
              <w:tag w:val="goog_rdk_2212"/>
            </w:sdtPr>
            <w:sdtContent>
              <w:ins w:author="Anonymous" w:id="66" w:date="2026-09-22T03:03:20Z"/>
              <w:sdt>
                <w:sdtPr>
                  <w:id w:val="-352094984"/>
                  <w:tag w:val="goog_rdk_2213"/>
                </w:sdtPr>
                <w:sdtContent>
                  <w:ins w:author="Anonymous" w:id="66" w:date="2026-09-22T03:03:20Z">
                    <w:r w:rsidDel="00000000" w:rsidR="00000000" w:rsidRPr="00000000">
                      <w:rPr>
                        <w:rtl w:val="0"/>
                      </w:rPr>
                    </w:r>
                  </w:ins>
                </w:sdtContent>
              </w:sdt>
              <w:ins w:author="Anonymous" w:id="66" w:date="2026-09-22T03:03:20Z">
                <w:bookmarkStart w:colFirst="0" w:colLast="0" w:name="_heading=h.2gy9jzld9omr" w:id="419"/>
                <w:bookmarkEnd w:id="419"/>
              </w:ins>
            </w:sdtContent>
          </w:sdt>
        </w:p>
      </w:sdtContent>
    </w:sdt>
    <w:sdt>
      <w:sdtPr>
        <w:id w:val="-337783517"/>
        <w:tag w:val="goog_rdk_2217"/>
      </w:sdtPr>
      <w:sdtContent>
        <w:p w:rsidR="00000000" w:rsidDel="00000000" w:rsidP="00000000" w:rsidRDefault="00000000" w:rsidRPr="00000000" w14:paraId="000002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5650639"/>
              <w:tag w:val="goog_rdk_2215"/>
            </w:sdtPr>
            <w:sdtContent>
              <w:ins w:author="Anonymous" w:id="66" w:date="2026-09-22T03:03:20Z"/>
              <w:sdt>
                <w:sdtPr>
                  <w:id w:val="-991731628"/>
                  <w:tag w:val="goog_rdk_2216"/>
                </w:sdtPr>
                <w:sdtContent>
                  <w:ins w:author="Anonymous" w:id="66" w:date="2026-09-22T03:03:20Z">
                    <w:r w:rsidDel="00000000" w:rsidR="00000000" w:rsidRPr="00000000">
                      <w:rPr>
                        <w:rtl w:val="0"/>
                      </w:rPr>
                    </w:r>
                  </w:ins>
                </w:sdtContent>
              </w:sdt>
              <w:ins w:author="Anonymous" w:id="66" w:date="2026-09-22T03:03:20Z">
                <w:bookmarkStart w:colFirst="0" w:colLast="0" w:name="_heading=h.gdp0h1k6ryox" w:id="420"/>
                <w:bookmarkEnd w:id="420"/>
              </w:ins>
            </w:sdtContent>
          </w:sdt>
        </w:p>
      </w:sdtContent>
    </w:sdt>
    <w:sdt>
      <w:sdtPr>
        <w:id w:val="1918106420"/>
        <w:tag w:val="goog_rdk_2220"/>
      </w:sdtPr>
      <w:sdtContent>
        <w:p w:rsidR="00000000" w:rsidDel="00000000" w:rsidP="00000000" w:rsidRDefault="00000000" w:rsidRPr="00000000" w14:paraId="000002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1818180"/>
              <w:tag w:val="goog_rdk_2218"/>
            </w:sdtPr>
            <w:sdtContent>
              <w:ins w:author="Anonymous" w:id="66" w:date="2026-09-22T03:03:20Z"/>
              <w:sdt>
                <w:sdtPr>
                  <w:id w:val="-584302322"/>
                  <w:tag w:val="goog_rdk_2219"/>
                </w:sdtPr>
                <w:sdtContent>
                  <w:ins w:author="Anonymous" w:id="66" w:date="2026-09-22T03:03:20Z">
                    <w:r w:rsidDel="00000000" w:rsidR="00000000" w:rsidRPr="00000000">
                      <w:rPr>
                        <w:rtl w:val="0"/>
                      </w:rPr>
                    </w:r>
                  </w:ins>
                </w:sdtContent>
              </w:sdt>
              <w:ins w:author="Anonymous" w:id="66" w:date="2026-09-22T03:03:20Z">
                <w:bookmarkStart w:colFirst="0" w:colLast="0" w:name="_heading=h.q7jzeut4vvns" w:id="421"/>
                <w:bookmarkEnd w:id="421"/>
              </w:ins>
            </w:sdtContent>
          </w:sdt>
        </w:p>
      </w:sdtContent>
    </w:sdt>
    <w:sdt>
      <w:sdtPr>
        <w:id w:val="-165911442"/>
        <w:tag w:val="goog_rdk_2223"/>
      </w:sdtPr>
      <w:sdtContent>
        <w:p w:rsidR="00000000" w:rsidDel="00000000" w:rsidP="00000000" w:rsidRDefault="00000000" w:rsidRPr="00000000" w14:paraId="000002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9258075"/>
              <w:tag w:val="goog_rdk_2221"/>
            </w:sdtPr>
            <w:sdtContent>
              <w:ins w:author="Anonymous" w:id="66" w:date="2026-09-22T03:03:20Z"/>
              <w:sdt>
                <w:sdtPr>
                  <w:id w:val="2133475531"/>
                  <w:tag w:val="goog_rdk_2222"/>
                </w:sdtPr>
                <w:sdtContent>
                  <w:ins w:author="Anonymous" w:id="66" w:date="2026-09-22T03:03:20Z">
                    <w:r w:rsidDel="00000000" w:rsidR="00000000" w:rsidRPr="00000000">
                      <w:rPr>
                        <w:rtl w:val="0"/>
                      </w:rPr>
                    </w:r>
                  </w:ins>
                </w:sdtContent>
              </w:sdt>
              <w:ins w:author="Anonymous" w:id="66" w:date="2026-09-22T03:03:20Z">
                <w:bookmarkStart w:colFirst="0" w:colLast="0" w:name="_heading=h.51srewbeykih" w:id="422"/>
                <w:bookmarkEnd w:id="422"/>
              </w:ins>
            </w:sdtContent>
          </w:sdt>
        </w:p>
      </w:sdtContent>
    </w:sdt>
    <w:sdt>
      <w:sdtPr>
        <w:id w:val="1404792731"/>
        <w:tag w:val="goog_rdk_2226"/>
      </w:sdtPr>
      <w:sdtContent>
        <w:p w:rsidR="00000000" w:rsidDel="00000000" w:rsidP="00000000" w:rsidRDefault="00000000" w:rsidRPr="00000000" w14:paraId="000002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4673434"/>
              <w:tag w:val="goog_rdk_2224"/>
            </w:sdtPr>
            <w:sdtContent>
              <w:ins w:author="Anonymous" w:id="66" w:date="2026-09-22T03:03:20Z"/>
              <w:sdt>
                <w:sdtPr>
                  <w:id w:val="1804342683"/>
                  <w:tag w:val="goog_rdk_2225"/>
                </w:sdtPr>
                <w:sdtContent>
                  <w:ins w:author="Anonymous" w:id="66" w:date="2026-09-22T03:03:20Z">
                    <w:r w:rsidDel="00000000" w:rsidR="00000000" w:rsidRPr="00000000">
                      <w:rPr>
                        <w:rtl w:val="0"/>
                      </w:rPr>
                    </w:r>
                  </w:ins>
                </w:sdtContent>
              </w:sdt>
              <w:ins w:author="Anonymous" w:id="66" w:date="2026-09-22T03:03:20Z">
                <w:bookmarkStart w:colFirst="0" w:colLast="0" w:name="_heading=h.334eu1rs83x9" w:id="423"/>
                <w:bookmarkEnd w:id="423"/>
              </w:ins>
            </w:sdtContent>
          </w:sdt>
        </w:p>
      </w:sdtContent>
    </w:sdt>
    <w:sdt>
      <w:sdtPr>
        <w:id w:val="-2021418308"/>
        <w:tag w:val="goog_rdk_2229"/>
      </w:sdtPr>
      <w:sdtContent>
        <w:p w:rsidR="00000000" w:rsidDel="00000000" w:rsidP="00000000" w:rsidRDefault="00000000" w:rsidRPr="00000000" w14:paraId="000002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2609801"/>
              <w:tag w:val="goog_rdk_2227"/>
            </w:sdtPr>
            <w:sdtContent>
              <w:ins w:author="Anonymous" w:id="66" w:date="2026-09-22T03:03:20Z"/>
              <w:sdt>
                <w:sdtPr>
                  <w:id w:val="542812884"/>
                  <w:tag w:val="goog_rdk_2228"/>
                </w:sdtPr>
                <w:sdtContent>
                  <w:ins w:author="Anonymous" w:id="66" w:date="2026-09-22T03:03:20Z">
                    <w:r w:rsidDel="00000000" w:rsidR="00000000" w:rsidRPr="00000000">
                      <w:rPr>
                        <w:rtl w:val="0"/>
                      </w:rPr>
                    </w:r>
                  </w:ins>
                </w:sdtContent>
              </w:sdt>
              <w:ins w:author="Anonymous" w:id="66" w:date="2026-09-22T03:03:20Z">
                <w:bookmarkStart w:colFirst="0" w:colLast="0" w:name="_heading=h.qb4fbjw9ey5d" w:id="424"/>
                <w:bookmarkEnd w:id="424"/>
              </w:ins>
            </w:sdtContent>
          </w:sdt>
        </w:p>
      </w:sdtContent>
    </w:sdt>
    <w:sdt>
      <w:sdtPr>
        <w:id w:val="-1998273743"/>
        <w:tag w:val="goog_rdk_2232"/>
      </w:sdtPr>
      <w:sdtContent>
        <w:p w:rsidR="00000000" w:rsidDel="00000000" w:rsidP="00000000" w:rsidRDefault="00000000" w:rsidRPr="00000000" w14:paraId="000002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1951388"/>
              <w:tag w:val="goog_rdk_2230"/>
            </w:sdtPr>
            <w:sdtContent>
              <w:ins w:author="Anonymous" w:id="66" w:date="2026-09-22T03:03:20Z"/>
              <w:sdt>
                <w:sdtPr>
                  <w:id w:val="-871540537"/>
                  <w:tag w:val="goog_rdk_2231"/>
                </w:sdtPr>
                <w:sdtContent>
                  <w:ins w:author="Anonymous" w:id="66" w:date="2026-09-22T03:03:20Z">
                    <w:r w:rsidDel="00000000" w:rsidR="00000000" w:rsidRPr="00000000">
                      <w:rPr>
                        <w:rtl w:val="0"/>
                      </w:rPr>
                    </w:r>
                  </w:ins>
                </w:sdtContent>
              </w:sdt>
              <w:ins w:author="Anonymous" w:id="66" w:date="2026-09-22T03:03:20Z">
                <w:bookmarkStart w:colFirst="0" w:colLast="0" w:name="_heading=h.wuk8m0o6ljce" w:id="425"/>
                <w:bookmarkEnd w:id="425"/>
              </w:ins>
            </w:sdtContent>
          </w:sdt>
        </w:p>
      </w:sdtContent>
    </w:sdt>
    <w:sdt>
      <w:sdtPr>
        <w:id w:val="-1691159011"/>
        <w:tag w:val="goog_rdk_2235"/>
      </w:sdtPr>
      <w:sdtContent>
        <w:p w:rsidR="00000000" w:rsidDel="00000000" w:rsidP="00000000" w:rsidRDefault="00000000" w:rsidRPr="00000000" w14:paraId="000002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0590194"/>
              <w:tag w:val="goog_rdk_2233"/>
            </w:sdtPr>
            <w:sdtContent>
              <w:ins w:author="Anonymous" w:id="66" w:date="2026-09-22T03:03:20Z"/>
              <w:sdt>
                <w:sdtPr>
                  <w:id w:val="-591614376"/>
                  <w:tag w:val="goog_rdk_2234"/>
                </w:sdtPr>
                <w:sdtContent>
                  <w:ins w:author="Anonymous" w:id="66" w:date="2026-09-22T03:03:20Z">
                    <w:r w:rsidDel="00000000" w:rsidR="00000000" w:rsidRPr="00000000">
                      <w:rPr>
                        <w:rtl w:val="0"/>
                      </w:rPr>
                    </w:r>
                  </w:ins>
                </w:sdtContent>
              </w:sdt>
              <w:ins w:author="Anonymous" w:id="66" w:date="2026-09-22T03:03:20Z">
                <w:bookmarkStart w:colFirst="0" w:colLast="0" w:name="_heading=h.h6qqt23do5" w:id="426"/>
                <w:bookmarkEnd w:id="426"/>
              </w:ins>
            </w:sdtContent>
          </w:sdt>
        </w:p>
      </w:sdtContent>
    </w:sdt>
    <w:sdt>
      <w:sdtPr>
        <w:id w:val="-716778865"/>
        <w:tag w:val="goog_rdk_2238"/>
      </w:sdtPr>
      <w:sdtContent>
        <w:p w:rsidR="00000000" w:rsidDel="00000000" w:rsidP="00000000" w:rsidRDefault="00000000" w:rsidRPr="00000000" w14:paraId="000002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0799967"/>
              <w:tag w:val="goog_rdk_2236"/>
            </w:sdtPr>
            <w:sdtContent>
              <w:ins w:author="Anonymous" w:id="66" w:date="2026-09-22T03:03:20Z"/>
              <w:sdt>
                <w:sdtPr>
                  <w:id w:val="2058733580"/>
                  <w:tag w:val="goog_rdk_2237"/>
                </w:sdtPr>
                <w:sdtContent>
                  <w:ins w:author="Anonymous" w:id="66" w:date="2026-09-22T03:03:20Z">
                    <w:r w:rsidDel="00000000" w:rsidR="00000000" w:rsidRPr="00000000">
                      <w:rPr>
                        <w:rtl w:val="0"/>
                      </w:rPr>
                    </w:r>
                  </w:ins>
                </w:sdtContent>
              </w:sdt>
              <w:ins w:author="Anonymous" w:id="66" w:date="2026-09-22T03:03:20Z">
                <w:bookmarkStart w:colFirst="0" w:colLast="0" w:name="_heading=h.efy3dsz430yu" w:id="427"/>
                <w:bookmarkEnd w:id="427"/>
              </w:ins>
            </w:sdtContent>
          </w:sdt>
        </w:p>
      </w:sdtContent>
    </w:sdt>
    <w:sdt>
      <w:sdtPr>
        <w:id w:val="-1416005778"/>
        <w:tag w:val="goog_rdk_2241"/>
      </w:sdtPr>
      <w:sdtContent>
        <w:p w:rsidR="00000000" w:rsidDel="00000000" w:rsidP="00000000" w:rsidRDefault="00000000" w:rsidRPr="00000000" w14:paraId="000002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941077"/>
              <w:tag w:val="goog_rdk_2239"/>
            </w:sdtPr>
            <w:sdtContent>
              <w:ins w:author="Anonymous" w:id="66" w:date="2026-09-22T03:03:20Z"/>
              <w:sdt>
                <w:sdtPr>
                  <w:id w:val="602946023"/>
                  <w:tag w:val="goog_rdk_2240"/>
                </w:sdtPr>
                <w:sdtContent>
                  <w:ins w:author="Anonymous" w:id="66" w:date="2026-09-22T03:03:20Z">
                    <w:r w:rsidDel="00000000" w:rsidR="00000000" w:rsidRPr="00000000">
                      <w:rPr>
                        <w:rtl w:val="0"/>
                      </w:rPr>
                    </w:r>
                  </w:ins>
                </w:sdtContent>
              </w:sdt>
              <w:ins w:author="Anonymous" w:id="66" w:date="2026-09-22T03:03:20Z">
                <w:bookmarkStart w:colFirst="0" w:colLast="0" w:name="_heading=h.rj3hzm13i4w8" w:id="428"/>
                <w:bookmarkEnd w:id="428"/>
              </w:ins>
            </w:sdtContent>
          </w:sdt>
        </w:p>
      </w:sdtContent>
    </w:sdt>
    <w:sdt>
      <w:sdtPr>
        <w:id w:val="1522402671"/>
        <w:tag w:val="goog_rdk_2244"/>
      </w:sdtPr>
      <w:sdtContent>
        <w:p w:rsidR="00000000" w:rsidDel="00000000" w:rsidP="00000000" w:rsidRDefault="00000000" w:rsidRPr="00000000" w14:paraId="000002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9703429"/>
              <w:tag w:val="goog_rdk_2242"/>
            </w:sdtPr>
            <w:sdtContent>
              <w:ins w:author="Anonymous" w:id="66" w:date="2026-09-22T03:03:20Z"/>
              <w:sdt>
                <w:sdtPr>
                  <w:id w:val="203982489"/>
                  <w:tag w:val="goog_rdk_2243"/>
                </w:sdtPr>
                <w:sdtContent>
                  <w:ins w:author="Anonymous" w:id="66" w:date="2026-09-22T03:03:20Z">
                    <w:r w:rsidDel="00000000" w:rsidR="00000000" w:rsidRPr="00000000">
                      <w:rPr>
                        <w:rtl w:val="0"/>
                      </w:rPr>
                    </w:r>
                  </w:ins>
                </w:sdtContent>
              </w:sdt>
              <w:ins w:author="Anonymous" w:id="66" w:date="2026-09-22T03:03:20Z">
                <w:bookmarkStart w:colFirst="0" w:colLast="0" w:name="_heading=h.qqqsz7cdd80g" w:id="429"/>
                <w:bookmarkEnd w:id="429"/>
              </w:ins>
            </w:sdtContent>
          </w:sdt>
        </w:p>
      </w:sdtContent>
    </w:sdt>
    <w:sdt>
      <w:sdtPr>
        <w:id w:val="710586367"/>
        <w:tag w:val="goog_rdk_2247"/>
      </w:sdtPr>
      <w:sdtContent>
        <w:p w:rsidR="00000000" w:rsidDel="00000000" w:rsidP="00000000" w:rsidRDefault="00000000" w:rsidRPr="00000000" w14:paraId="000002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3148743"/>
              <w:tag w:val="goog_rdk_2245"/>
            </w:sdtPr>
            <w:sdtContent>
              <w:ins w:author="Anonymous" w:id="66" w:date="2026-09-22T03:03:20Z"/>
              <w:sdt>
                <w:sdtPr>
                  <w:id w:val="-610195104"/>
                  <w:tag w:val="goog_rdk_2246"/>
                </w:sdtPr>
                <w:sdtContent>
                  <w:ins w:author="Anonymous" w:id="66" w:date="2026-09-22T03:03:20Z">
                    <w:r w:rsidDel="00000000" w:rsidR="00000000" w:rsidRPr="00000000">
                      <w:rPr>
                        <w:rtl w:val="0"/>
                      </w:rPr>
                    </w:r>
                  </w:ins>
                </w:sdtContent>
              </w:sdt>
              <w:ins w:author="Anonymous" w:id="66" w:date="2026-09-22T03:03:20Z">
                <w:bookmarkStart w:colFirst="0" w:colLast="0" w:name="_heading=h.f2tbqgd5m7me" w:id="430"/>
                <w:bookmarkEnd w:id="430"/>
              </w:ins>
            </w:sdtContent>
          </w:sdt>
        </w:p>
      </w:sdtContent>
    </w:sdt>
    <w:sdt>
      <w:sdtPr>
        <w:id w:val="-1560060591"/>
        <w:tag w:val="goog_rdk_2250"/>
      </w:sdtPr>
      <w:sdtContent>
        <w:p w:rsidR="00000000" w:rsidDel="00000000" w:rsidP="00000000" w:rsidRDefault="00000000" w:rsidRPr="00000000" w14:paraId="000002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8312114"/>
              <w:tag w:val="goog_rdk_2248"/>
            </w:sdtPr>
            <w:sdtContent>
              <w:ins w:author="Anonymous" w:id="66" w:date="2026-09-22T03:03:20Z"/>
              <w:sdt>
                <w:sdtPr>
                  <w:id w:val="-456380932"/>
                  <w:tag w:val="goog_rdk_2249"/>
                </w:sdtPr>
                <w:sdtContent>
                  <w:ins w:author="Anonymous" w:id="66" w:date="2026-09-22T03:03:20Z">
                    <w:r w:rsidDel="00000000" w:rsidR="00000000" w:rsidRPr="00000000">
                      <w:rPr>
                        <w:rtl w:val="0"/>
                      </w:rPr>
                    </w:r>
                  </w:ins>
                </w:sdtContent>
              </w:sdt>
              <w:ins w:author="Anonymous" w:id="66" w:date="2026-09-22T03:03:20Z">
                <w:bookmarkStart w:colFirst="0" w:colLast="0" w:name="_heading=h.npeqy2qhbe7h" w:id="431"/>
                <w:bookmarkEnd w:id="431"/>
              </w:ins>
            </w:sdtContent>
          </w:sdt>
        </w:p>
      </w:sdtContent>
    </w:sdt>
    <w:sdt>
      <w:sdtPr>
        <w:id w:val="-73935405"/>
        <w:tag w:val="goog_rdk_2253"/>
      </w:sdtPr>
      <w:sdtContent>
        <w:p w:rsidR="00000000" w:rsidDel="00000000" w:rsidP="00000000" w:rsidRDefault="00000000" w:rsidRPr="00000000" w14:paraId="000002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1779640"/>
              <w:tag w:val="goog_rdk_2251"/>
            </w:sdtPr>
            <w:sdtContent>
              <w:ins w:author="Anonymous" w:id="66" w:date="2026-09-22T03:03:20Z"/>
              <w:sdt>
                <w:sdtPr>
                  <w:id w:val="-278964183"/>
                  <w:tag w:val="goog_rdk_2252"/>
                </w:sdtPr>
                <w:sdtContent>
                  <w:ins w:author="Anonymous" w:id="66" w:date="2026-09-22T03:03:20Z">
                    <w:r w:rsidDel="00000000" w:rsidR="00000000" w:rsidRPr="00000000">
                      <w:rPr>
                        <w:rtl w:val="0"/>
                      </w:rPr>
                    </w:r>
                  </w:ins>
                </w:sdtContent>
              </w:sdt>
              <w:ins w:author="Anonymous" w:id="66" w:date="2026-09-22T03:03:20Z">
                <w:bookmarkStart w:colFirst="0" w:colLast="0" w:name="_heading=h.vjsxdpuzgzqm" w:id="432"/>
                <w:bookmarkEnd w:id="432"/>
              </w:ins>
            </w:sdtContent>
          </w:sdt>
        </w:p>
      </w:sdtContent>
    </w:sdt>
    <w:sdt>
      <w:sdtPr>
        <w:id w:val="889685569"/>
        <w:tag w:val="goog_rdk_2256"/>
      </w:sdtPr>
      <w:sdtContent>
        <w:p w:rsidR="00000000" w:rsidDel="00000000" w:rsidP="00000000" w:rsidRDefault="00000000" w:rsidRPr="00000000" w14:paraId="000002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7504566"/>
              <w:tag w:val="goog_rdk_2254"/>
            </w:sdtPr>
            <w:sdtContent>
              <w:ins w:author="Anonymous" w:id="66" w:date="2026-09-22T03:03:20Z"/>
              <w:sdt>
                <w:sdtPr>
                  <w:id w:val="1167383958"/>
                  <w:tag w:val="goog_rdk_2255"/>
                </w:sdtPr>
                <w:sdtContent>
                  <w:ins w:author="Anonymous" w:id="66" w:date="2026-09-22T03:03:20Z">
                    <w:r w:rsidDel="00000000" w:rsidR="00000000" w:rsidRPr="00000000">
                      <w:rPr>
                        <w:rtl w:val="0"/>
                      </w:rPr>
                    </w:r>
                  </w:ins>
                </w:sdtContent>
              </w:sdt>
              <w:ins w:author="Anonymous" w:id="66" w:date="2026-09-22T03:03:20Z">
                <w:bookmarkStart w:colFirst="0" w:colLast="0" w:name="_heading=h.rcb6r2bnwkz5" w:id="433"/>
                <w:bookmarkEnd w:id="433"/>
              </w:ins>
            </w:sdtContent>
          </w:sdt>
        </w:p>
      </w:sdtContent>
    </w:sdt>
    <w:sdt>
      <w:sdtPr>
        <w:id w:val="-1784885378"/>
        <w:tag w:val="goog_rdk_2259"/>
      </w:sdtPr>
      <w:sdtContent>
        <w:p w:rsidR="00000000" w:rsidDel="00000000" w:rsidP="00000000" w:rsidRDefault="00000000" w:rsidRPr="00000000" w14:paraId="000002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4251958"/>
              <w:tag w:val="goog_rdk_2257"/>
            </w:sdtPr>
            <w:sdtContent>
              <w:ins w:author="Anonymous" w:id="66" w:date="2026-09-22T03:03:20Z"/>
              <w:sdt>
                <w:sdtPr>
                  <w:id w:val="-962941353"/>
                  <w:tag w:val="goog_rdk_2258"/>
                </w:sdtPr>
                <w:sdtContent>
                  <w:ins w:author="Anonymous" w:id="66" w:date="2026-09-22T03:03:20Z">
                    <w:r w:rsidDel="00000000" w:rsidR="00000000" w:rsidRPr="00000000">
                      <w:rPr>
                        <w:rtl w:val="0"/>
                      </w:rPr>
                    </w:r>
                  </w:ins>
                </w:sdtContent>
              </w:sdt>
              <w:ins w:author="Anonymous" w:id="66" w:date="2026-09-22T03:03:20Z">
                <w:bookmarkStart w:colFirst="0" w:colLast="0" w:name="_heading=h.vjhiei86s8b1" w:id="434"/>
                <w:bookmarkEnd w:id="434"/>
              </w:ins>
            </w:sdtContent>
          </w:sdt>
        </w:p>
      </w:sdtContent>
    </w:sdt>
    <w:sdt>
      <w:sdtPr>
        <w:id w:val="1999758868"/>
        <w:tag w:val="goog_rdk_2262"/>
      </w:sdtPr>
      <w:sdtContent>
        <w:p w:rsidR="00000000" w:rsidDel="00000000" w:rsidP="00000000" w:rsidRDefault="00000000" w:rsidRPr="00000000" w14:paraId="000002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0873203"/>
              <w:tag w:val="goog_rdk_2260"/>
            </w:sdtPr>
            <w:sdtContent>
              <w:ins w:author="Anonymous" w:id="66" w:date="2026-09-22T03:03:20Z"/>
              <w:sdt>
                <w:sdtPr>
                  <w:id w:val="1601326174"/>
                  <w:tag w:val="goog_rdk_2261"/>
                </w:sdtPr>
                <w:sdtContent>
                  <w:ins w:author="Anonymous" w:id="66" w:date="2026-09-22T03:03:20Z">
                    <w:r w:rsidDel="00000000" w:rsidR="00000000" w:rsidRPr="00000000">
                      <w:rPr>
                        <w:rtl w:val="0"/>
                      </w:rPr>
                    </w:r>
                  </w:ins>
                </w:sdtContent>
              </w:sdt>
              <w:ins w:author="Anonymous" w:id="66" w:date="2026-09-22T03:03:20Z">
                <w:bookmarkStart w:colFirst="0" w:colLast="0" w:name="_heading=h.hmxpb840nq1m" w:id="435"/>
                <w:bookmarkEnd w:id="435"/>
              </w:ins>
            </w:sdtContent>
          </w:sdt>
        </w:p>
      </w:sdtContent>
    </w:sdt>
    <w:sdt>
      <w:sdtPr>
        <w:id w:val="142240115"/>
        <w:tag w:val="goog_rdk_2266"/>
      </w:sdtPr>
      <w:sdtContent>
        <w:p w:rsidR="00000000" w:rsidDel="00000000" w:rsidP="00000000" w:rsidRDefault="00000000" w:rsidRPr="00000000" w14:paraId="000002FB">
          <w:pPr>
            <w:pStyle w:val="Heading3"/>
            <w:keepNext w:val="0"/>
            <w:keepLines w:val="0"/>
            <w:spacing w:before="280" w:lineRule="auto"/>
            <w:rPr>
              <w:ins w:author="Shalini Vedakumari" w:id="69" w:date="2026-09-22T13:05:1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8618202"/>
              <w:tag w:val="goog_rdk_2264"/>
            </w:sdtPr>
            <w:sdtContent>
              <w:ins w:author="Shalini Vedakumari" w:id="69" w:date="2026-09-22T13:05:10Z"/>
              <w:sdt>
                <w:sdtPr>
                  <w:id w:val="543001035"/>
                  <w:tag w:val="goog_rdk_2265"/>
                </w:sdtPr>
                <w:sdtContent>
                  <w:ins w:author="Shalini Vedakumari" w:id="69" w:date="2026-09-22T13:05:10Z">
                    <w:r w:rsidDel="00000000" w:rsidR="00000000" w:rsidRPr="00000000">
                      <w:rPr>
                        <w:rtl w:val="0"/>
                      </w:rPr>
                    </w:r>
                  </w:ins>
                </w:sdtContent>
              </w:sdt>
              <w:ins w:author="Shalini Vedakumari" w:id="69" w:date="2026-09-22T13:05:10Z">
                <w:bookmarkStart w:colFirst="0" w:colLast="0" w:name="_heading=h.1o3yxhp6jptt" w:id="436"/>
                <w:bookmarkEnd w:id="436"/>
              </w:ins>
            </w:sdtContent>
          </w:sdt>
        </w:p>
      </w:sdtContent>
    </w:sdt>
    <w:sdt>
      <w:sdtPr>
        <w:id w:val="1149622328"/>
        <w:tag w:val="goog_rdk_2269"/>
      </w:sdtPr>
      <w:sdtContent>
        <w:p w:rsidR="00000000" w:rsidDel="00000000" w:rsidP="00000000" w:rsidRDefault="00000000" w:rsidRPr="00000000" w14:paraId="000002FC">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1583470078"/>
              <w:tag w:val="goog_rdk_2267"/>
            </w:sdtPr>
            <w:sdtContent>
              <w:ins w:author="Shalini Vedakumari" w:id="69" w:date="2026-09-22T13:05:10Z"/>
              <w:sdt>
                <w:sdtPr>
                  <w:id w:val="1393908289"/>
                  <w:tag w:val="goog_rdk_2268"/>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852712910"/>
        <w:tag w:val="goog_rdk_2272"/>
      </w:sdtPr>
      <w:sdtContent>
        <w:p w:rsidR="00000000" w:rsidDel="00000000" w:rsidP="00000000" w:rsidRDefault="00000000" w:rsidRPr="00000000" w14:paraId="000002FD">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1618141734"/>
              <w:tag w:val="goog_rdk_2270"/>
            </w:sdtPr>
            <w:sdtContent>
              <w:ins w:author="Shalini Vedakumari" w:id="69" w:date="2026-09-22T13:05:10Z"/>
              <w:sdt>
                <w:sdtPr>
                  <w:id w:val="1252242300"/>
                  <w:tag w:val="goog_rdk_2271"/>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1850796948"/>
        <w:tag w:val="goog_rdk_2275"/>
      </w:sdtPr>
      <w:sdtContent>
        <w:p w:rsidR="00000000" w:rsidDel="00000000" w:rsidP="00000000" w:rsidRDefault="00000000" w:rsidRPr="00000000" w14:paraId="000002FE">
          <w:pPr>
            <w:rPr>
              <w:ins w:author="Shalini Vedakumari" w:id="69" w:date="2026-09-22T13:05:1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
          <w:sdt>
            <w:sdtPr>
              <w:id w:val="-1658549002"/>
              <w:tag w:val="goog_rdk_2273"/>
            </w:sdtPr>
            <w:sdtContent>
              <w:ins w:author="Shalini Vedakumari" w:id="69" w:date="2026-09-22T13:05:10Z"/>
              <w:sdt>
                <w:sdtPr>
                  <w:id w:val="1178967424"/>
                  <w:tag w:val="goog_rdk_2274"/>
                </w:sdtPr>
                <w:sdtContent>
                  <w:ins w:author="Shalini Vedakumari" w:id="69" w:date="2026-09-22T13:05:10Z">
                    <w:r w:rsidDel="00000000" w:rsidR="00000000" w:rsidRPr="00000000">
                      <w:rPr>
                        <w:rtl w:val="0"/>
                      </w:rPr>
                    </w:r>
                  </w:ins>
                </w:sdtContent>
              </w:sdt>
              <w:ins w:author="Shalini Vedakumari" w:id="69" w:date="2026-09-22T13:05:10Z"/>
            </w:sdtContent>
          </w:sdt>
        </w:p>
      </w:sdtContent>
    </w:sdt>
    <w:sdt>
      <w:sdtPr>
        <w:id w:val="1922648662"/>
        <w:tag w:val="goog_rdk_2279"/>
      </w:sdtPr>
      <w:sdtContent>
        <w:p w:rsidR="00000000" w:rsidDel="00000000" w:rsidP="00000000" w:rsidRDefault="00000000" w:rsidRPr="00000000" w14:paraId="000002FF">
          <w:pPr>
            <w:rPr>
              <w:ins w:author="Anonymous" w:id="66" w:date="2026-09-22T03:03:20Z"/>
              <w:rFonts w:ascii="Cambria" w:cs="Cambria" w:eastAsia="Cambria" w:hAnsi="Cambria"/>
              <w:b w:val="1"/>
              <w:bCs w:val="1"/>
              <w:rPrChange w:author="Shalini Vedakumari" w:id="70" w:date="2026-09-22T13:05:10Z">
                <w:rPr>
                  <w:rFonts w:ascii="Cambria" w:cs="Cambria" w:eastAsia="Cambria" w:hAnsi="Cambria"/>
                  <w:b w:val="1"/>
                  <w:bCs w:val="1"/>
                  <w:sz w:val="24"/>
                  <w:szCs w:val="24"/>
                </w:rPr>
              </w:rPrChange>
            </w:rPr>
            <w:pPrChange w:author="Shalini Vedakumari" w:id="0" w:date="2026-09-22T13:05:10Z">
              <w:pPr>
                <w:pStyle w:val="Heading3"/>
                <w:keepNext w:val="0"/>
                <w:keepLines w:val="0"/>
                <w:spacing w:before="280" w:lineRule="auto"/>
              </w:pPr>
            </w:pPrChange>
          </w:pPr>
          <w:sdt>
            <w:sdtPr>
              <w:id w:val="-999619628"/>
              <w:tag w:val="goog_rdk_2277"/>
            </w:sdtPr>
            <w:sdtContent>
              <w:ins w:author="Anonymous" w:id="66" w:date="2026-09-22T03:03:20Z"/>
              <w:sdt>
                <w:sdtPr>
                  <w:id w:val="-1074497210"/>
                  <w:tag w:val="goog_rdk_2278"/>
                </w:sdtPr>
                <w:sdtContent>
                  <w:ins w:author="Anonymous" w:id="66" w:date="2026-09-22T03:03:20Z">
                    <w:r w:rsidDel="00000000" w:rsidR="00000000" w:rsidRPr="00000000">
                      <w:rPr>
                        <w:rtl w:val="0"/>
                      </w:rPr>
                    </w:r>
                  </w:ins>
                </w:sdtContent>
              </w:sdt>
              <w:ins w:author="Anonymous" w:id="66" w:date="2026-09-22T03:03:20Z">
                <w:bookmarkStart w:colFirst="0" w:colLast="0" w:name="_heading=h.2d5v9lh6171e" w:id="437"/>
                <w:bookmarkEnd w:id="437"/>
              </w:ins>
            </w:sdtContent>
          </w:sdt>
        </w:p>
      </w:sdtContent>
    </w:sdt>
    <w:sdt>
      <w:sdtPr>
        <w:id w:val="1438596235"/>
        <w:tag w:val="goog_rdk_2282"/>
      </w:sdtPr>
      <w:sdtContent>
        <w:p w:rsidR="00000000" w:rsidDel="00000000" w:rsidP="00000000" w:rsidRDefault="00000000" w:rsidRPr="00000000" w14:paraId="000003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7946133"/>
              <w:tag w:val="goog_rdk_2280"/>
            </w:sdtPr>
            <w:sdtContent>
              <w:ins w:author="Anonymous" w:id="66" w:date="2026-09-22T03:03:20Z"/>
              <w:sdt>
                <w:sdtPr>
                  <w:id w:val="-760117399"/>
                  <w:tag w:val="goog_rdk_2281"/>
                </w:sdtPr>
                <w:sdtContent>
                  <w:ins w:author="Anonymous" w:id="66" w:date="2026-09-22T03:03:20Z">
                    <w:r w:rsidDel="00000000" w:rsidR="00000000" w:rsidRPr="00000000">
                      <w:rPr>
                        <w:rtl w:val="0"/>
                      </w:rPr>
                    </w:r>
                  </w:ins>
                </w:sdtContent>
              </w:sdt>
              <w:ins w:author="Anonymous" w:id="66" w:date="2026-09-22T03:03:20Z">
                <w:bookmarkStart w:colFirst="0" w:colLast="0" w:name="_heading=h.ne5zam5v7l8z" w:id="438"/>
                <w:bookmarkEnd w:id="438"/>
              </w:ins>
            </w:sdtContent>
          </w:sdt>
        </w:p>
      </w:sdtContent>
    </w:sdt>
    <w:sdt>
      <w:sdtPr>
        <w:id w:val="1236974941"/>
        <w:tag w:val="goog_rdk_2285"/>
      </w:sdtPr>
      <w:sdtContent>
        <w:p w:rsidR="00000000" w:rsidDel="00000000" w:rsidP="00000000" w:rsidRDefault="00000000" w:rsidRPr="00000000" w14:paraId="000003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3481928"/>
              <w:tag w:val="goog_rdk_2283"/>
            </w:sdtPr>
            <w:sdtContent>
              <w:ins w:author="Anonymous" w:id="66" w:date="2026-09-22T03:03:20Z"/>
              <w:sdt>
                <w:sdtPr>
                  <w:id w:val="-1511070591"/>
                  <w:tag w:val="goog_rdk_2284"/>
                </w:sdtPr>
                <w:sdtContent>
                  <w:ins w:author="Anonymous" w:id="66" w:date="2026-09-22T03:03:20Z">
                    <w:r w:rsidDel="00000000" w:rsidR="00000000" w:rsidRPr="00000000">
                      <w:rPr>
                        <w:rtl w:val="0"/>
                      </w:rPr>
                    </w:r>
                  </w:ins>
                </w:sdtContent>
              </w:sdt>
              <w:ins w:author="Anonymous" w:id="66" w:date="2026-09-22T03:03:20Z">
                <w:bookmarkStart w:colFirst="0" w:colLast="0" w:name="_heading=h.8h8i1thiby04" w:id="439"/>
                <w:bookmarkEnd w:id="439"/>
              </w:ins>
            </w:sdtContent>
          </w:sdt>
        </w:p>
      </w:sdtContent>
    </w:sdt>
    <w:sdt>
      <w:sdtPr>
        <w:id w:val="-129936619"/>
        <w:tag w:val="goog_rdk_2288"/>
      </w:sdtPr>
      <w:sdtContent>
        <w:p w:rsidR="00000000" w:rsidDel="00000000" w:rsidP="00000000" w:rsidRDefault="00000000" w:rsidRPr="00000000" w14:paraId="000003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6905027"/>
              <w:tag w:val="goog_rdk_2286"/>
            </w:sdtPr>
            <w:sdtContent>
              <w:ins w:author="Anonymous" w:id="66" w:date="2026-09-22T03:03:20Z"/>
              <w:sdt>
                <w:sdtPr>
                  <w:id w:val="1598324174"/>
                  <w:tag w:val="goog_rdk_2287"/>
                </w:sdtPr>
                <w:sdtContent>
                  <w:ins w:author="Anonymous" w:id="66" w:date="2026-09-22T03:03:20Z">
                    <w:r w:rsidDel="00000000" w:rsidR="00000000" w:rsidRPr="00000000">
                      <w:rPr>
                        <w:rtl w:val="0"/>
                      </w:rPr>
                    </w:r>
                  </w:ins>
                </w:sdtContent>
              </w:sdt>
              <w:ins w:author="Anonymous" w:id="66" w:date="2026-09-22T03:03:20Z">
                <w:bookmarkStart w:colFirst="0" w:colLast="0" w:name="_heading=h.ptik7ln0zh04" w:id="440"/>
                <w:bookmarkEnd w:id="440"/>
              </w:ins>
            </w:sdtContent>
          </w:sdt>
        </w:p>
      </w:sdtContent>
    </w:sdt>
    <w:sdt>
      <w:sdtPr>
        <w:id w:val="-180258010"/>
        <w:tag w:val="goog_rdk_2291"/>
      </w:sdtPr>
      <w:sdtContent>
        <w:p w:rsidR="00000000" w:rsidDel="00000000" w:rsidP="00000000" w:rsidRDefault="00000000" w:rsidRPr="00000000" w14:paraId="000003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1806605"/>
              <w:tag w:val="goog_rdk_2289"/>
            </w:sdtPr>
            <w:sdtContent>
              <w:ins w:author="Anonymous" w:id="66" w:date="2026-09-22T03:03:20Z"/>
              <w:sdt>
                <w:sdtPr>
                  <w:id w:val="984500313"/>
                  <w:tag w:val="goog_rdk_2290"/>
                </w:sdtPr>
                <w:sdtContent>
                  <w:ins w:author="Anonymous" w:id="66" w:date="2026-09-22T03:03:20Z">
                    <w:r w:rsidDel="00000000" w:rsidR="00000000" w:rsidRPr="00000000">
                      <w:rPr>
                        <w:rtl w:val="0"/>
                      </w:rPr>
                    </w:r>
                  </w:ins>
                </w:sdtContent>
              </w:sdt>
              <w:ins w:author="Anonymous" w:id="66" w:date="2026-09-22T03:03:20Z">
                <w:bookmarkStart w:colFirst="0" w:colLast="0" w:name="_heading=h.9fe1dvsj0yp0" w:id="441"/>
                <w:bookmarkEnd w:id="441"/>
              </w:ins>
            </w:sdtContent>
          </w:sdt>
        </w:p>
      </w:sdtContent>
    </w:sdt>
    <w:sdt>
      <w:sdtPr>
        <w:id w:val="1159508665"/>
        <w:tag w:val="goog_rdk_2294"/>
      </w:sdtPr>
      <w:sdtContent>
        <w:p w:rsidR="00000000" w:rsidDel="00000000" w:rsidP="00000000" w:rsidRDefault="00000000" w:rsidRPr="00000000" w14:paraId="000003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7709262"/>
              <w:tag w:val="goog_rdk_2292"/>
            </w:sdtPr>
            <w:sdtContent>
              <w:ins w:author="Anonymous" w:id="66" w:date="2026-09-22T03:03:20Z"/>
              <w:sdt>
                <w:sdtPr>
                  <w:id w:val="653181900"/>
                  <w:tag w:val="goog_rdk_2293"/>
                </w:sdtPr>
                <w:sdtContent>
                  <w:ins w:author="Anonymous" w:id="66" w:date="2026-09-22T03:03:20Z">
                    <w:r w:rsidDel="00000000" w:rsidR="00000000" w:rsidRPr="00000000">
                      <w:rPr>
                        <w:rtl w:val="0"/>
                      </w:rPr>
                    </w:r>
                  </w:ins>
                </w:sdtContent>
              </w:sdt>
              <w:ins w:author="Anonymous" w:id="66" w:date="2026-09-22T03:03:20Z">
                <w:bookmarkStart w:colFirst="0" w:colLast="0" w:name="_heading=h.rbouud29d6lo" w:id="442"/>
                <w:bookmarkEnd w:id="442"/>
              </w:ins>
            </w:sdtContent>
          </w:sdt>
        </w:p>
      </w:sdtContent>
    </w:sdt>
    <w:sdt>
      <w:sdtPr>
        <w:id w:val="1877610323"/>
        <w:tag w:val="goog_rdk_2297"/>
      </w:sdtPr>
      <w:sdtContent>
        <w:p w:rsidR="00000000" w:rsidDel="00000000" w:rsidP="00000000" w:rsidRDefault="00000000" w:rsidRPr="00000000" w14:paraId="000003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6836704"/>
              <w:tag w:val="goog_rdk_2295"/>
            </w:sdtPr>
            <w:sdtContent>
              <w:ins w:author="Anonymous" w:id="66" w:date="2026-09-22T03:03:20Z"/>
              <w:sdt>
                <w:sdtPr>
                  <w:id w:val="781257003"/>
                  <w:tag w:val="goog_rdk_2296"/>
                </w:sdtPr>
                <w:sdtContent>
                  <w:ins w:author="Anonymous" w:id="66" w:date="2026-09-22T03:03:20Z">
                    <w:r w:rsidDel="00000000" w:rsidR="00000000" w:rsidRPr="00000000">
                      <w:rPr>
                        <w:rtl w:val="0"/>
                      </w:rPr>
                    </w:r>
                  </w:ins>
                </w:sdtContent>
              </w:sdt>
              <w:ins w:author="Anonymous" w:id="66" w:date="2026-09-22T03:03:20Z">
                <w:bookmarkStart w:colFirst="0" w:colLast="0" w:name="_heading=h.fp5owd8y8z8i" w:id="443"/>
                <w:bookmarkEnd w:id="443"/>
              </w:ins>
            </w:sdtContent>
          </w:sdt>
        </w:p>
      </w:sdtContent>
    </w:sdt>
    <w:sdt>
      <w:sdtPr>
        <w:id w:val="-465344635"/>
        <w:tag w:val="goog_rdk_2300"/>
      </w:sdtPr>
      <w:sdtContent>
        <w:p w:rsidR="00000000" w:rsidDel="00000000" w:rsidP="00000000" w:rsidRDefault="00000000" w:rsidRPr="00000000" w14:paraId="000003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1938732"/>
              <w:tag w:val="goog_rdk_2298"/>
            </w:sdtPr>
            <w:sdtContent>
              <w:ins w:author="Anonymous" w:id="66" w:date="2026-09-22T03:03:20Z"/>
              <w:sdt>
                <w:sdtPr>
                  <w:id w:val="736914570"/>
                  <w:tag w:val="goog_rdk_2299"/>
                </w:sdtPr>
                <w:sdtContent>
                  <w:ins w:author="Anonymous" w:id="66" w:date="2026-09-22T03:03:20Z">
                    <w:r w:rsidDel="00000000" w:rsidR="00000000" w:rsidRPr="00000000">
                      <w:rPr>
                        <w:rtl w:val="0"/>
                      </w:rPr>
                    </w:r>
                  </w:ins>
                </w:sdtContent>
              </w:sdt>
              <w:ins w:author="Anonymous" w:id="66" w:date="2026-09-22T03:03:20Z">
                <w:bookmarkStart w:colFirst="0" w:colLast="0" w:name="_heading=h.qkho5sq1qw5r" w:id="444"/>
                <w:bookmarkEnd w:id="444"/>
              </w:ins>
            </w:sdtContent>
          </w:sdt>
        </w:p>
      </w:sdtContent>
    </w:sdt>
    <w:sdt>
      <w:sdtPr>
        <w:id w:val="2053049251"/>
        <w:tag w:val="goog_rdk_2303"/>
      </w:sdtPr>
      <w:sdtContent>
        <w:p w:rsidR="00000000" w:rsidDel="00000000" w:rsidP="00000000" w:rsidRDefault="00000000" w:rsidRPr="00000000" w14:paraId="000003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0306113"/>
              <w:tag w:val="goog_rdk_2301"/>
            </w:sdtPr>
            <w:sdtContent>
              <w:ins w:author="Anonymous" w:id="66" w:date="2026-09-22T03:03:20Z"/>
              <w:sdt>
                <w:sdtPr>
                  <w:id w:val="-255087168"/>
                  <w:tag w:val="goog_rdk_2302"/>
                </w:sdtPr>
                <w:sdtContent>
                  <w:ins w:author="Anonymous" w:id="66" w:date="2026-09-22T03:03:20Z">
                    <w:r w:rsidDel="00000000" w:rsidR="00000000" w:rsidRPr="00000000">
                      <w:rPr>
                        <w:rtl w:val="0"/>
                      </w:rPr>
                    </w:r>
                  </w:ins>
                </w:sdtContent>
              </w:sdt>
              <w:ins w:author="Anonymous" w:id="66" w:date="2026-09-22T03:03:20Z">
                <w:bookmarkStart w:colFirst="0" w:colLast="0" w:name="_heading=h.7jee9129mz5j" w:id="445"/>
                <w:bookmarkEnd w:id="445"/>
              </w:ins>
            </w:sdtContent>
          </w:sdt>
        </w:p>
      </w:sdtContent>
    </w:sdt>
    <w:sdt>
      <w:sdtPr>
        <w:id w:val="2121796822"/>
        <w:tag w:val="goog_rdk_2306"/>
      </w:sdtPr>
      <w:sdtContent>
        <w:p w:rsidR="00000000" w:rsidDel="00000000" w:rsidP="00000000" w:rsidRDefault="00000000" w:rsidRPr="00000000" w14:paraId="000003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3339241"/>
              <w:tag w:val="goog_rdk_2304"/>
            </w:sdtPr>
            <w:sdtContent>
              <w:ins w:author="Anonymous" w:id="66" w:date="2026-09-22T03:03:20Z"/>
              <w:sdt>
                <w:sdtPr>
                  <w:id w:val="-1130776925"/>
                  <w:tag w:val="goog_rdk_2305"/>
                </w:sdtPr>
                <w:sdtContent>
                  <w:ins w:author="Anonymous" w:id="66" w:date="2026-09-22T03:03:20Z">
                    <w:r w:rsidDel="00000000" w:rsidR="00000000" w:rsidRPr="00000000">
                      <w:rPr>
                        <w:rtl w:val="0"/>
                      </w:rPr>
                    </w:r>
                  </w:ins>
                </w:sdtContent>
              </w:sdt>
              <w:ins w:author="Anonymous" w:id="66" w:date="2026-09-22T03:03:20Z">
                <w:bookmarkStart w:colFirst="0" w:colLast="0" w:name="_heading=h.9wl8qfekmsii" w:id="446"/>
                <w:bookmarkEnd w:id="446"/>
              </w:ins>
            </w:sdtContent>
          </w:sdt>
        </w:p>
      </w:sdtContent>
    </w:sdt>
    <w:sdt>
      <w:sdtPr>
        <w:id w:val="-943253564"/>
        <w:tag w:val="goog_rdk_2309"/>
      </w:sdtPr>
      <w:sdtContent>
        <w:p w:rsidR="00000000" w:rsidDel="00000000" w:rsidP="00000000" w:rsidRDefault="00000000" w:rsidRPr="00000000" w14:paraId="000003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0084600"/>
              <w:tag w:val="goog_rdk_2307"/>
            </w:sdtPr>
            <w:sdtContent>
              <w:ins w:author="Anonymous" w:id="66" w:date="2026-09-22T03:03:20Z"/>
              <w:sdt>
                <w:sdtPr>
                  <w:id w:val="-1774850340"/>
                  <w:tag w:val="goog_rdk_2308"/>
                </w:sdtPr>
                <w:sdtContent>
                  <w:ins w:author="Anonymous" w:id="66" w:date="2026-09-22T03:03:20Z">
                    <w:r w:rsidDel="00000000" w:rsidR="00000000" w:rsidRPr="00000000">
                      <w:rPr>
                        <w:rtl w:val="0"/>
                      </w:rPr>
                    </w:r>
                  </w:ins>
                </w:sdtContent>
              </w:sdt>
              <w:ins w:author="Anonymous" w:id="66" w:date="2026-09-22T03:03:20Z">
                <w:bookmarkStart w:colFirst="0" w:colLast="0" w:name="_heading=h.62wjxqc0xa9j" w:id="447"/>
                <w:bookmarkEnd w:id="447"/>
              </w:ins>
            </w:sdtContent>
          </w:sdt>
        </w:p>
      </w:sdtContent>
    </w:sdt>
    <w:sdt>
      <w:sdtPr>
        <w:id w:val="126737380"/>
        <w:tag w:val="goog_rdk_2312"/>
      </w:sdtPr>
      <w:sdtContent>
        <w:p w:rsidR="00000000" w:rsidDel="00000000" w:rsidP="00000000" w:rsidRDefault="00000000" w:rsidRPr="00000000" w14:paraId="000003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9562797"/>
              <w:tag w:val="goog_rdk_2310"/>
            </w:sdtPr>
            <w:sdtContent>
              <w:ins w:author="Anonymous" w:id="66" w:date="2026-09-22T03:03:20Z"/>
              <w:sdt>
                <w:sdtPr>
                  <w:id w:val="-523101811"/>
                  <w:tag w:val="goog_rdk_2311"/>
                </w:sdtPr>
                <w:sdtContent>
                  <w:ins w:author="Anonymous" w:id="66" w:date="2026-09-22T03:03:20Z">
                    <w:r w:rsidDel="00000000" w:rsidR="00000000" w:rsidRPr="00000000">
                      <w:rPr>
                        <w:rtl w:val="0"/>
                      </w:rPr>
                    </w:r>
                  </w:ins>
                </w:sdtContent>
              </w:sdt>
              <w:ins w:author="Anonymous" w:id="66" w:date="2026-09-22T03:03:20Z">
                <w:bookmarkStart w:colFirst="0" w:colLast="0" w:name="_heading=h.o1643jm2po7r" w:id="448"/>
                <w:bookmarkEnd w:id="448"/>
              </w:ins>
            </w:sdtContent>
          </w:sdt>
        </w:p>
      </w:sdtContent>
    </w:sdt>
    <w:sdt>
      <w:sdtPr>
        <w:id w:val="-1443429681"/>
        <w:tag w:val="goog_rdk_2315"/>
      </w:sdtPr>
      <w:sdtContent>
        <w:p w:rsidR="00000000" w:rsidDel="00000000" w:rsidP="00000000" w:rsidRDefault="00000000" w:rsidRPr="00000000" w14:paraId="000003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6749518"/>
              <w:tag w:val="goog_rdk_2313"/>
            </w:sdtPr>
            <w:sdtContent>
              <w:ins w:author="Anonymous" w:id="66" w:date="2026-09-22T03:03:20Z"/>
              <w:sdt>
                <w:sdtPr>
                  <w:id w:val="1299957782"/>
                  <w:tag w:val="goog_rdk_2314"/>
                </w:sdtPr>
                <w:sdtContent>
                  <w:ins w:author="Anonymous" w:id="66" w:date="2026-09-22T03:03:20Z">
                    <w:r w:rsidDel="00000000" w:rsidR="00000000" w:rsidRPr="00000000">
                      <w:rPr>
                        <w:rtl w:val="0"/>
                      </w:rPr>
                    </w:r>
                  </w:ins>
                </w:sdtContent>
              </w:sdt>
              <w:ins w:author="Anonymous" w:id="66" w:date="2026-09-22T03:03:20Z">
                <w:bookmarkStart w:colFirst="0" w:colLast="0" w:name="_heading=h.h3pod0ew9oki" w:id="449"/>
                <w:bookmarkEnd w:id="449"/>
              </w:ins>
            </w:sdtContent>
          </w:sdt>
        </w:p>
      </w:sdtContent>
    </w:sdt>
    <w:sdt>
      <w:sdtPr>
        <w:id w:val="1489812426"/>
        <w:tag w:val="goog_rdk_2318"/>
      </w:sdtPr>
      <w:sdtContent>
        <w:p w:rsidR="00000000" w:rsidDel="00000000" w:rsidP="00000000" w:rsidRDefault="00000000" w:rsidRPr="00000000" w14:paraId="000003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9704016"/>
              <w:tag w:val="goog_rdk_2316"/>
            </w:sdtPr>
            <w:sdtContent>
              <w:ins w:author="Anonymous" w:id="66" w:date="2026-09-22T03:03:20Z"/>
              <w:sdt>
                <w:sdtPr>
                  <w:id w:val="489904169"/>
                  <w:tag w:val="goog_rdk_2317"/>
                </w:sdtPr>
                <w:sdtContent>
                  <w:ins w:author="Anonymous" w:id="66" w:date="2026-09-22T03:03:20Z">
                    <w:r w:rsidDel="00000000" w:rsidR="00000000" w:rsidRPr="00000000">
                      <w:rPr>
                        <w:rtl w:val="0"/>
                      </w:rPr>
                    </w:r>
                  </w:ins>
                </w:sdtContent>
              </w:sdt>
              <w:ins w:author="Anonymous" w:id="66" w:date="2026-09-22T03:03:20Z">
                <w:bookmarkStart w:colFirst="0" w:colLast="0" w:name="_heading=h.z35zlwvg9qxa" w:id="450"/>
                <w:bookmarkEnd w:id="450"/>
              </w:ins>
            </w:sdtContent>
          </w:sdt>
        </w:p>
      </w:sdtContent>
    </w:sdt>
    <w:sdt>
      <w:sdtPr>
        <w:id w:val="1850200380"/>
        <w:tag w:val="goog_rdk_2321"/>
      </w:sdtPr>
      <w:sdtContent>
        <w:p w:rsidR="00000000" w:rsidDel="00000000" w:rsidP="00000000" w:rsidRDefault="00000000" w:rsidRPr="00000000" w14:paraId="000003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9194190"/>
              <w:tag w:val="goog_rdk_2319"/>
            </w:sdtPr>
            <w:sdtContent>
              <w:ins w:author="Anonymous" w:id="66" w:date="2026-09-22T03:03:20Z"/>
              <w:sdt>
                <w:sdtPr>
                  <w:id w:val="-2119006536"/>
                  <w:tag w:val="goog_rdk_2320"/>
                </w:sdtPr>
                <w:sdtContent>
                  <w:ins w:author="Anonymous" w:id="66" w:date="2026-09-22T03:03:20Z">
                    <w:r w:rsidDel="00000000" w:rsidR="00000000" w:rsidRPr="00000000">
                      <w:rPr>
                        <w:rtl w:val="0"/>
                      </w:rPr>
                    </w:r>
                  </w:ins>
                </w:sdtContent>
              </w:sdt>
              <w:ins w:author="Anonymous" w:id="66" w:date="2026-09-22T03:03:20Z">
                <w:bookmarkStart w:colFirst="0" w:colLast="0" w:name="_heading=h.f52uof6nwoik" w:id="451"/>
                <w:bookmarkEnd w:id="451"/>
              </w:ins>
            </w:sdtContent>
          </w:sdt>
        </w:p>
      </w:sdtContent>
    </w:sdt>
    <w:sdt>
      <w:sdtPr>
        <w:id w:val="1819890279"/>
        <w:tag w:val="goog_rdk_2324"/>
      </w:sdtPr>
      <w:sdtContent>
        <w:p w:rsidR="00000000" w:rsidDel="00000000" w:rsidP="00000000" w:rsidRDefault="00000000" w:rsidRPr="00000000" w14:paraId="000003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3104523"/>
              <w:tag w:val="goog_rdk_2322"/>
            </w:sdtPr>
            <w:sdtContent>
              <w:ins w:author="Anonymous" w:id="66" w:date="2026-09-22T03:03:20Z"/>
              <w:sdt>
                <w:sdtPr>
                  <w:id w:val="-851145005"/>
                  <w:tag w:val="goog_rdk_2323"/>
                </w:sdtPr>
                <w:sdtContent>
                  <w:ins w:author="Anonymous" w:id="66" w:date="2026-09-22T03:03:20Z">
                    <w:r w:rsidDel="00000000" w:rsidR="00000000" w:rsidRPr="00000000">
                      <w:rPr>
                        <w:rtl w:val="0"/>
                      </w:rPr>
                    </w:r>
                  </w:ins>
                </w:sdtContent>
              </w:sdt>
              <w:ins w:author="Anonymous" w:id="66" w:date="2026-09-22T03:03:20Z">
                <w:bookmarkStart w:colFirst="0" w:colLast="0" w:name="_heading=h.xdk5rjy22pba" w:id="452"/>
                <w:bookmarkEnd w:id="452"/>
              </w:ins>
            </w:sdtContent>
          </w:sdt>
        </w:p>
      </w:sdtContent>
    </w:sdt>
    <w:sdt>
      <w:sdtPr>
        <w:id w:val="-602878670"/>
        <w:tag w:val="goog_rdk_2327"/>
      </w:sdtPr>
      <w:sdtContent>
        <w:p w:rsidR="00000000" w:rsidDel="00000000" w:rsidP="00000000" w:rsidRDefault="00000000" w:rsidRPr="00000000" w14:paraId="000003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0486307"/>
              <w:tag w:val="goog_rdk_2325"/>
            </w:sdtPr>
            <w:sdtContent>
              <w:ins w:author="Anonymous" w:id="66" w:date="2026-09-22T03:03:20Z"/>
              <w:sdt>
                <w:sdtPr>
                  <w:id w:val="206690970"/>
                  <w:tag w:val="goog_rdk_2326"/>
                </w:sdtPr>
                <w:sdtContent>
                  <w:ins w:author="Anonymous" w:id="66" w:date="2026-09-22T03:03:20Z">
                    <w:r w:rsidDel="00000000" w:rsidR="00000000" w:rsidRPr="00000000">
                      <w:rPr>
                        <w:rtl w:val="0"/>
                      </w:rPr>
                    </w:r>
                  </w:ins>
                </w:sdtContent>
              </w:sdt>
              <w:ins w:author="Anonymous" w:id="66" w:date="2026-09-22T03:03:20Z">
                <w:bookmarkStart w:colFirst="0" w:colLast="0" w:name="_heading=h.2vmu3r9ckkci" w:id="453"/>
                <w:bookmarkEnd w:id="453"/>
              </w:ins>
            </w:sdtContent>
          </w:sdt>
        </w:p>
      </w:sdtContent>
    </w:sdt>
    <w:sdt>
      <w:sdtPr>
        <w:id w:val="-880733217"/>
        <w:tag w:val="goog_rdk_2330"/>
      </w:sdtPr>
      <w:sdtContent>
        <w:p w:rsidR="00000000" w:rsidDel="00000000" w:rsidP="00000000" w:rsidRDefault="00000000" w:rsidRPr="00000000" w14:paraId="000003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3681886"/>
              <w:tag w:val="goog_rdk_2328"/>
            </w:sdtPr>
            <w:sdtContent>
              <w:ins w:author="Anonymous" w:id="66" w:date="2026-09-22T03:03:20Z"/>
              <w:sdt>
                <w:sdtPr>
                  <w:id w:val="-1786690459"/>
                  <w:tag w:val="goog_rdk_2329"/>
                </w:sdtPr>
                <w:sdtContent>
                  <w:ins w:author="Anonymous" w:id="66" w:date="2026-09-22T03:03:20Z">
                    <w:r w:rsidDel="00000000" w:rsidR="00000000" w:rsidRPr="00000000">
                      <w:rPr>
                        <w:rtl w:val="0"/>
                      </w:rPr>
                    </w:r>
                  </w:ins>
                </w:sdtContent>
              </w:sdt>
              <w:ins w:author="Anonymous" w:id="66" w:date="2026-09-22T03:03:20Z">
                <w:bookmarkStart w:colFirst="0" w:colLast="0" w:name="_heading=h.ex11v3v06a6s" w:id="454"/>
                <w:bookmarkEnd w:id="454"/>
              </w:ins>
            </w:sdtContent>
          </w:sdt>
        </w:p>
      </w:sdtContent>
    </w:sdt>
    <w:sdt>
      <w:sdtPr>
        <w:id w:val="-2050648055"/>
        <w:tag w:val="goog_rdk_2333"/>
      </w:sdtPr>
      <w:sdtContent>
        <w:p w:rsidR="00000000" w:rsidDel="00000000" w:rsidP="00000000" w:rsidRDefault="00000000" w:rsidRPr="00000000" w14:paraId="000003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9361611"/>
              <w:tag w:val="goog_rdk_2331"/>
            </w:sdtPr>
            <w:sdtContent>
              <w:ins w:author="Anonymous" w:id="66" w:date="2026-09-22T03:03:20Z"/>
              <w:sdt>
                <w:sdtPr>
                  <w:id w:val="395372017"/>
                  <w:tag w:val="goog_rdk_2332"/>
                </w:sdtPr>
                <w:sdtContent>
                  <w:ins w:author="Anonymous" w:id="66" w:date="2026-09-22T03:03:20Z">
                    <w:r w:rsidDel="00000000" w:rsidR="00000000" w:rsidRPr="00000000">
                      <w:rPr>
                        <w:rtl w:val="0"/>
                      </w:rPr>
                    </w:r>
                  </w:ins>
                </w:sdtContent>
              </w:sdt>
              <w:ins w:author="Anonymous" w:id="66" w:date="2026-09-22T03:03:20Z">
                <w:bookmarkStart w:colFirst="0" w:colLast="0" w:name="_heading=h.m708bmc01qoj" w:id="455"/>
                <w:bookmarkEnd w:id="455"/>
              </w:ins>
            </w:sdtContent>
          </w:sdt>
        </w:p>
      </w:sdtContent>
    </w:sdt>
    <w:sdt>
      <w:sdtPr>
        <w:id w:val="-28683714"/>
        <w:tag w:val="goog_rdk_2336"/>
      </w:sdtPr>
      <w:sdtContent>
        <w:p w:rsidR="00000000" w:rsidDel="00000000" w:rsidP="00000000" w:rsidRDefault="00000000" w:rsidRPr="00000000" w14:paraId="000003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8807274"/>
              <w:tag w:val="goog_rdk_2334"/>
            </w:sdtPr>
            <w:sdtContent>
              <w:ins w:author="Anonymous" w:id="66" w:date="2026-09-22T03:03:20Z"/>
              <w:sdt>
                <w:sdtPr>
                  <w:id w:val="-1370981855"/>
                  <w:tag w:val="goog_rdk_2335"/>
                </w:sdtPr>
                <w:sdtContent>
                  <w:ins w:author="Anonymous" w:id="66" w:date="2026-09-22T03:03:20Z">
                    <w:r w:rsidDel="00000000" w:rsidR="00000000" w:rsidRPr="00000000">
                      <w:rPr>
                        <w:rtl w:val="0"/>
                      </w:rPr>
                    </w:r>
                  </w:ins>
                </w:sdtContent>
              </w:sdt>
              <w:ins w:author="Anonymous" w:id="66" w:date="2026-09-22T03:03:20Z">
                <w:bookmarkStart w:colFirst="0" w:colLast="0" w:name="_heading=h.127mznq2npbg" w:id="456"/>
                <w:bookmarkEnd w:id="456"/>
              </w:ins>
            </w:sdtContent>
          </w:sdt>
        </w:p>
      </w:sdtContent>
    </w:sdt>
    <w:sdt>
      <w:sdtPr>
        <w:id w:val="-575129255"/>
        <w:tag w:val="goog_rdk_2339"/>
      </w:sdtPr>
      <w:sdtContent>
        <w:p w:rsidR="00000000" w:rsidDel="00000000" w:rsidP="00000000" w:rsidRDefault="00000000" w:rsidRPr="00000000" w14:paraId="000003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539724"/>
              <w:tag w:val="goog_rdk_2337"/>
            </w:sdtPr>
            <w:sdtContent>
              <w:ins w:author="Anonymous" w:id="66" w:date="2026-09-22T03:03:20Z"/>
              <w:sdt>
                <w:sdtPr>
                  <w:id w:val="-1842918248"/>
                  <w:tag w:val="goog_rdk_2338"/>
                </w:sdtPr>
                <w:sdtContent>
                  <w:ins w:author="Anonymous" w:id="66" w:date="2026-09-22T03:03:20Z">
                    <w:r w:rsidDel="00000000" w:rsidR="00000000" w:rsidRPr="00000000">
                      <w:rPr>
                        <w:rtl w:val="0"/>
                      </w:rPr>
                    </w:r>
                  </w:ins>
                </w:sdtContent>
              </w:sdt>
              <w:ins w:author="Anonymous" w:id="66" w:date="2026-09-22T03:03:20Z">
                <w:bookmarkStart w:colFirst="0" w:colLast="0" w:name="_heading=h.6c55x7qlo628" w:id="457"/>
                <w:bookmarkEnd w:id="457"/>
              </w:ins>
            </w:sdtContent>
          </w:sdt>
        </w:p>
      </w:sdtContent>
    </w:sdt>
    <w:sdt>
      <w:sdtPr>
        <w:id w:val="296242607"/>
        <w:tag w:val="goog_rdk_2342"/>
      </w:sdtPr>
      <w:sdtContent>
        <w:p w:rsidR="00000000" w:rsidDel="00000000" w:rsidP="00000000" w:rsidRDefault="00000000" w:rsidRPr="00000000" w14:paraId="000003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3608057"/>
              <w:tag w:val="goog_rdk_2340"/>
            </w:sdtPr>
            <w:sdtContent>
              <w:ins w:author="Anonymous" w:id="66" w:date="2026-09-22T03:03:20Z"/>
              <w:sdt>
                <w:sdtPr>
                  <w:id w:val="145734446"/>
                  <w:tag w:val="goog_rdk_2341"/>
                </w:sdtPr>
                <w:sdtContent>
                  <w:ins w:author="Anonymous" w:id="66" w:date="2026-09-22T03:03:20Z">
                    <w:r w:rsidDel="00000000" w:rsidR="00000000" w:rsidRPr="00000000">
                      <w:rPr>
                        <w:rtl w:val="0"/>
                      </w:rPr>
                    </w:r>
                  </w:ins>
                </w:sdtContent>
              </w:sdt>
              <w:ins w:author="Anonymous" w:id="66" w:date="2026-09-22T03:03:20Z">
                <w:bookmarkStart w:colFirst="0" w:colLast="0" w:name="_heading=h.1t10zplywfgs" w:id="458"/>
                <w:bookmarkEnd w:id="458"/>
              </w:ins>
            </w:sdtContent>
          </w:sdt>
        </w:p>
      </w:sdtContent>
    </w:sdt>
    <w:sdt>
      <w:sdtPr>
        <w:id w:val="1065299599"/>
        <w:tag w:val="goog_rdk_2345"/>
      </w:sdtPr>
      <w:sdtContent>
        <w:p w:rsidR="00000000" w:rsidDel="00000000" w:rsidP="00000000" w:rsidRDefault="00000000" w:rsidRPr="00000000" w14:paraId="000003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6535923"/>
              <w:tag w:val="goog_rdk_2343"/>
            </w:sdtPr>
            <w:sdtContent>
              <w:ins w:author="Anonymous" w:id="66" w:date="2026-09-22T03:03:20Z"/>
              <w:sdt>
                <w:sdtPr>
                  <w:id w:val="1433552227"/>
                  <w:tag w:val="goog_rdk_2344"/>
                </w:sdtPr>
                <w:sdtContent>
                  <w:ins w:author="Anonymous" w:id="66" w:date="2026-09-22T03:03:20Z">
                    <w:r w:rsidDel="00000000" w:rsidR="00000000" w:rsidRPr="00000000">
                      <w:rPr>
                        <w:rtl w:val="0"/>
                      </w:rPr>
                    </w:r>
                  </w:ins>
                </w:sdtContent>
              </w:sdt>
              <w:ins w:author="Anonymous" w:id="66" w:date="2026-09-22T03:03:20Z">
                <w:bookmarkStart w:colFirst="0" w:colLast="0" w:name="_heading=h.iqmqgrj48nyp" w:id="459"/>
                <w:bookmarkEnd w:id="459"/>
              </w:ins>
            </w:sdtContent>
          </w:sdt>
        </w:p>
      </w:sdtContent>
    </w:sdt>
    <w:sdt>
      <w:sdtPr>
        <w:id w:val="-2131540676"/>
        <w:tag w:val="goog_rdk_2348"/>
      </w:sdtPr>
      <w:sdtContent>
        <w:p w:rsidR="00000000" w:rsidDel="00000000" w:rsidP="00000000" w:rsidRDefault="00000000" w:rsidRPr="00000000" w14:paraId="000003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112916"/>
              <w:tag w:val="goog_rdk_2346"/>
            </w:sdtPr>
            <w:sdtContent>
              <w:ins w:author="Anonymous" w:id="66" w:date="2026-09-22T03:03:20Z"/>
              <w:sdt>
                <w:sdtPr>
                  <w:id w:val="-1908789902"/>
                  <w:tag w:val="goog_rdk_2347"/>
                </w:sdtPr>
                <w:sdtContent>
                  <w:ins w:author="Anonymous" w:id="66" w:date="2026-09-22T03:03:20Z">
                    <w:r w:rsidDel="00000000" w:rsidR="00000000" w:rsidRPr="00000000">
                      <w:rPr>
                        <w:rtl w:val="0"/>
                      </w:rPr>
                    </w:r>
                  </w:ins>
                </w:sdtContent>
              </w:sdt>
              <w:ins w:author="Anonymous" w:id="66" w:date="2026-09-22T03:03:20Z">
                <w:bookmarkStart w:colFirst="0" w:colLast="0" w:name="_heading=h.kpfvi6y6rsdc" w:id="460"/>
                <w:bookmarkEnd w:id="460"/>
              </w:ins>
            </w:sdtContent>
          </w:sdt>
        </w:p>
      </w:sdtContent>
    </w:sdt>
    <w:sdt>
      <w:sdtPr>
        <w:id w:val="1593801587"/>
        <w:tag w:val="goog_rdk_2351"/>
      </w:sdtPr>
      <w:sdtContent>
        <w:p w:rsidR="00000000" w:rsidDel="00000000" w:rsidP="00000000" w:rsidRDefault="00000000" w:rsidRPr="00000000" w14:paraId="000003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8323633"/>
              <w:tag w:val="goog_rdk_2349"/>
            </w:sdtPr>
            <w:sdtContent>
              <w:ins w:author="Anonymous" w:id="66" w:date="2026-09-22T03:03:20Z"/>
              <w:sdt>
                <w:sdtPr>
                  <w:id w:val="1593682121"/>
                  <w:tag w:val="goog_rdk_2350"/>
                </w:sdtPr>
                <w:sdtContent>
                  <w:ins w:author="Anonymous" w:id="66" w:date="2026-09-22T03:03:20Z">
                    <w:r w:rsidDel="00000000" w:rsidR="00000000" w:rsidRPr="00000000">
                      <w:rPr>
                        <w:rtl w:val="0"/>
                      </w:rPr>
                    </w:r>
                  </w:ins>
                </w:sdtContent>
              </w:sdt>
              <w:ins w:author="Anonymous" w:id="66" w:date="2026-09-22T03:03:20Z">
                <w:bookmarkStart w:colFirst="0" w:colLast="0" w:name="_heading=h.dgiimoig4kz" w:id="461"/>
                <w:bookmarkEnd w:id="461"/>
              </w:ins>
            </w:sdtContent>
          </w:sdt>
        </w:p>
      </w:sdtContent>
    </w:sdt>
    <w:sdt>
      <w:sdtPr>
        <w:id w:val="373589388"/>
        <w:tag w:val="goog_rdk_2354"/>
      </w:sdtPr>
      <w:sdtContent>
        <w:p w:rsidR="00000000" w:rsidDel="00000000" w:rsidP="00000000" w:rsidRDefault="00000000" w:rsidRPr="00000000" w14:paraId="000003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0485348"/>
              <w:tag w:val="goog_rdk_2352"/>
            </w:sdtPr>
            <w:sdtContent>
              <w:ins w:author="Anonymous" w:id="66" w:date="2026-09-22T03:03:20Z"/>
              <w:sdt>
                <w:sdtPr>
                  <w:id w:val="-59531090"/>
                  <w:tag w:val="goog_rdk_2353"/>
                </w:sdtPr>
                <w:sdtContent>
                  <w:ins w:author="Anonymous" w:id="66" w:date="2026-09-22T03:03:20Z">
                    <w:r w:rsidDel="00000000" w:rsidR="00000000" w:rsidRPr="00000000">
                      <w:rPr>
                        <w:rtl w:val="0"/>
                      </w:rPr>
                    </w:r>
                  </w:ins>
                </w:sdtContent>
              </w:sdt>
              <w:ins w:author="Anonymous" w:id="66" w:date="2026-09-22T03:03:20Z">
                <w:bookmarkStart w:colFirst="0" w:colLast="0" w:name="_heading=h.42e54usmnwz4" w:id="462"/>
                <w:bookmarkEnd w:id="462"/>
              </w:ins>
            </w:sdtContent>
          </w:sdt>
        </w:p>
      </w:sdtContent>
    </w:sdt>
    <w:sdt>
      <w:sdtPr>
        <w:id w:val="-837109203"/>
        <w:tag w:val="goog_rdk_2357"/>
      </w:sdtPr>
      <w:sdtContent>
        <w:p w:rsidR="00000000" w:rsidDel="00000000" w:rsidP="00000000" w:rsidRDefault="00000000" w:rsidRPr="00000000" w14:paraId="000003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4661562"/>
              <w:tag w:val="goog_rdk_2355"/>
            </w:sdtPr>
            <w:sdtContent>
              <w:ins w:author="Anonymous" w:id="66" w:date="2026-09-22T03:03:20Z"/>
              <w:sdt>
                <w:sdtPr>
                  <w:id w:val="-1099890151"/>
                  <w:tag w:val="goog_rdk_2356"/>
                </w:sdtPr>
                <w:sdtContent>
                  <w:ins w:author="Anonymous" w:id="66" w:date="2026-09-22T03:03:20Z">
                    <w:r w:rsidDel="00000000" w:rsidR="00000000" w:rsidRPr="00000000">
                      <w:rPr>
                        <w:rtl w:val="0"/>
                      </w:rPr>
                    </w:r>
                  </w:ins>
                </w:sdtContent>
              </w:sdt>
              <w:ins w:author="Anonymous" w:id="66" w:date="2026-09-22T03:03:20Z">
                <w:bookmarkStart w:colFirst="0" w:colLast="0" w:name="_heading=h.kmoqfv90585i" w:id="463"/>
                <w:bookmarkEnd w:id="463"/>
              </w:ins>
            </w:sdtContent>
          </w:sdt>
        </w:p>
      </w:sdtContent>
    </w:sdt>
    <w:sdt>
      <w:sdtPr>
        <w:id w:val="-1848215026"/>
        <w:tag w:val="goog_rdk_2360"/>
      </w:sdtPr>
      <w:sdtContent>
        <w:p w:rsidR="00000000" w:rsidDel="00000000" w:rsidP="00000000" w:rsidRDefault="00000000" w:rsidRPr="00000000" w14:paraId="000003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8600047"/>
              <w:tag w:val="goog_rdk_2358"/>
            </w:sdtPr>
            <w:sdtContent>
              <w:ins w:author="Anonymous" w:id="66" w:date="2026-09-22T03:03:20Z"/>
              <w:sdt>
                <w:sdtPr>
                  <w:id w:val="493854471"/>
                  <w:tag w:val="goog_rdk_2359"/>
                </w:sdtPr>
                <w:sdtContent>
                  <w:ins w:author="Anonymous" w:id="66" w:date="2026-09-22T03:03:20Z">
                    <w:r w:rsidDel="00000000" w:rsidR="00000000" w:rsidRPr="00000000">
                      <w:rPr>
                        <w:rtl w:val="0"/>
                      </w:rPr>
                    </w:r>
                  </w:ins>
                </w:sdtContent>
              </w:sdt>
              <w:ins w:author="Anonymous" w:id="66" w:date="2026-09-22T03:03:20Z">
                <w:bookmarkStart w:colFirst="0" w:colLast="0" w:name="_heading=h.3t2vgued45fk" w:id="464"/>
                <w:bookmarkEnd w:id="464"/>
              </w:ins>
            </w:sdtContent>
          </w:sdt>
        </w:p>
      </w:sdtContent>
    </w:sdt>
    <w:sdt>
      <w:sdtPr>
        <w:id w:val="-1979635037"/>
        <w:tag w:val="goog_rdk_2363"/>
      </w:sdtPr>
      <w:sdtContent>
        <w:p w:rsidR="00000000" w:rsidDel="00000000" w:rsidP="00000000" w:rsidRDefault="00000000" w:rsidRPr="00000000" w14:paraId="000003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9854284"/>
              <w:tag w:val="goog_rdk_2361"/>
            </w:sdtPr>
            <w:sdtContent>
              <w:ins w:author="Anonymous" w:id="66" w:date="2026-09-22T03:03:20Z"/>
              <w:sdt>
                <w:sdtPr>
                  <w:id w:val="417373780"/>
                  <w:tag w:val="goog_rdk_2362"/>
                </w:sdtPr>
                <w:sdtContent>
                  <w:ins w:author="Anonymous" w:id="66" w:date="2026-09-22T03:03:20Z">
                    <w:r w:rsidDel="00000000" w:rsidR="00000000" w:rsidRPr="00000000">
                      <w:rPr>
                        <w:rtl w:val="0"/>
                      </w:rPr>
                    </w:r>
                  </w:ins>
                </w:sdtContent>
              </w:sdt>
              <w:ins w:author="Anonymous" w:id="66" w:date="2026-09-22T03:03:20Z">
                <w:bookmarkStart w:colFirst="0" w:colLast="0" w:name="_heading=h.o2krfnofq7m0" w:id="465"/>
                <w:bookmarkEnd w:id="465"/>
              </w:ins>
            </w:sdtContent>
          </w:sdt>
        </w:p>
      </w:sdtContent>
    </w:sdt>
    <w:sdt>
      <w:sdtPr>
        <w:id w:val="696826956"/>
        <w:tag w:val="goog_rdk_2366"/>
      </w:sdtPr>
      <w:sdtContent>
        <w:p w:rsidR="00000000" w:rsidDel="00000000" w:rsidP="00000000" w:rsidRDefault="00000000" w:rsidRPr="00000000" w14:paraId="000003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0056069"/>
              <w:tag w:val="goog_rdk_2364"/>
            </w:sdtPr>
            <w:sdtContent>
              <w:ins w:author="Anonymous" w:id="66" w:date="2026-09-22T03:03:20Z"/>
              <w:sdt>
                <w:sdtPr>
                  <w:id w:val="1579973874"/>
                  <w:tag w:val="goog_rdk_2365"/>
                </w:sdtPr>
                <w:sdtContent>
                  <w:ins w:author="Anonymous" w:id="66" w:date="2026-09-22T03:03:20Z">
                    <w:r w:rsidDel="00000000" w:rsidR="00000000" w:rsidRPr="00000000">
                      <w:rPr>
                        <w:rtl w:val="0"/>
                      </w:rPr>
                    </w:r>
                  </w:ins>
                </w:sdtContent>
              </w:sdt>
              <w:ins w:author="Anonymous" w:id="66" w:date="2026-09-22T03:03:20Z">
                <w:bookmarkStart w:colFirst="0" w:colLast="0" w:name="_heading=h.nwune4u1ubqs" w:id="466"/>
                <w:bookmarkEnd w:id="466"/>
              </w:ins>
            </w:sdtContent>
          </w:sdt>
        </w:p>
      </w:sdtContent>
    </w:sdt>
    <w:sdt>
      <w:sdtPr>
        <w:id w:val="-1054358574"/>
        <w:tag w:val="goog_rdk_2369"/>
      </w:sdtPr>
      <w:sdtContent>
        <w:p w:rsidR="00000000" w:rsidDel="00000000" w:rsidP="00000000" w:rsidRDefault="00000000" w:rsidRPr="00000000" w14:paraId="000003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7543035"/>
              <w:tag w:val="goog_rdk_2367"/>
            </w:sdtPr>
            <w:sdtContent>
              <w:ins w:author="Anonymous" w:id="66" w:date="2026-09-22T03:03:20Z"/>
              <w:sdt>
                <w:sdtPr>
                  <w:id w:val="-494756543"/>
                  <w:tag w:val="goog_rdk_2368"/>
                </w:sdtPr>
                <w:sdtContent>
                  <w:ins w:author="Anonymous" w:id="66" w:date="2026-09-22T03:03:20Z">
                    <w:r w:rsidDel="00000000" w:rsidR="00000000" w:rsidRPr="00000000">
                      <w:rPr>
                        <w:rtl w:val="0"/>
                      </w:rPr>
                    </w:r>
                  </w:ins>
                </w:sdtContent>
              </w:sdt>
              <w:ins w:author="Anonymous" w:id="66" w:date="2026-09-22T03:03:20Z">
                <w:bookmarkStart w:colFirst="0" w:colLast="0" w:name="_heading=h.xq81ypm2q6q2" w:id="467"/>
                <w:bookmarkEnd w:id="467"/>
              </w:ins>
            </w:sdtContent>
          </w:sdt>
        </w:p>
      </w:sdtContent>
    </w:sdt>
    <w:sdt>
      <w:sdtPr>
        <w:id w:val="831005611"/>
        <w:tag w:val="goog_rdk_2372"/>
      </w:sdtPr>
      <w:sdtContent>
        <w:p w:rsidR="00000000" w:rsidDel="00000000" w:rsidP="00000000" w:rsidRDefault="00000000" w:rsidRPr="00000000" w14:paraId="000003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0911937"/>
              <w:tag w:val="goog_rdk_2370"/>
            </w:sdtPr>
            <w:sdtContent>
              <w:ins w:author="Anonymous" w:id="66" w:date="2026-09-22T03:03:20Z"/>
              <w:sdt>
                <w:sdtPr>
                  <w:id w:val="64645317"/>
                  <w:tag w:val="goog_rdk_2371"/>
                </w:sdtPr>
                <w:sdtContent>
                  <w:ins w:author="Anonymous" w:id="66" w:date="2026-09-22T03:03:20Z">
                    <w:r w:rsidDel="00000000" w:rsidR="00000000" w:rsidRPr="00000000">
                      <w:rPr>
                        <w:rtl w:val="0"/>
                      </w:rPr>
                    </w:r>
                  </w:ins>
                </w:sdtContent>
              </w:sdt>
              <w:ins w:author="Anonymous" w:id="66" w:date="2026-09-22T03:03:20Z">
                <w:bookmarkStart w:colFirst="0" w:colLast="0" w:name="_heading=h.ixm2v7cqx3j8" w:id="468"/>
                <w:bookmarkEnd w:id="468"/>
              </w:ins>
            </w:sdtContent>
          </w:sdt>
        </w:p>
      </w:sdtContent>
    </w:sdt>
    <w:sdt>
      <w:sdtPr>
        <w:id w:val="1122124461"/>
        <w:tag w:val="goog_rdk_2375"/>
      </w:sdtPr>
      <w:sdtContent>
        <w:p w:rsidR="00000000" w:rsidDel="00000000" w:rsidP="00000000" w:rsidRDefault="00000000" w:rsidRPr="00000000" w14:paraId="000003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0468490"/>
              <w:tag w:val="goog_rdk_2373"/>
            </w:sdtPr>
            <w:sdtContent>
              <w:ins w:author="Anonymous" w:id="66" w:date="2026-09-22T03:03:20Z"/>
              <w:sdt>
                <w:sdtPr>
                  <w:id w:val="-1345847222"/>
                  <w:tag w:val="goog_rdk_2374"/>
                </w:sdtPr>
                <w:sdtContent>
                  <w:ins w:author="Anonymous" w:id="66" w:date="2026-09-22T03:03:20Z">
                    <w:r w:rsidDel="00000000" w:rsidR="00000000" w:rsidRPr="00000000">
                      <w:rPr>
                        <w:rtl w:val="0"/>
                      </w:rPr>
                    </w:r>
                  </w:ins>
                </w:sdtContent>
              </w:sdt>
              <w:ins w:author="Anonymous" w:id="66" w:date="2026-09-22T03:03:20Z">
                <w:bookmarkStart w:colFirst="0" w:colLast="0" w:name="_heading=h.79mif2yt6cpl" w:id="469"/>
                <w:bookmarkEnd w:id="469"/>
              </w:ins>
            </w:sdtContent>
          </w:sdt>
        </w:p>
      </w:sdtContent>
    </w:sdt>
    <w:sdt>
      <w:sdtPr>
        <w:id w:val="2132465243"/>
        <w:tag w:val="goog_rdk_2378"/>
      </w:sdtPr>
      <w:sdtContent>
        <w:p w:rsidR="00000000" w:rsidDel="00000000" w:rsidP="00000000" w:rsidRDefault="00000000" w:rsidRPr="00000000" w14:paraId="000003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3362267"/>
              <w:tag w:val="goog_rdk_2376"/>
            </w:sdtPr>
            <w:sdtContent>
              <w:ins w:author="Anonymous" w:id="66" w:date="2026-09-22T03:03:20Z"/>
              <w:sdt>
                <w:sdtPr>
                  <w:id w:val="-2130281498"/>
                  <w:tag w:val="goog_rdk_2377"/>
                </w:sdtPr>
                <w:sdtContent>
                  <w:ins w:author="Anonymous" w:id="66" w:date="2026-09-22T03:03:20Z">
                    <w:r w:rsidDel="00000000" w:rsidR="00000000" w:rsidRPr="00000000">
                      <w:rPr>
                        <w:rtl w:val="0"/>
                      </w:rPr>
                    </w:r>
                  </w:ins>
                </w:sdtContent>
              </w:sdt>
              <w:ins w:author="Anonymous" w:id="66" w:date="2026-09-22T03:03:20Z">
                <w:bookmarkStart w:colFirst="0" w:colLast="0" w:name="_heading=h.a08kwcxyooed" w:id="470"/>
                <w:bookmarkEnd w:id="470"/>
              </w:ins>
            </w:sdtContent>
          </w:sdt>
        </w:p>
      </w:sdtContent>
    </w:sdt>
    <w:sdt>
      <w:sdtPr>
        <w:id w:val="1235302924"/>
        <w:tag w:val="goog_rdk_2381"/>
      </w:sdtPr>
      <w:sdtContent>
        <w:p w:rsidR="00000000" w:rsidDel="00000000" w:rsidP="00000000" w:rsidRDefault="00000000" w:rsidRPr="00000000" w14:paraId="000003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8934079"/>
              <w:tag w:val="goog_rdk_2379"/>
            </w:sdtPr>
            <w:sdtContent>
              <w:ins w:author="Anonymous" w:id="66" w:date="2026-09-22T03:03:20Z"/>
              <w:sdt>
                <w:sdtPr>
                  <w:id w:val="1054456788"/>
                  <w:tag w:val="goog_rdk_2380"/>
                </w:sdtPr>
                <w:sdtContent>
                  <w:ins w:author="Anonymous" w:id="66" w:date="2026-09-22T03:03:20Z">
                    <w:r w:rsidDel="00000000" w:rsidR="00000000" w:rsidRPr="00000000">
                      <w:rPr>
                        <w:rtl w:val="0"/>
                      </w:rPr>
                    </w:r>
                  </w:ins>
                </w:sdtContent>
              </w:sdt>
              <w:ins w:author="Anonymous" w:id="66" w:date="2026-09-22T03:03:20Z">
                <w:bookmarkStart w:colFirst="0" w:colLast="0" w:name="_heading=h.tzyh6rm090qw" w:id="471"/>
                <w:bookmarkEnd w:id="471"/>
              </w:ins>
            </w:sdtContent>
          </w:sdt>
        </w:p>
      </w:sdtContent>
    </w:sdt>
    <w:sdt>
      <w:sdtPr>
        <w:id w:val="1452300372"/>
        <w:tag w:val="goog_rdk_2384"/>
      </w:sdtPr>
      <w:sdtContent>
        <w:p w:rsidR="00000000" w:rsidDel="00000000" w:rsidP="00000000" w:rsidRDefault="00000000" w:rsidRPr="00000000" w14:paraId="000003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9492290"/>
              <w:tag w:val="goog_rdk_2382"/>
            </w:sdtPr>
            <w:sdtContent>
              <w:ins w:author="Anonymous" w:id="66" w:date="2026-09-22T03:03:20Z"/>
              <w:sdt>
                <w:sdtPr>
                  <w:id w:val="-1414936292"/>
                  <w:tag w:val="goog_rdk_2383"/>
                </w:sdtPr>
                <w:sdtContent>
                  <w:ins w:author="Anonymous" w:id="66" w:date="2026-09-22T03:03:20Z">
                    <w:r w:rsidDel="00000000" w:rsidR="00000000" w:rsidRPr="00000000">
                      <w:rPr>
                        <w:rtl w:val="0"/>
                      </w:rPr>
                    </w:r>
                  </w:ins>
                </w:sdtContent>
              </w:sdt>
              <w:ins w:author="Anonymous" w:id="66" w:date="2026-09-22T03:03:20Z">
                <w:bookmarkStart w:colFirst="0" w:colLast="0" w:name="_heading=h.hn0m5sw0n0m" w:id="472"/>
                <w:bookmarkEnd w:id="472"/>
              </w:ins>
            </w:sdtContent>
          </w:sdt>
        </w:p>
      </w:sdtContent>
    </w:sdt>
    <w:sdt>
      <w:sdtPr>
        <w:id w:val="-1865145549"/>
        <w:tag w:val="goog_rdk_2387"/>
      </w:sdtPr>
      <w:sdtContent>
        <w:p w:rsidR="00000000" w:rsidDel="00000000" w:rsidP="00000000" w:rsidRDefault="00000000" w:rsidRPr="00000000" w14:paraId="000003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5796228"/>
              <w:tag w:val="goog_rdk_2385"/>
            </w:sdtPr>
            <w:sdtContent>
              <w:ins w:author="Anonymous" w:id="66" w:date="2026-09-22T03:03:20Z"/>
              <w:sdt>
                <w:sdtPr>
                  <w:id w:val="444188047"/>
                  <w:tag w:val="goog_rdk_2386"/>
                </w:sdtPr>
                <w:sdtContent>
                  <w:ins w:author="Anonymous" w:id="66" w:date="2026-09-22T03:03:20Z">
                    <w:r w:rsidDel="00000000" w:rsidR="00000000" w:rsidRPr="00000000">
                      <w:rPr>
                        <w:rtl w:val="0"/>
                      </w:rPr>
                    </w:r>
                  </w:ins>
                </w:sdtContent>
              </w:sdt>
              <w:ins w:author="Anonymous" w:id="66" w:date="2026-09-22T03:03:20Z">
                <w:bookmarkStart w:colFirst="0" w:colLast="0" w:name="_heading=h.7ayqmepgvuu2" w:id="473"/>
                <w:bookmarkEnd w:id="473"/>
              </w:ins>
            </w:sdtContent>
          </w:sdt>
        </w:p>
      </w:sdtContent>
    </w:sdt>
    <w:sdt>
      <w:sdtPr>
        <w:id w:val="-178938821"/>
        <w:tag w:val="goog_rdk_2390"/>
      </w:sdtPr>
      <w:sdtContent>
        <w:p w:rsidR="00000000" w:rsidDel="00000000" w:rsidP="00000000" w:rsidRDefault="00000000" w:rsidRPr="00000000" w14:paraId="000003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3793407"/>
              <w:tag w:val="goog_rdk_2388"/>
            </w:sdtPr>
            <w:sdtContent>
              <w:ins w:author="Anonymous" w:id="66" w:date="2026-09-22T03:03:20Z"/>
              <w:sdt>
                <w:sdtPr>
                  <w:id w:val="-719557208"/>
                  <w:tag w:val="goog_rdk_2389"/>
                </w:sdtPr>
                <w:sdtContent>
                  <w:ins w:author="Anonymous" w:id="66" w:date="2026-09-22T03:03:20Z">
                    <w:r w:rsidDel="00000000" w:rsidR="00000000" w:rsidRPr="00000000">
                      <w:rPr>
                        <w:rtl w:val="0"/>
                      </w:rPr>
                    </w:r>
                  </w:ins>
                </w:sdtContent>
              </w:sdt>
              <w:ins w:author="Anonymous" w:id="66" w:date="2026-09-22T03:03:20Z">
                <w:bookmarkStart w:colFirst="0" w:colLast="0" w:name="_heading=h.8lo40qkz2og5" w:id="474"/>
                <w:bookmarkEnd w:id="474"/>
              </w:ins>
            </w:sdtContent>
          </w:sdt>
        </w:p>
      </w:sdtContent>
    </w:sdt>
    <w:sdt>
      <w:sdtPr>
        <w:id w:val="-412127823"/>
        <w:tag w:val="goog_rdk_2393"/>
      </w:sdtPr>
      <w:sdtContent>
        <w:p w:rsidR="00000000" w:rsidDel="00000000" w:rsidP="00000000" w:rsidRDefault="00000000" w:rsidRPr="00000000" w14:paraId="000003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9507788"/>
              <w:tag w:val="goog_rdk_2391"/>
            </w:sdtPr>
            <w:sdtContent>
              <w:ins w:author="Anonymous" w:id="66" w:date="2026-09-22T03:03:20Z"/>
              <w:sdt>
                <w:sdtPr>
                  <w:id w:val="-146266475"/>
                  <w:tag w:val="goog_rdk_2392"/>
                </w:sdtPr>
                <w:sdtContent>
                  <w:ins w:author="Anonymous" w:id="66" w:date="2026-09-22T03:03:20Z">
                    <w:r w:rsidDel="00000000" w:rsidR="00000000" w:rsidRPr="00000000">
                      <w:rPr>
                        <w:rtl w:val="0"/>
                      </w:rPr>
                    </w:r>
                  </w:ins>
                </w:sdtContent>
              </w:sdt>
              <w:ins w:author="Anonymous" w:id="66" w:date="2026-09-22T03:03:20Z">
                <w:bookmarkStart w:colFirst="0" w:colLast="0" w:name="_heading=h.1ysvsphejk5o" w:id="475"/>
                <w:bookmarkEnd w:id="475"/>
              </w:ins>
            </w:sdtContent>
          </w:sdt>
        </w:p>
      </w:sdtContent>
    </w:sdt>
    <w:sdt>
      <w:sdtPr>
        <w:id w:val="153948814"/>
        <w:tag w:val="goog_rdk_2396"/>
      </w:sdtPr>
      <w:sdtContent>
        <w:p w:rsidR="00000000" w:rsidDel="00000000" w:rsidP="00000000" w:rsidRDefault="00000000" w:rsidRPr="00000000" w14:paraId="000003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0582500"/>
              <w:tag w:val="goog_rdk_2394"/>
            </w:sdtPr>
            <w:sdtContent>
              <w:ins w:author="Anonymous" w:id="66" w:date="2026-09-22T03:03:20Z"/>
              <w:sdt>
                <w:sdtPr>
                  <w:id w:val="82616642"/>
                  <w:tag w:val="goog_rdk_2395"/>
                </w:sdtPr>
                <w:sdtContent>
                  <w:ins w:author="Anonymous" w:id="66" w:date="2026-09-22T03:03:20Z">
                    <w:r w:rsidDel="00000000" w:rsidR="00000000" w:rsidRPr="00000000">
                      <w:rPr>
                        <w:rtl w:val="0"/>
                      </w:rPr>
                    </w:r>
                  </w:ins>
                </w:sdtContent>
              </w:sdt>
              <w:ins w:author="Anonymous" w:id="66" w:date="2026-09-22T03:03:20Z">
                <w:bookmarkStart w:colFirst="0" w:colLast="0" w:name="_heading=h.uvx0qy3bhr72" w:id="476"/>
                <w:bookmarkEnd w:id="476"/>
              </w:ins>
            </w:sdtContent>
          </w:sdt>
        </w:p>
      </w:sdtContent>
    </w:sdt>
    <w:sdt>
      <w:sdtPr>
        <w:id w:val="-1340698760"/>
        <w:tag w:val="goog_rdk_2399"/>
      </w:sdtPr>
      <w:sdtContent>
        <w:p w:rsidR="00000000" w:rsidDel="00000000" w:rsidP="00000000" w:rsidRDefault="00000000" w:rsidRPr="00000000" w14:paraId="000003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6903935"/>
              <w:tag w:val="goog_rdk_2397"/>
            </w:sdtPr>
            <w:sdtContent>
              <w:ins w:author="Anonymous" w:id="66" w:date="2026-09-22T03:03:20Z"/>
              <w:sdt>
                <w:sdtPr>
                  <w:id w:val="745277863"/>
                  <w:tag w:val="goog_rdk_2398"/>
                </w:sdtPr>
                <w:sdtContent>
                  <w:ins w:author="Anonymous" w:id="66" w:date="2026-09-22T03:03:20Z">
                    <w:r w:rsidDel="00000000" w:rsidR="00000000" w:rsidRPr="00000000">
                      <w:rPr>
                        <w:rtl w:val="0"/>
                      </w:rPr>
                    </w:r>
                  </w:ins>
                </w:sdtContent>
              </w:sdt>
              <w:ins w:author="Anonymous" w:id="66" w:date="2026-09-22T03:03:20Z">
                <w:bookmarkStart w:colFirst="0" w:colLast="0" w:name="_heading=h.v536x6od8sq2" w:id="477"/>
                <w:bookmarkEnd w:id="477"/>
              </w:ins>
            </w:sdtContent>
          </w:sdt>
        </w:p>
      </w:sdtContent>
    </w:sdt>
    <w:sdt>
      <w:sdtPr>
        <w:id w:val="-1517634956"/>
        <w:tag w:val="goog_rdk_2402"/>
      </w:sdtPr>
      <w:sdtContent>
        <w:p w:rsidR="00000000" w:rsidDel="00000000" w:rsidP="00000000" w:rsidRDefault="00000000" w:rsidRPr="00000000" w14:paraId="000003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7956667"/>
              <w:tag w:val="goog_rdk_2400"/>
            </w:sdtPr>
            <w:sdtContent>
              <w:ins w:author="Anonymous" w:id="66" w:date="2026-09-22T03:03:20Z"/>
              <w:sdt>
                <w:sdtPr>
                  <w:id w:val="-677788087"/>
                  <w:tag w:val="goog_rdk_2401"/>
                </w:sdtPr>
                <w:sdtContent>
                  <w:ins w:author="Anonymous" w:id="66" w:date="2026-09-22T03:03:20Z">
                    <w:r w:rsidDel="00000000" w:rsidR="00000000" w:rsidRPr="00000000">
                      <w:rPr>
                        <w:rtl w:val="0"/>
                      </w:rPr>
                    </w:r>
                  </w:ins>
                </w:sdtContent>
              </w:sdt>
              <w:ins w:author="Anonymous" w:id="66" w:date="2026-09-22T03:03:20Z">
                <w:bookmarkStart w:colFirst="0" w:colLast="0" w:name="_heading=h.5wjwdhtlhig5" w:id="478"/>
                <w:bookmarkEnd w:id="478"/>
              </w:ins>
            </w:sdtContent>
          </w:sdt>
        </w:p>
      </w:sdtContent>
    </w:sdt>
    <w:sdt>
      <w:sdtPr>
        <w:id w:val="-1436595"/>
        <w:tag w:val="goog_rdk_2405"/>
      </w:sdtPr>
      <w:sdtContent>
        <w:p w:rsidR="00000000" w:rsidDel="00000000" w:rsidP="00000000" w:rsidRDefault="00000000" w:rsidRPr="00000000" w14:paraId="000003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9828421"/>
              <w:tag w:val="goog_rdk_2403"/>
            </w:sdtPr>
            <w:sdtContent>
              <w:ins w:author="Anonymous" w:id="66" w:date="2026-09-22T03:03:20Z"/>
              <w:sdt>
                <w:sdtPr>
                  <w:id w:val="-392115393"/>
                  <w:tag w:val="goog_rdk_2404"/>
                </w:sdtPr>
                <w:sdtContent>
                  <w:ins w:author="Anonymous" w:id="66" w:date="2026-09-22T03:03:20Z">
                    <w:r w:rsidDel="00000000" w:rsidR="00000000" w:rsidRPr="00000000">
                      <w:rPr>
                        <w:rtl w:val="0"/>
                      </w:rPr>
                    </w:r>
                  </w:ins>
                </w:sdtContent>
              </w:sdt>
              <w:ins w:author="Anonymous" w:id="66" w:date="2026-09-22T03:03:20Z">
                <w:bookmarkStart w:colFirst="0" w:colLast="0" w:name="_heading=h.ay2wm493z5je" w:id="479"/>
                <w:bookmarkEnd w:id="479"/>
              </w:ins>
            </w:sdtContent>
          </w:sdt>
        </w:p>
      </w:sdtContent>
    </w:sdt>
    <w:sdt>
      <w:sdtPr>
        <w:id w:val="-2011942684"/>
        <w:tag w:val="goog_rdk_2408"/>
      </w:sdtPr>
      <w:sdtContent>
        <w:p w:rsidR="00000000" w:rsidDel="00000000" w:rsidP="00000000" w:rsidRDefault="00000000" w:rsidRPr="00000000" w14:paraId="000003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3340208"/>
              <w:tag w:val="goog_rdk_2406"/>
            </w:sdtPr>
            <w:sdtContent>
              <w:ins w:author="Anonymous" w:id="66" w:date="2026-09-22T03:03:20Z"/>
              <w:sdt>
                <w:sdtPr>
                  <w:id w:val="-1036814316"/>
                  <w:tag w:val="goog_rdk_2407"/>
                </w:sdtPr>
                <w:sdtContent>
                  <w:ins w:author="Anonymous" w:id="66" w:date="2026-09-22T03:03:20Z">
                    <w:r w:rsidDel="00000000" w:rsidR="00000000" w:rsidRPr="00000000">
                      <w:rPr>
                        <w:rtl w:val="0"/>
                      </w:rPr>
                    </w:r>
                  </w:ins>
                </w:sdtContent>
              </w:sdt>
              <w:ins w:author="Anonymous" w:id="66" w:date="2026-09-22T03:03:20Z">
                <w:bookmarkStart w:colFirst="0" w:colLast="0" w:name="_heading=h.twdk3j8hfgcc" w:id="480"/>
                <w:bookmarkEnd w:id="480"/>
              </w:ins>
            </w:sdtContent>
          </w:sdt>
        </w:p>
      </w:sdtContent>
    </w:sdt>
    <w:sdt>
      <w:sdtPr>
        <w:id w:val="1291431662"/>
        <w:tag w:val="goog_rdk_2411"/>
      </w:sdtPr>
      <w:sdtContent>
        <w:p w:rsidR="00000000" w:rsidDel="00000000" w:rsidP="00000000" w:rsidRDefault="00000000" w:rsidRPr="00000000" w14:paraId="000003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0019500"/>
              <w:tag w:val="goog_rdk_2409"/>
            </w:sdtPr>
            <w:sdtContent>
              <w:ins w:author="Anonymous" w:id="66" w:date="2026-09-22T03:03:20Z"/>
              <w:sdt>
                <w:sdtPr>
                  <w:id w:val="78056187"/>
                  <w:tag w:val="goog_rdk_2410"/>
                </w:sdtPr>
                <w:sdtContent>
                  <w:ins w:author="Anonymous" w:id="66" w:date="2026-09-22T03:03:20Z">
                    <w:r w:rsidDel="00000000" w:rsidR="00000000" w:rsidRPr="00000000">
                      <w:rPr>
                        <w:rtl w:val="0"/>
                      </w:rPr>
                    </w:r>
                  </w:ins>
                </w:sdtContent>
              </w:sdt>
              <w:ins w:author="Anonymous" w:id="66" w:date="2026-09-22T03:03:20Z">
                <w:bookmarkStart w:colFirst="0" w:colLast="0" w:name="_heading=h.13ppnnhzbrcn" w:id="481"/>
                <w:bookmarkEnd w:id="481"/>
              </w:ins>
            </w:sdtContent>
          </w:sdt>
        </w:p>
      </w:sdtContent>
    </w:sdt>
    <w:sdt>
      <w:sdtPr>
        <w:id w:val="-1119567542"/>
        <w:tag w:val="goog_rdk_2414"/>
      </w:sdtPr>
      <w:sdtContent>
        <w:p w:rsidR="00000000" w:rsidDel="00000000" w:rsidP="00000000" w:rsidRDefault="00000000" w:rsidRPr="00000000" w14:paraId="000003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0645234"/>
              <w:tag w:val="goog_rdk_2412"/>
            </w:sdtPr>
            <w:sdtContent>
              <w:ins w:author="Anonymous" w:id="66" w:date="2026-09-22T03:03:20Z"/>
              <w:sdt>
                <w:sdtPr>
                  <w:id w:val="-1143169622"/>
                  <w:tag w:val="goog_rdk_2413"/>
                </w:sdtPr>
                <w:sdtContent>
                  <w:ins w:author="Anonymous" w:id="66" w:date="2026-09-22T03:03:20Z">
                    <w:r w:rsidDel="00000000" w:rsidR="00000000" w:rsidRPr="00000000">
                      <w:rPr>
                        <w:rtl w:val="0"/>
                      </w:rPr>
                    </w:r>
                  </w:ins>
                </w:sdtContent>
              </w:sdt>
              <w:ins w:author="Anonymous" w:id="66" w:date="2026-09-22T03:03:20Z">
                <w:bookmarkStart w:colFirst="0" w:colLast="0" w:name="_heading=h.fbp806pvf7ww" w:id="482"/>
                <w:bookmarkEnd w:id="482"/>
              </w:ins>
            </w:sdtContent>
          </w:sdt>
        </w:p>
      </w:sdtContent>
    </w:sdt>
    <w:sdt>
      <w:sdtPr>
        <w:id w:val="-581285998"/>
        <w:tag w:val="goog_rdk_2417"/>
      </w:sdtPr>
      <w:sdtContent>
        <w:p w:rsidR="00000000" w:rsidDel="00000000" w:rsidP="00000000" w:rsidRDefault="00000000" w:rsidRPr="00000000" w14:paraId="000003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4056307"/>
              <w:tag w:val="goog_rdk_2415"/>
            </w:sdtPr>
            <w:sdtContent>
              <w:ins w:author="Anonymous" w:id="66" w:date="2026-09-22T03:03:20Z"/>
              <w:sdt>
                <w:sdtPr>
                  <w:id w:val="-1810253277"/>
                  <w:tag w:val="goog_rdk_2416"/>
                </w:sdtPr>
                <w:sdtContent>
                  <w:ins w:author="Anonymous" w:id="66" w:date="2026-09-22T03:03:20Z">
                    <w:r w:rsidDel="00000000" w:rsidR="00000000" w:rsidRPr="00000000">
                      <w:rPr>
                        <w:rtl w:val="0"/>
                      </w:rPr>
                    </w:r>
                  </w:ins>
                </w:sdtContent>
              </w:sdt>
              <w:ins w:author="Anonymous" w:id="66" w:date="2026-09-22T03:03:20Z">
                <w:bookmarkStart w:colFirst="0" w:colLast="0" w:name="_heading=h.wt5jcn9gkp" w:id="483"/>
                <w:bookmarkEnd w:id="483"/>
              </w:ins>
            </w:sdtContent>
          </w:sdt>
        </w:p>
      </w:sdtContent>
    </w:sdt>
    <w:sdt>
      <w:sdtPr>
        <w:id w:val="-164268552"/>
        <w:tag w:val="goog_rdk_2420"/>
      </w:sdtPr>
      <w:sdtContent>
        <w:p w:rsidR="00000000" w:rsidDel="00000000" w:rsidP="00000000" w:rsidRDefault="00000000" w:rsidRPr="00000000" w14:paraId="000003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9853514"/>
              <w:tag w:val="goog_rdk_2418"/>
            </w:sdtPr>
            <w:sdtContent>
              <w:ins w:author="Anonymous" w:id="66" w:date="2026-09-22T03:03:20Z"/>
              <w:sdt>
                <w:sdtPr>
                  <w:id w:val="-1909295266"/>
                  <w:tag w:val="goog_rdk_2419"/>
                </w:sdtPr>
                <w:sdtContent>
                  <w:ins w:author="Anonymous" w:id="66" w:date="2026-09-22T03:03:20Z">
                    <w:r w:rsidDel="00000000" w:rsidR="00000000" w:rsidRPr="00000000">
                      <w:rPr>
                        <w:rtl w:val="0"/>
                      </w:rPr>
                    </w:r>
                  </w:ins>
                </w:sdtContent>
              </w:sdt>
              <w:ins w:author="Anonymous" w:id="66" w:date="2026-09-22T03:03:20Z">
                <w:bookmarkStart w:colFirst="0" w:colLast="0" w:name="_heading=h.hssb3n3z3o08" w:id="484"/>
                <w:bookmarkEnd w:id="484"/>
              </w:ins>
            </w:sdtContent>
          </w:sdt>
        </w:p>
      </w:sdtContent>
    </w:sdt>
    <w:sdt>
      <w:sdtPr>
        <w:id w:val="1742736745"/>
        <w:tag w:val="goog_rdk_2423"/>
      </w:sdtPr>
      <w:sdtContent>
        <w:p w:rsidR="00000000" w:rsidDel="00000000" w:rsidP="00000000" w:rsidRDefault="00000000" w:rsidRPr="00000000" w14:paraId="000003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1931888"/>
              <w:tag w:val="goog_rdk_2421"/>
            </w:sdtPr>
            <w:sdtContent>
              <w:ins w:author="Anonymous" w:id="66" w:date="2026-09-22T03:03:20Z"/>
              <w:sdt>
                <w:sdtPr>
                  <w:id w:val="-1784206181"/>
                  <w:tag w:val="goog_rdk_2422"/>
                </w:sdtPr>
                <w:sdtContent>
                  <w:ins w:author="Anonymous" w:id="66" w:date="2026-09-22T03:03:20Z">
                    <w:r w:rsidDel="00000000" w:rsidR="00000000" w:rsidRPr="00000000">
                      <w:rPr>
                        <w:rtl w:val="0"/>
                      </w:rPr>
                    </w:r>
                  </w:ins>
                </w:sdtContent>
              </w:sdt>
              <w:ins w:author="Anonymous" w:id="66" w:date="2026-09-22T03:03:20Z">
                <w:bookmarkStart w:colFirst="0" w:colLast="0" w:name="_heading=h.5iiir34f87jw" w:id="485"/>
                <w:bookmarkEnd w:id="485"/>
              </w:ins>
            </w:sdtContent>
          </w:sdt>
        </w:p>
      </w:sdtContent>
    </w:sdt>
    <w:sdt>
      <w:sdtPr>
        <w:id w:val="545859027"/>
        <w:tag w:val="goog_rdk_2426"/>
      </w:sdtPr>
      <w:sdtContent>
        <w:p w:rsidR="00000000" w:rsidDel="00000000" w:rsidP="00000000" w:rsidRDefault="00000000" w:rsidRPr="00000000" w14:paraId="000003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7077647"/>
              <w:tag w:val="goog_rdk_2424"/>
            </w:sdtPr>
            <w:sdtContent>
              <w:ins w:author="Anonymous" w:id="66" w:date="2026-09-22T03:03:20Z"/>
              <w:sdt>
                <w:sdtPr>
                  <w:id w:val="1301786670"/>
                  <w:tag w:val="goog_rdk_2425"/>
                </w:sdtPr>
                <w:sdtContent>
                  <w:ins w:author="Anonymous" w:id="66" w:date="2026-09-22T03:03:20Z">
                    <w:r w:rsidDel="00000000" w:rsidR="00000000" w:rsidRPr="00000000">
                      <w:rPr>
                        <w:rtl w:val="0"/>
                      </w:rPr>
                    </w:r>
                  </w:ins>
                </w:sdtContent>
              </w:sdt>
              <w:ins w:author="Anonymous" w:id="66" w:date="2026-09-22T03:03:20Z">
                <w:bookmarkStart w:colFirst="0" w:colLast="0" w:name="_heading=h.d2vh1hk2y33p" w:id="486"/>
                <w:bookmarkEnd w:id="486"/>
              </w:ins>
            </w:sdtContent>
          </w:sdt>
        </w:p>
      </w:sdtContent>
    </w:sdt>
    <w:sdt>
      <w:sdtPr>
        <w:id w:val="-1753447161"/>
        <w:tag w:val="goog_rdk_2429"/>
      </w:sdtPr>
      <w:sdtContent>
        <w:p w:rsidR="00000000" w:rsidDel="00000000" w:rsidP="00000000" w:rsidRDefault="00000000" w:rsidRPr="00000000" w14:paraId="000003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8708893"/>
              <w:tag w:val="goog_rdk_2427"/>
            </w:sdtPr>
            <w:sdtContent>
              <w:ins w:author="Anonymous" w:id="66" w:date="2026-09-22T03:03:20Z"/>
              <w:sdt>
                <w:sdtPr>
                  <w:id w:val="1672357990"/>
                  <w:tag w:val="goog_rdk_2428"/>
                </w:sdtPr>
                <w:sdtContent>
                  <w:ins w:author="Anonymous" w:id="66" w:date="2026-09-22T03:03:20Z">
                    <w:r w:rsidDel="00000000" w:rsidR="00000000" w:rsidRPr="00000000">
                      <w:rPr>
                        <w:rtl w:val="0"/>
                      </w:rPr>
                    </w:r>
                  </w:ins>
                </w:sdtContent>
              </w:sdt>
              <w:ins w:author="Anonymous" w:id="66" w:date="2026-09-22T03:03:20Z">
                <w:bookmarkStart w:colFirst="0" w:colLast="0" w:name="_heading=h.b7b4ifdaubfa" w:id="487"/>
                <w:bookmarkEnd w:id="487"/>
              </w:ins>
            </w:sdtContent>
          </w:sdt>
        </w:p>
      </w:sdtContent>
    </w:sdt>
    <w:sdt>
      <w:sdtPr>
        <w:id w:val="293373901"/>
        <w:tag w:val="goog_rdk_2432"/>
      </w:sdtPr>
      <w:sdtContent>
        <w:p w:rsidR="00000000" w:rsidDel="00000000" w:rsidP="00000000" w:rsidRDefault="00000000" w:rsidRPr="00000000" w14:paraId="000003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9053116"/>
              <w:tag w:val="goog_rdk_2430"/>
            </w:sdtPr>
            <w:sdtContent>
              <w:ins w:author="Anonymous" w:id="66" w:date="2026-09-22T03:03:20Z"/>
              <w:sdt>
                <w:sdtPr>
                  <w:id w:val="-1167889184"/>
                  <w:tag w:val="goog_rdk_2431"/>
                </w:sdtPr>
                <w:sdtContent>
                  <w:ins w:author="Anonymous" w:id="66" w:date="2026-09-22T03:03:20Z">
                    <w:r w:rsidDel="00000000" w:rsidR="00000000" w:rsidRPr="00000000">
                      <w:rPr>
                        <w:rtl w:val="0"/>
                      </w:rPr>
                    </w:r>
                  </w:ins>
                </w:sdtContent>
              </w:sdt>
              <w:ins w:author="Anonymous" w:id="66" w:date="2026-09-22T03:03:20Z">
                <w:bookmarkStart w:colFirst="0" w:colLast="0" w:name="_heading=h.15uqvvuimr64" w:id="488"/>
                <w:bookmarkEnd w:id="488"/>
              </w:ins>
            </w:sdtContent>
          </w:sdt>
        </w:p>
      </w:sdtContent>
    </w:sdt>
    <w:sdt>
      <w:sdtPr>
        <w:id w:val="1648401007"/>
        <w:tag w:val="goog_rdk_2435"/>
      </w:sdtPr>
      <w:sdtContent>
        <w:p w:rsidR="00000000" w:rsidDel="00000000" w:rsidP="00000000" w:rsidRDefault="00000000" w:rsidRPr="00000000" w14:paraId="000003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5004516"/>
              <w:tag w:val="goog_rdk_2433"/>
            </w:sdtPr>
            <w:sdtContent>
              <w:ins w:author="Anonymous" w:id="66" w:date="2026-09-22T03:03:20Z"/>
              <w:sdt>
                <w:sdtPr>
                  <w:id w:val="-968952325"/>
                  <w:tag w:val="goog_rdk_2434"/>
                </w:sdtPr>
                <w:sdtContent>
                  <w:ins w:author="Anonymous" w:id="66" w:date="2026-09-22T03:03:20Z">
                    <w:r w:rsidDel="00000000" w:rsidR="00000000" w:rsidRPr="00000000">
                      <w:rPr>
                        <w:rtl w:val="0"/>
                      </w:rPr>
                    </w:r>
                  </w:ins>
                </w:sdtContent>
              </w:sdt>
              <w:ins w:author="Anonymous" w:id="66" w:date="2026-09-22T03:03:20Z">
                <w:bookmarkStart w:colFirst="0" w:colLast="0" w:name="_heading=h.a8ahtlms2xnl" w:id="489"/>
                <w:bookmarkEnd w:id="489"/>
              </w:ins>
            </w:sdtContent>
          </w:sdt>
        </w:p>
      </w:sdtContent>
    </w:sdt>
    <w:sdt>
      <w:sdtPr>
        <w:id w:val="1427783768"/>
        <w:tag w:val="goog_rdk_2438"/>
      </w:sdtPr>
      <w:sdtContent>
        <w:p w:rsidR="00000000" w:rsidDel="00000000" w:rsidP="00000000" w:rsidRDefault="00000000" w:rsidRPr="00000000" w14:paraId="000003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3129450"/>
              <w:tag w:val="goog_rdk_2436"/>
            </w:sdtPr>
            <w:sdtContent>
              <w:ins w:author="Anonymous" w:id="66" w:date="2026-09-22T03:03:20Z"/>
              <w:sdt>
                <w:sdtPr>
                  <w:id w:val="-1946919572"/>
                  <w:tag w:val="goog_rdk_2437"/>
                </w:sdtPr>
                <w:sdtContent>
                  <w:ins w:author="Anonymous" w:id="66" w:date="2026-09-22T03:03:20Z">
                    <w:r w:rsidDel="00000000" w:rsidR="00000000" w:rsidRPr="00000000">
                      <w:rPr>
                        <w:rtl w:val="0"/>
                      </w:rPr>
                    </w:r>
                  </w:ins>
                </w:sdtContent>
              </w:sdt>
              <w:ins w:author="Anonymous" w:id="66" w:date="2026-09-22T03:03:20Z">
                <w:bookmarkStart w:colFirst="0" w:colLast="0" w:name="_heading=h.2tgpyts9frvl" w:id="490"/>
                <w:bookmarkEnd w:id="490"/>
              </w:ins>
            </w:sdtContent>
          </w:sdt>
        </w:p>
      </w:sdtContent>
    </w:sdt>
    <w:sdt>
      <w:sdtPr>
        <w:id w:val="1694674537"/>
        <w:tag w:val="goog_rdk_2441"/>
      </w:sdtPr>
      <w:sdtContent>
        <w:p w:rsidR="00000000" w:rsidDel="00000000" w:rsidP="00000000" w:rsidRDefault="00000000" w:rsidRPr="00000000" w14:paraId="000003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801974"/>
              <w:tag w:val="goog_rdk_2439"/>
            </w:sdtPr>
            <w:sdtContent>
              <w:ins w:author="Anonymous" w:id="66" w:date="2026-09-22T03:03:20Z"/>
              <w:sdt>
                <w:sdtPr>
                  <w:id w:val="-947884170"/>
                  <w:tag w:val="goog_rdk_2440"/>
                </w:sdtPr>
                <w:sdtContent>
                  <w:ins w:author="Anonymous" w:id="66" w:date="2026-09-22T03:03:20Z">
                    <w:r w:rsidDel="00000000" w:rsidR="00000000" w:rsidRPr="00000000">
                      <w:rPr>
                        <w:rtl w:val="0"/>
                      </w:rPr>
                    </w:r>
                  </w:ins>
                </w:sdtContent>
              </w:sdt>
              <w:ins w:author="Anonymous" w:id="66" w:date="2026-09-22T03:03:20Z">
                <w:bookmarkStart w:colFirst="0" w:colLast="0" w:name="_heading=h.9p6gkjp4nmih" w:id="491"/>
                <w:bookmarkEnd w:id="491"/>
              </w:ins>
            </w:sdtContent>
          </w:sdt>
        </w:p>
      </w:sdtContent>
    </w:sdt>
    <w:sdt>
      <w:sdtPr>
        <w:id w:val="1922232803"/>
        <w:tag w:val="goog_rdk_2444"/>
      </w:sdtPr>
      <w:sdtContent>
        <w:p w:rsidR="00000000" w:rsidDel="00000000" w:rsidP="00000000" w:rsidRDefault="00000000" w:rsidRPr="00000000" w14:paraId="000003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3299231"/>
              <w:tag w:val="goog_rdk_2442"/>
            </w:sdtPr>
            <w:sdtContent>
              <w:ins w:author="Anonymous" w:id="66" w:date="2026-09-22T03:03:20Z"/>
              <w:sdt>
                <w:sdtPr>
                  <w:id w:val="-425211195"/>
                  <w:tag w:val="goog_rdk_2443"/>
                </w:sdtPr>
                <w:sdtContent>
                  <w:ins w:author="Anonymous" w:id="66" w:date="2026-09-22T03:03:20Z">
                    <w:r w:rsidDel="00000000" w:rsidR="00000000" w:rsidRPr="00000000">
                      <w:rPr>
                        <w:rtl w:val="0"/>
                      </w:rPr>
                    </w:r>
                  </w:ins>
                </w:sdtContent>
              </w:sdt>
              <w:ins w:author="Anonymous" w:id="66" w:date="2026-09-22T03:03:20Z">
                <w:bookmarkStart w:colFirst="0" w:colLast="0" w:name="_heading=h.cr945yfhl2ch" w:id="492"/>
                <w:bookmarkEnd w:id="492"/>
              </w:ins>
            </w:sdtContent>
          </w:sdt>
        </w:p>
      </w:sdtContent>
    </w:sdt>
    <w:sdt>
      <w:sdtPr>
        <w:id w:val="-1264015024"/>
        <w:tag w:val="goog_rdk_2447"/>
      </w:sdtPr>
      <w:sdtContent>
        <w:p w:rsidR="00000000" w:rsidDel="00000000" w:rsidP="00000000" w:rsidRDefault="00000000" w:rsidRPr="00000000" w14:paraId="000003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4612892"/>
              <w:tag w:val="goog_rdk_2445"/>
            </w:sdtPr>
            <w:sdtContent>
              <w:ins w:author="Anonymous" w:id="66" w:date="2026-09-22T03:03:20Z"/>
              <w:sdt>
                <w:sdtPr>
                  <w:id w:val="-1418128987"/>
                  <w:tag w:val="goog_rdk_2446"/>
                </w:sdtPr>
                <w:sdtContent>
                  <w:ins w:author="Anonymous" w:id="66" w:date="2026-09-22T03:03:20Z">
                    <w:r w:rsidDel="00000000" w:rsidR="00000000" w:rsidRPr="00000000">
                      <w:rPr>
                        <w:rtl w:val="0"/>
                      </w:rPr>
                    </w:r>
                  </w:ins>
                </w:sdtContent>
              </w:sdt>
              <w:ins w:author="Anonymous" w:id="66" w:date="2026-09-22T03:03:20Z">
                <w:bookmarkStart w:colFirst="0" w:colLast="0" w:name="_heading=h.7k240dbxtrjz" w:id="493"/>
                <w:bookmarkEnd w:id="493"/>
              </w:ins>
            </w:sdtContent>
          </w:sdt>
        </w:p>
      </w:sdtContent>
    </w:sdt>
    <w:sdt>
      <w:sdtPr>
        <w:id w:val="918113620"/>
        <w:tag w:val="goog_rdk_2450"/>
      </w:sdtPr>
      <w:sdtContent>
        <w:p w:rsidR="00000000" w:rsidDel="00000000" w:rsidP="00000000" w:rsidRDefault="00000000" w:rsidRPr="00000000" w14:paraId="000003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3927956"/>
              <w:tag w:val="goog_rdk_2448"/>
            </w:sdtPr>
            <w:sdtContent>
              <w:ins w:author="Anonymous" w:id="66" w:date="2026-09-22T03:03:20Z"/>
              <w:sdt>
                <w:sdtPr>
                  <w:id w:val="2108991827"/>
                  <w:tag w:val="goog_rdk_2449"/>
                </w:sdtPr>
                <w:sdtContent>
                  <w:ins w:author="Anonymous" w:id="66" w:date="2026-09-22T03:03:20Z">
                    <w:r w:rsidDel="00000000" w:rsidR="00000000" w:rsidRPr="00000000">
                      <w:rPr>
                        <w:rtl w:val="0"/>
                      </w:rPr>
                    </w:r>
                  </w:ins>
                </w:sdtContent>
              </w:sdt>
              <w:ins w:author="Anonymous" w:id="66" w:date="2026-09-22T03:03:20Z">
                <w:bookmarkStart w:colFirst="0" w:colLast="0" w:name="_heading=h.6zomr9itrs5j" w:id="494"/>
                <w:bookmarkEnd w:id="494"/>
              </w:ins>
            </w:sdtContent>
          </w:sdt>
        </w:p>
      </w:sdtContent>
    </w:sdt>
    <w:sdt>
      <w:sdtPr>
        <w:id w:val="-703199013"/>
        <w:tag w:val="goog_rdk_2453"/>
      </w:sdtPr>
      <w:sdtContent>
        <w:p w:rsidR="00000000" w:rsidDel="00000000" w:rsidP="00000000" w:rsidRDefault="00000000" w:rsidRPr="00000000" w14:paraId="000003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3584979"/>
              <w:tag w:val="goog_rdk_2451"/>
            </w:sdtPr>
            <w:sdtContent>
              <w:ins w:author="Anonymous" w:id="66" w:date="2026-09-22T03:03:20Z"/>
              <w:sdt>
                <w:sdtPr>
                  <w:id w:val="-1405350959"/>
                  <w:tag w:val="goog_rdk_2452"/>
                </w:sdtPr>
                <w:sdtContent>
                  <w:ins w:author="Anonymous" w:id="66" w:date="2026-09-22T03:03:20Z">
                    <w:r w:rsidDel="00000000" w:rsidR="00000000" w:rsidRPr="00000000">
                      <w:rPr>
                        <w:rtl w:val="0"/>
                      </w:rPr>
                    </w:r>
                  </w:ins>
                </w:sdtContent>
              </w:sdt>
              <w:ins w:author="Anonymous" w:id="66" w:date="2026-09-22T03:03:20Z">
                <w:bookmarkStart w:colFirst="0" w:colLast="0" w:name="_heading=h.mfyigpr3j2uk" w:id="495"/>
                <w:bookmarkEnd w:id="495"/>
              </w:ins>
            </w:sdtContent>
          </w:sdt>
        </w:p>
      </w:sdtContent>
    </w:sdt>
    <w:sdt>
      <w:sdtPr>
        <w:id w:val="-710794811"/>
        <w:tag w:val="goog_rdk_2456"/>
      </w:sdtPr>
      <w:sdtContent>
        <w:p w:rsidR="00000000" w:rsidDel="00000000" w:rsidP="00000000" w:rsidRDefault="00000000" w:rsidRPr="00000000" w14:paraId="000003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7258547"/>
              <w:tag w:val="goog_rdk_2454"/>
            </w:sdtPr>
            <w:sdtContent>
              <w:ins w:author="Anonymous" w:id="66" w:date="2026-09-22T03:03:20Z"/>
              <w:sdt>
                <w:sdtPr>
                  <w:id w:val="569026370"/>
                  <w:tag w:val="goog_rdk_2455"/>
                </w:sdtPr>
                <w:sdtContent>
                  <w:ins w:author="Anonymous" w:id="66" w:date="2026-09-22T03:03:20Z">
                    <w:r w:rsidDel="00000000" w:rsidR="00000000" w:rsidRPr="00000000">
                      <w:rPr>
                        <w:rtl w:val="0"/>
                      </w:rPr>
                    </w:r>
                  </w:ins>
                </w:sdtContent>
              </w:sdt>
              <w:ins w:author="Anonymous" w:id="66" w:date="2026-09-22T03:03:20Z">
                <w:bookmarkStart w:colFirst="0" w:colLast="0" w:name="_heading=h.j0s0klz42a4y" w:id="496"/>
                <w:bookmarkEnd w:id="496"/>
              </w:ins>
            </w:sdtContent>
          </w:sdt>
        </w:p>
      </w:sdtContent>
    </w:sdt>
    <w:sdt>
      <w:sdtPr>
        <w:id w:val="-843189871"/>
        <w:tag w:val="goog_rdk_2459"/>
      </w:sdtPr>
      <w:sdtContent>
        <w:p w:rsidR="00000000" w:rsidDel="00000000" w:rsidP="00000000" w:rsidRDefault="00000000" w:rsidRPr="00000000" w14:paraId="000003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1714799"/>
              <w:tag w:val="goog_rdk_2457"/>
            </w:sdtPr>
            <w:sdtContent>
              <w:ins w:author="Anonymous" w:id="66" w:date="2026-09-22T03:03:20Z"/>
              <w:sdt>
                <w:sdtPr>
                  <w:id w:val="1534742315"/>
                  <w:tag w:val="goog_rdk_2458"/>
                </w:sdtPr>
                <w:sdtContent>
                  <w:ins w:author="Anonymous" w:id="66" w:date="2026-09-22T03:03:20Z">
                    <w:r w:rsidDel="00000000" w:rsidR="00000000" w:rsidRPr="00000000">
                      <w:rPr>
                        <w:rtl w:val="0"/>
                      </w:rPr>
                    </w:r>
                  </w:ins>
                </w:sdtContent>
              </w:sdt>
              <w:ins w:author="Anonymous" w:id="66" w:date="2026-09-22T03:03:20Z">
                <w:bookmarkStart w:colFirst="0" w:colLast="0" w:name="_heading=h.iquub4795ck4" w:id="497"/>
                <w:bookmarkEnd w:id="497"/>
              </w:ins>
            </w:sdtContent>
          </w:sdt>
        </w:p>
      </w:sdtContent>
    </w:sdt>
    <w:sdt>
      <w:sdtPr>
        <w:id w:val="-194482882"/>
        <w:tag w:val="goog_rdk_2462"/>
      </w:sdtPr>
      <w:sdtContent>
        <w:p w:rsidR="00000000" w:rsidDel="00000000" w:rsidP="00000000" w:rsidRDefault="00000000" w:rsidRPr="00000000" w14:paraId="000003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2639707"/>
              <w:tag w:val="goog_rdk_2460"/>
            </w:sdtPr>
            <w:sdtContent>
              <w:ins w:author="Anonymous" w:id="66" w:date="2026-09-22T03:03:20Z"/>
              <w:sdt>
                <w:sdtPr>
                  <w:id w:val="-1101710162"/>
                  <w:tag w:val="goog_rdk_2461"/>
                </w:sdtPr>
                <w:sdtContent>
                  <w:ins w:author="Anonymous" w:id="66" w:date="2026-09-22T03:03:20Z">
                    <w:r w:rsidDel="00000000" w:rsidR="00000000" w:rsidRPr="00000000">
                      <w:rPr>
                        <w:rtl w:val="0"/>
                      </w:rPr>
                    </w:r>
                  </w:ins>
                </w:sdtContent>
              </w:sdt>
              <w:ins w:author="Anonymous" w:id="66" w:date="2026-09-22T03:03:20Z">
                <w:bookmarkStart w:colFirst="0" w:colLast="0" w:name="_heading=h.15faqivji9rq" w:id="498"/>
                <w:bookmarkEnd w:id="498"/>
              </w:ins>
            </w:sdtContent>
          </w:sdt>
        </w:p>
      </w:sdtContent>
    </w:sdt>
    <w:sdt>
      <w:sdtPr>
        <w:id w:val="2010725941"/>
        <w:tag w:val="goog_rdk_2465"/>
      </w:sdtPr>
      <w:sdtContent>
        <w:p w:rsidR="00000000" w:rsidDel="00000000" w:rsidP="00000000" w:rsidRDefault="00000000" w:rsidRPr="00000000" w14:paraId="000003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4356127"/>
              <w:tag w:val="goog_rdk_2463"/>
            </w:sdtPr>
            <w:sdtContent>
              <w:ins w:author="Anonymous" w:id="66" w:date="2026-09-22T03:03:20Z"/>
              <w:sdt>
                <w:sdtPr>
                  <w:id w:val="-898130163"/>
                  <w:tag w:val="goog_rdk_2464"/>
                </w:sdtPr>
                <w:sdtContent>
                  <w:ins w:author="Anonymous" w:id="66" w:date="2026-09-22T03:03:20Z">
                    <w:r w:rsidDel="00000000" w:rsidR="00000000" w:rsidRPr="00000000">
                      <w:rPr>
                        <w:rtl w:val="0"/>
                      </w:rPr>
                    </w:r>
                  </w:ins>
                </w:sdtContent>
              </w:sdt>
              <w:ins w:author="Anonymous" w:id="66" w:date="2026-09-22T03:03:20Z">
                <w:bookmarkStart w:colFirst="0" w:colLast="0" w:name="_heading=h.papceikqmhs" w:id="499"/>
                <w:bookmarkEnd w:id="499"/>
              </w:ins>
            </w:sdtContent>
          </w:sdt>
        </w:p>
      </w:sdtContent>
    </w:sdt>
    <w:sdt>
      <w:sdtPr>
        <w:id w:val="-334140688"/>
        <w:tag w:val="goog_rdk_2468"/>
      </w:sdtPr>
      <w:sdtContent>
        <w:p w:rsidR="00000000" w:rsidDel="00000000" w:rsidP="00000000" w:rsidRDefault="00000000" w:rsidRPr="00000000" w14:paraId="000003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5814102"/>
              <w:tag w:val="goog_rdk_2466"/>
            </w:sdtPr>
            <w:sdtContent>
              <w:ins w:author="Anonymous" w:id="66" w:date="2026-09-22T03:03:20Z"/>
              <w:sdt>
                <w:sdtPr>
                  <w:id w:val="63093809"/>
                  <w:tag w:val="goog_rdk_2467"/>
                </w:sdtPr>
                <w:sdtContent>
                  <w:ins w:author="Anonymous" w:id="66" w:date="2026-09-22T03:03:20Z">
                    <w:r w:rsidDel="00000000" w:rsidR="00000000" w:rsidRPr="00000000">
                      <w:rPr>
                        <w:rtl w:val="0"/>
                      </w:rPr>
                    </w:r>
                  </w:ins>
                </w:sdtContent>
              </w:sdt>
              <w:ins w:author="Anonymous" w:id="66" w:date="2026-09-22T03:03:20Z">
                <w:bookmarkStart w:colFirst="0" w:colLast="0" w:name="_heading=h.n3v6k5g7zric" w:id="500"/>
                <w:bookmarkEnd w:id="500"/>
              </w:ins>
            </w:sdtContent>
          </w:sdt>
        </w:p>
      </w:sdtContent>
    </w:sdt>
    <w:sdt>
      <w:sdtPr>
        <w:id w:val="-1707045085"/>
        <w:tag w:val="goog_rdk_2471"/>
      </w:sdtPr>
      <w:sdtContent>
        <w:p w:rsidR="00000000" w:rsidDel="00000000" w:rsidP="00000000" w:rsidRDefault="00000000" w:rsidRPr="00000000" w14:paraId="000003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6113626"/>
              <w:tag w:val="goog_rdk_2469"/>
            </w:sdtPr>
            <w:sdtContent>
              <w:ins w:author="Anonymous" w:id="66" w:date="2026-09-22T03:03:20Z"/>
              <w:sdt>
                <w:sdtPr>
                  <w:id w:val="-647782132"/>
                  <w:tag w:val="goog_rdk_2470"/>
                </w:sdtPr>
                <w:sdtContent>
                  <w:ins w:author="Anonymous" w:id="66" w:date="2026-09-22T03:03:20Z">
                    <w:r w:rsidDel="00000000" w:rsidR="00000000" w:rsidRPr="00000000">
                      <w:rPr>
                        <w:rtl w:val="0"/>
                      </w:rPr>
                    </w:r>
                  </w:ins>
                </w:sdtContent>
              </w:sdt>
              <w:ins w:author="Anonymous" w:id="66" w:date="2026-09-22T03:03:20Z">
                <w:bookmarkStart w:colFirst="0" w:colLast="0" w:name="_heading=h.fqv86flhqi8l" w:id="501"/>
                <w:bookmarkEnd w:id="501"/>
              </w:ins>
            </w:sdtContent>
          </w:sdt>
        </w:p>
      </w:sdtContent>
    </w:sdt>
    <w:sdt>
      <w:sdtPr>
        <w:id w:val="-693328716"/>
        <w:tag w:val="goog_rdk_2474"/>
      </w:sdtPr>
      <w:sdtContent>
        <w:p w:rsidR="00000000" w:rsidDel="00000000" w:rsidP="00000000" w:rsidRDefault="00000000" w:rsidRPr="00000000" w14:paraId="000003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5115910"/>
              <w:tag w:val="goog_rdk_2472"/>
            </w:sdtPr>
            <w:sdtContent>
              <w:ins w:author="Anonymous" w:id="66" w:date="2026-09-22T03:03:20Z"/>
              <w:sdt>
                <w:sdtPr>
                  <w:id w:val="1143956223"/>
                  <w:tag w:val="goog_rdk_2473"/>
                </w:sdtPr>
                <w:sdtContent>
                  <w:ins w:author="Anonymous" w:id="66" w:date="2026-09-22T03:03:20Z">
                    <w:r w:rsidDel="00000000" w:rsidR="00000000" w:rsidRPr="00000000">
                      <w:rPr>
                        <w:rtl w:val="0"/>
                      </w:rPr>
                    </w:r>
                  </w:ins>
                </w:sdtContent>
              </w:sdt>
              <w:ins w:author="Anonymous" w:id="66" w:date="2026-09-22T03:03:20Z">
                <w:bookmarkStart w:colFirst="0" w:colLast="0" w:name="_heading=h.t4ln513dg1ew" w:id="502"/>
                <w:bookmarkEnd w:id="502"/>
              </w:ins>
            </w:sdtContent>
          </w:sdt>
        </w:p>
      </w:sdtContent>
    </w:sdt>
    <w:sdt>
      <w:sdtPr>
        <w:id w:val="1625971646"/>
        <w:tag w:val="goog_rdk_2477"/>
      </w:sdtPr>
      <w:sdtContent>
        <w:p w:rsidR="00000000" w:rsidDel="00000000" w:rsidP="00000000" w:rsidRDefault="00000000" w:rsidRPr="00000000" w14:paraId="000003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9714587"/>
              <w:tag w:val="goog_rdk_2475"/>
            </w:sdtPr>
            <w:sdtContent>
              <w:ins w:author="Anonymous" w:id="66" w:date="2026-09-22T03:03:20Z"/>
              <w:sdt>
                <w:sdtPr>
                  <w:id w:val="1326902780"/>
                  <w:tag w:val="goog_rdk_2476"/>
                </w:sdtPr>
                <w:sdtContent>
                  <w:ins w:author="Anonymous" w:id="66" w:date="2026-09-22T03:03:20Z">
                    <w:r w:rsidDel="00000000" w:rsidR="00000000" w:rsidRPr="00000000">
                      <w:rPr>
                        <w:rtl w:val="0"/>
                      </w:rPr>
                    </w:r>
                  </w:ins>
                </w:sdtContent>
              </w:sdt>
              <w:ins w:author="Anonymous" w:id="66" w:date="2026-09-22T03:03:20Z">
                <w:bookmarkStart w:colFirst="0" w:colLast="0" w:name="_heading=h.43qj29spylt" w:id="503"/>
                <w:bookmarkEnd w:id="503"/>
              </w:ins>
            </w:sdtContent>
          </w:sdt>
        </w:p>
      </w:sdtContent>
    </w:sdt>
    <w:sdt>
      <w:sdtPr>
        <w:id w:val="928777010"/>
        <w:tag w:val="goog_rdk_2480"/>
      </w:sdtPr>
      <w:sdtContent>
        <w:p w:rsidR="00000000" w:rsidDel="00000000" w:rsidP="00000000" w:rsidRDefault="00000000" w:rsidRPr="00000000" w14:paraId="000003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0823619"/>
              <w:tag w:val="goog_rdk_2478"/>
            </w:sdtPr>
            <w:sdtContent>
              <w:ins w:author="Anonymous" w:id="66" w:date="2026-09-22T03:03:20Z"/>
              <w:sdt>
                <w:sdtPr>
                  <w:id w:val="1058301838"/>
                  <w:tag w:val="goog_rdk_2479"/>
                </w:sdtPr>
                <w:sdtContent>
                  <w:ins w:author="Anonymous" w:id="66" w:date="2026-09-22T03:03:20Z">
                    <w:r w:rsidDel="00000000" w:rsidR="00000000" w:rsidRPr="00000000">
                      <w:rPr>
                        <w:rtl w:val="0"/>
                      </w:rPr>
                    </w:r>
                  </w:ins>
                </w:sdtContent>
              </w:sdt>
              <w:ins w:author="Anonymous" w:id="66" w:date="2026-09-22T03:03:20Z">
                <w:bookmarkStart w:colFirst="0" w:colLast="0" w:name="_heading=h.1mm6npqlrrr3" w:id="504"/>
                <w:bookmarkEnd w:id="504"/>
              </w:ins>
            </w:sdtContent>
          </w:sdt>
        </w:p>
      </w:sdtContent>
    </w:sdt>
    <w:sdt>
      <w:sdtPr>
        <w:id w:val="906821921"/>
        <w:tag w:val="goog_rdk_2483"/>
      </w:sdtPr>
      <w:sdtContent>
        <w:p w:rsidR="00000000" w:rsidDel="00000000" w:rsidP="00000000" w:rsidRDefault="00000000" w:rsidRPr="00000000" w14:paraId="000003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852105"/>
              <w:tag w:val="goog_rdk_2481"/>
            </w:sdtPr>
            <w:sdtContent>
              <w:ins w:author="Anonymous" w:id="66" w:date="2026-09-22T03:03:20Z"/>
              <w:sdt>
                <w:sdtPr>
                  <w:id w:val="-1707860273"/>
                  <w:tag w:val="goog_rdk_2482"/>
                </w:sdtPr>
                <w:sdtContent>
                  <w:ins w:author="Anonymous" w:id="66" w:date="2026-09-22T03:03:20Z">
                    <w:r w:rsidDel="00000000" w:rsidR="00000000" w:rsidRPr="00000000">
                      <w:rPr>
                        <w:rtl w:val="0"/>
                      </w:rPr>
                    </w:r>
                  </w:ins>
                </w:sdtContent>
              </w:sdt>
              <w:ins w:author="Anonymous" w:id="66" w:date="2026-09-22T03:03:20Z">
                <w:bookmarkStart w:colFirst="0" w:colLast="0" w:name="_heading=h.74psqmi3hote" w:id="505"/>
                <w:bookmarkEnd w:id="505"/>
              </w:ins>
            </w:sdtContent>
          </w:sdt>
        </w:p>
      </w:sdtContent>
    </w:sdt>
    <w:sdt>
      <w:sdtPr>
        <w:id w:val="1322245233"/>
        <w:tag w:val="goog_rdk_2486"/>
      </w:sdtPr>
      <w:sdtContent>
        <w:p w:rsidR="00000000" w:rsidDel="00000000" w:rsidP="00000000" w:rsidRDefault="00000000" w:rsidRPr="00000000" w14:paraId="000003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8022720"/>
              <w:tag w:val="goog_rdk_2484"/>
            </w:sdtPr>
            <w:sdtContent>
              <w:ins w:author="Anonymous" w:id="66" w:date="2026-09-22T03:03:20Z"/>
              <w:sdt>
                <w:sdtPr>
                  <w:id w:val="-543487034"/>
                  <w:tag w:val="goog_rdk_2485"/>
                </w:sdtPr>
                <w:sdtContent>
                  <w:ins w:author="Anonymous" w:id="66" w:date="2026-09-22T03:03:20Z">
                    <w:r w:rsidDel="00000000" w:rsidR="00000000" w:rsidRPr="00000000">
                      <w:rPr>
                        <w:rtl w:val="0"/>
                      </w:rPr>
                    </w:r>
                  </w:ins>
                </w:sdtContent>
              </w:sdt>
              <w:ins w:author="Anonymous" w:id="66" w:date="2026-09-22T03:03:20Z">
                <w:bookmarkStart w:colFirst="0" w:colLast="0" w:name="_heading=h.inj26pw3zfsn" w:id="506"/>
                <w:bookmarkEnd w:id="506"/>
              </w:ins>
            </w:sdtContent>
          </w:sdt>
        </w:p>
      </w:sdtContent>
    </w:sdt>
    <w:sdt>
      <w:sdtPr>
        <w:id w:val="652530482"/>
        <w:tag w:val="goog_rdk_2489"/>
      </w:sdtPr>
      <w:sdtContent>
        <w:p w:rsidR="00000000" w:rsidDel="00000000" w:rsidP="00000000" w:rsidRDefault="00000000" w:rsidRPr="00000000" w14:paraId="000003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2498543"/>
              <w:tag w:val="goog_rdk_2487"/>
            </w:sdtPr>
            <w:sdtContent>
              <w:ins w:author="Anonymous" w:id="66" w:date="2026-09-22T03:03:20Z"/>
              <w:sdt>
                <w:sdtPr>
                  <w:id w:val="1554833663"/>
                  <w:tag w:val="goog_rdk_2488"/>
                </w:sdtPr>
                <w:sdtContent>
                  <w:ins w:author="Anonymous" w:id="66" w:date="2026-09-22T03:03:20Z">
                    <w:r w:rsidDel="00000000" w:rsidR="00000000" w:rsidRPr="00000000">
                      <w:rPr>
                        <w:rtl w:val="0"/>
                      </w:rPr>
                    </w:r>
                  </w:ins>
                </w:sdtContent>
              </w:sdt>
              <w:ins w:author="Anonymous" w:id="66" w:date="2026-09-22T03:03:20Z">
                <w:bookmarkStart w:colFirst="0" w:colLast="0" w:name="_heading=h.9mkn1ihah8ta" w:id="507"/>
                <w:bookmarkEnd w:id="507"/>
              </w:ins>
            </w:sdtContent>
          </w:sdt>
        </w:p>
      </w:sdtContent>
    </w:sdt>
    <w:sdt>
      <w:sdtPr>
        <w:id w:val="1823147296"/>
        <w:tag w:val="goog_rdk_2492"/>
      </w:sdtPr>
      <w:sdtContent>
        <w:p w:rsidR="00000000" w:rsidDel="00000000" w:rsidP="00000000" w:rsidRDefault="00000000" w:rsidRPr="00000000" w14:paraId="000003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8432226"/>
              <w:tag w:val="goog_rdk_2490"/>
            </w:sdtPr>
            <w:sdtContent>
              <w:ins w:author="Anonymous" w:id="66" w:date="2026-09-22T03:03:20Z"/>
              <w:sdt>
                <w:sdtPr>
                  <w:id w:val="766749629"/>
                  <w:tag w:val="goog_rdk_2491"/>
                </w:sdtPr>
                <w:sdtContent>
                  <w:ins w:author="Anonymous" w:id="66" w:date="2026-09-22T03:03:20Z">
                    <w:r w:rsidDel="00000000" w:rsidR="00000000" w:rsidRPr="00000000">
                      <w:rPr>
                        <w:rtl w:val="0"/>
                      </w:rPr>
                    </w:r>
                  </w:ins>
                </w:sdtContent>
              </w:sdt>
              <w:ins w:author="Anonymous" w:id="66" w:date="2026-09-22T03:03:20Z">
                <w:bookmarkStart w:colFirst="0" w:colLast="0" w:name="_heading=h.1heodhrij6bs" w:id="508"/>
                <w:bookmarkEnd w:id="508"/>
              </w:ins>
            </w:sdtContent>
          </w:sdt>
        </w:p>
      </w:sdtContent>
    </w:sdt>
    <w:sdt>
      <w:sdtPr>
        <w:id w:val="1176382246"/>
        <w:tag w:val="goog_rdk_2495"/>
      </w:sdtPr>
      <w:sdtContent>
        <w:p w:rsidR="00000000" w:rsidDel="00000000" w:rsidP="00000000" w:rsidRDefault="00000000" w:rsidRPr="00000000" w14:paraId="000003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3136875"/>
              <w:tag w:val="goog_rdk_2493"/>
            </w:sdtPr>
            <w:sdtContent>
              <w:ins w:author="Anonymous" w:id="66" w:date="2026-09-22T03:03:20Z"/>
              <w:sdt>
                <w:sdtPr>
                  <w:id w:val="581632863"/>
                  <w:tag w:val="goog_rdk_2494"/>
                </w:sdtPr>
                <w:sdtContent>
                  <w:ins w:author="Anonymous" w:id="66" w:date="2026-09-22T03:03:20Z">
                    <w:r w:rsidDel="00000000" w:rsidR="00000000" w:rsidRPr="00000000">
                      <w:rPr>
                        <w:rtl w:val="0"/>
                      </w:rPr>
                    </w:r>
                  </w:ins>
                </w:sdtContent>
              </w:sdt>
              <w:ins w:author="Anonymous" w:id="66" w:date="2026-09-22T03:03:20Z">
                <w:bookmarkStart w:colFirst="0" w:colLast="0" w:name="_heading=h.ethlkj33wba8" w:id="509"/>
                <w:bookmarkEnd w:id="509"/>
              </w:ins>
            </w:sdtContent>
          </w:sdt>
        </w:p>
      </w:sdtContent>
    </w:sdt>
    <w:sdt>
      <w:sdtPr>
        <w:id w:val="-819797910"/>
        <w:tag w:val="goog_rdk_2498"/>
      </w:sdtPr>
      <w:sdtContent>
        <w:p w:rsidR="00000000" w:rsidDel="00000000" w:rsidP="00000000" w:rsidRDefault="00000000" w:rsidRPr="00000000" w14:paraId="000003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4415890"/>
              <w:tag w:val="goog_rdk_2496"/>
            </w:sdtPr>
            <w:sdtContent>
              <w:ins w:author="Anonymous" w:id="66" w:date="2026-09-22T03:03:20Z"/>
              <w:sdt>
                <w:sdtPr>
                  <w:id w:val="-217002900"/>
                  <w:tag w:val="goog_rdk_2497"/>
                </w:sdtPr>
                <w:sdtContent>
                  <w:ins w:author="Anonymous" w:id="66" w:date="2026-09-22T03:03:20Z">
                    <w:r w:rsidDel="00000000" w:rsidR="00000000" w:rsidRPr="00000000">
                      <w:rPr>
                        <w:rtl w:val="0"/>
                      </w:rPr>
                    </w:r>
                  </w:ins>
                </w:sdtContent>
              </w:sdt>
              <w:ins w:author="Anonymous" w:id="66" w:date="2026-09-22T03:03:20Z">
                <w:bookmarkStart w:colFirst="0" w:colLast="0" w:name="_heading=h.aks1dkaujnrm" w:id="510"/>
                <w:bookmarkEnd w:id="510"/>
              </w:ins>
            </w:sdtContent>
          </w:sdt>
        </w:p>
      </w:sdtContent>
    </w:sdt>
    <w:sdt>
      <w:sdtPr>
        <w:id w:val="-1125942804"/>
        <w:tag w:val="goog_rdk_2501"/>
      </w:sdtPr>
      <w:sdtContent>
        <w:p w:rsidR="00000000" w:rsidDel="00000000" w:rsidP="00000000" w:rsidRDefault="00000000" w:rsidRPr="00000000" w14:paraId="000003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6793979"/>
              <w:tag w:val="goog_rdk_2499"/>
            </w:sdtPr>
            <w:sdtContent>
              <w:ins w:author="Anonymous" w:id="66" w:date="2026-09-22T03:03:20Z"/>
              <w:sdt>
                <w:sdtPr>
                  <w:id w:val="-438467006"/>
                  <w:tag w:val="goog_rdk_2500"/>
                </w:sdtPr>
                <w:sdtContent>
                  <w:ins w:author="Anonymous" w:id="66" w:date="2026-09-22T03:03:20Z">
                    <w:r w:rsidDel="00000000" w:rsidR="00000000" w:rsidRPr="00000000">
                      <w:rPr>
                        <w:rtl w:val="0"/>
                      </w:rPr>
                    </w:r>
                  </w:ins>
                </w:sdtContent>
              </w:sdt>
              <w:ins w:author="Anonymous" w:id="66" w:date="2026-09-22T03:03:20Z">
                <w:bookmarkStart w:colFirst="0" w:colLast="0" w:name="_heading=h.1gtbais8i09z" w:id="511"/>
                <w:bookmarkEnd w:id="511"/>
              </w:ins>
            </w:sdtContent>
          </w:sdt>
        </w:p>
      </w:sdtContent>
    </w:sdt>
    <w:sdt>
      <w:sdtPr>
        <w:id w:val="-507547790"/>
        <w:tag w:val="goog_rdk_2504"/>
      </w:sdtPr>
      <w:sdtContent>
        <w:p w:rsidR="00000000" w:rsidDel="00000000" w:rsidP="00000000" w:rsidRDefault="00000000" w:rsidRPr="00000000" w14:paraId="000003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7567551"/>
              <w:tag w:val="goog_rdk_2502"/>
            </w:sdtPr>
            <w:sdtContent>
              <w:ins w:author="Anonymous" w:id="66" w:date="2026-09-22T03:03:20Z"/>
              <w:sdt>
                <w:sdtPr>
                  <w:id w:val="-721015258"/>
                  <w:tag w:val="goog_rdk_2503"/>
                </w:sdtPr>
                <w:sdtContent>
                  <w:ins w:author="Anonymous" w:id="66" w:date="2026-09-22T03:03:20Z">
                    <w:r w:rsidDel="00000000" w:rsidR="00000000" w:rsidRPr="00000000">
                      <w:rPr>
                        <w:rtl w:val="0"/>
                      </w:rPr>
                    </w:r>
                  </w:ins>
                </w:sdtContent>
              </w:sdt>
              <w:ins w:author="Anonymous" w:id="66" w:date="2026-09-22T03:03:20Z">
                <w:bookmarkStart w:colFirst="0" w:colLast="0" w:name="_heading=h.myiv23r95ff5" w:id="512"/>
                <w:bookmarkEnd w:id="512"/>
              </w:ins>
            </w:sdtContent>
          </w:sdt>
        </w:p>
      </w:sdtContent>
    </w:sdt>
    <w:sdt>
      <w:sdtPr>
        <w:id w:val="2072990946"/>
        <w:tag w:val="goog_rdk_2507"/>
      </w:sdtPr>
      <w:sdtContent>
        <w:p w:rsidR="00000000" w:rsidDel="00000000" w:rsidP="00000000" w:rsidRDefault="00000000" w:rsidRPr="00000000" w14:paraId="000003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935115"/>
              <w:tag w:val="goog_rdk_2505"/>
            </w:sdtPr>
            <w:sdtContent>
              <w:ins w:author="Anonymous" w:id="66" w:date="2026-09-22T03:03:20Z"/>
              <w:sdt>
                <w:sdtPr>
                  <w:id w:val="1042918759"/>
                  <w:tag w:val="goog_rdk_2506"/>
                </w:sdtPr>
                <w:sdtContent>
                  <w:ins w:author="Anonymous" w:id="66" w:date="2026-09-22T03:03:20Z">
                    <w:r w:rsidDel="00000000" w:rsidR="00000000" w:rsidRPr="00000000">
                      <w:rPr>
                        <w:rtl w:val="0"/>
                      </w:rPr>
                    </w:r>
                  </w:ins>
                </w:sdtContent>
              </w:sdt>
              <w:ins w:author="Anonymous" w:id="66" w:date="2026-09-22T03:03:20Z">
                <w:bookmarkStart w:colFirst="0" w:colLast="0" w:name="_heading=h.agpakd1po0ca" w:id="513"/>
                <w:bookmarkEnd w:id="513"/>
              </w:ins>
            </w:sdtContent>
          </w:sdt>
        </w:p>
      </w:sdtContent>
    </w:sdt>
    <w:sdt>
      <w:sdtPr>
        <w:id w:val="-331390562"/>
        <w:tag w:val="goog_rdk_2510"/>
      </w:sdtPr>
      <w:sdtContent>
        <w:p w:rsidR="00000000" w:rsidDel="00000000" w:rsidP="00000000" w:rsidRDefault="00000000" w:rsidRPr="00000000" w14:paraId="000003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1541081"/>
              <w:tag w:val="goog_rdk_2508"/>
            </w:sdtPr>
            <w:sdtContent>
              <w:ins w:author="Anonymous" w:id="66" w:date="2026-09-22T03:03:20Z"/>
              <w:sdt>
                <w:sdtPr>
                  <w:id w:val="-464790600"/>
                  <w:tag w:val="goog_rdk_2509"/>
                </w:sdtPr>
                <w:sdtContent>
                  <w:ins w:author="Anonymous" w:id="66" w:date="2026-09-22T03:03:20Z">
                    <w:r w:rsidDel="00000000" w:rsidR="00000000" w:rsidRPr="00000000">
                      <w:rPr>
                        <w:rtl w:val="0"/>
                      </w:rPr>
                    </w:r>
                  </w:ins>
                </w:sdtContent>
              </w:sdt>
              <w:ins w:author="Anonymous" w:id="66" w:date="2026-09-22T03:03:20Z">
                <w:bookmarkStart w:colFirst="0" w:colLast="0" w:name="_heading=h.7cf18ov9c008" w:id="514"/>
                <w:bookmarkEnd w:id="514"/>
              </w:ins>
            </w:sdtContent>
          </w:sdt>
        </w:p>
      </w:sdtContent>
    </w:sdt>
    <w:sdt>
      <w:sdtPr>
        <w:id w:val="-1157461648"/>
        <w:tag w:val="goog_rdk_2513"/>
      </w:sdtPr>
      <w:sdtContent>
        <w:p w:rsidR="00000000" w:rsidDel="00000000" w:rsidP="00000000" w:rsidRDefault="00000000" w:rsidRPr="00000000" w14:paraId="000003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5572869"/>
              <w:tag w:val="goog_rdk_2511"/>
            </w:sdtPr>
            <w:sdtContent>
              <w:ins w:author="Anonymous" w:id="66" w:date="2026-09-22T03:03:20Z"/>
              <w:sdt>
                <w:sdtPr>
                  <w:id w:val="1623199247"/>
                  <w:tag w:val="goog_rdk_2512"/>
                </w:sdtPr>
                <w:sdtContent>
                  <w:ins w:author="Anonymous" w:id="66" w:date="2026-09-22T03:03:20Z">
                    <w:r w:rsidDel="00000000" w:rsidR="00000000" w:rsidRPr="00000000">
                      <w:rPr>
                        <w:rtl w:val="0"/>
                      </w:rPr>
                    </w:r>
                  </w:ins>
                </w:sdtContent>
              </w:sdt>
              <w:ins w:author="Anonymous" w:id="66" w:date="2026-09-22T03:03:20Z">
                <w:bookmarkStart w:colFirst="0" w:colLast="0" w:name="_heading=h.omvxkpo8sldp" w:id="515"/>
                <w:bookmarkEnd w:id="515"/>
              </w:ins>
            </w:sdtContent>
          </w:sdt>
        </w:p>
      </w:sdtContent>
    </w:sdt>
    <w:sdt>
      <w:sdtPr>
        <w:id w:val="-2103434046"/>
        <w:tag w:val="goog_rdk_2516"/>
      </w:sdtPr>
      <w:sdtContent>
        <w:p w:rsidR="00000000" w:rsidDel="00000000" w:rsidP="00000000" w:rsidRDefault="00000000" w:rsidRPr="00000000" w14:paraId="000003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596080"/>
              <w:tag w:val="goog_rdk_2514"/>
            </w:sdtPr>
            <w:sdtContent>
              <w:ins w:author="Anonymous" w:id="66" w:date="2026-09-22T03:03:20Z"/>
              <w:sdt>
                <w:sdtPr>
                  <w:id w:val="-475711145"/>
                  <w:tag w:val="goog_rdk_2515"/>
                </w:sdtPr>
                <w:sdtContent>
                  <w:ins w:author="Anonymous" w:id="66" w:date="2026-09-22T03:03:20Z">
                    <w:r w:rsidDel="00000000" w:rsidR="00000000" w:rsidRPr="00000000">
                      <w:rPr>
                        <w:rtl w:val="0"/>
                      </w:rPr>
                    </w:r>
                  </w:ins>
                </w:sdtContent>
              </w:sdt>
              <w:ins w:author="Anonymous" w:id="66" w:date="2026-09-22T03:03:20Z">
                <w:bookmarkStart w:colFirst="0" w:colLast="0" w:name="_heading=h.hgnpylh4eg8v" w:id="516"/>
                <w:bookmarkEnd w:id="516"/>
              </w:ins>
            </w:sdtContent>
          </w:sdt>
        </w:p>
      </w:sdtContent>
    </w:sdt>
    <w:sdt>
      <w:sdtPr>
        <w:id w:val="-1080153654"/>
        <w:tag w:val="goog_rdk_2519"/>
      </w:sdtPr>
      <w:sdtContent>
        <w:p w:rsidR="00000000" w:rsidDel="00000000" w:rsidP="00000000" w:rsidRDefault="00000000" w:rsidRPr="00000000" w14:paraId="000003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5059008"/>
              <w:tag w:val="goog_rdk_2517"/>
            </w:sdtPr>
            <w:sdtContent>
              <w:ins w:author="Anonymous" w:id="66" w:date="2026-09-22T03:03:20Z"/>
              <w:sdt>
                <w:sdtPr>
                  <w:id w:val="1318428748"/>
                  <w:tag w:val="goog_rdk_2518"/>
                </w:sdtPr>
                <w:sdtContent>
                  <w:ins w:author="Anonymous" w:id="66" w:date="2026-09-22T03:03:20Z">
                    <w:r w:rsidDel="00000000" w:rsidR="00000000" w:rsidRPr="00000000">
                      <w:rPr>
                        <w:rtl w:val="0"/>
                      </w:rPr>
                    </w:r>
                  </w:ins>
                </w:sdtContent>
              </w:sdt>
              <w:ins w:author="Anonymous" w:id="66" w:date="2026-09-22T03:03:20Z">
                <w:bookmarkStart w:colFirst="0" w:colLast="0" w:name="_heading=h.hfy0kruasl2q" w:id="517"/>
                <w:bookmarkEnd w:id="517"/>
              </w:ins>
            </w:sdtContent>
          </w:sdt>
        </w:p>
      </w:sdtContent>
    </w:sdt>
    <w:sdt>
      <w:sdtPr>
        <w:id w:val="1196029088"/>
        <w:tag w:val="goog_rdk_2522"/>
      </w:sdtPr>
      <w:sdtContent>
        <w:p w:rsidR="00000000" w:rsidDel="00000000" w:rsidP="00000000" w:rsidRDefault="00000000" w:rsidRPr="00000000" w14:paraId="000003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0424016"/>
              <w:tag w:val="goog_rdk_2520"/>
            </w:sdtPr>
            <w:sdtContent>
              <w:ins w:author="Anonymous" w:id="66" w:date="2026-09-22T03:03:20Z"/>
              <w:sdt>
                <w:sdtPr>
                  <w:id w:val="-965994996"/>
                  <w:tag w:val="goog_rdk_2521"/>
                </w:sdtPr>
                <w:sdtContent>
                  <w:ins w:author="Anonymous" w:id="66" w:date="2026-09-22T03:03:20Z">
                    <w:r w:rsidDel="00000000" w:rsidR="00000000" w:rsidRPr="00000000">
                      <w:rPr>
                        <w:rtl w:val="0"/>
                      </w:rPr>
                    </w:r>
                  </w:ins>
                </w:sdtContent>
              </w:sdt>
              <w:ins w:author="Anonymous" w:id="66" w:date="2026-09-22T03:03:20Z">
                <w:bookmarkStart w:colFirst="0" w:colLast="0" w:name="_heading=h.uzl1505v9kp4" w:id="518"/>
                <w:bookmarkEnd w:id="518"/>
              </w:ins>
            </w:sdtContent>
          </w:sdt>
        </w:p>
      </w:sdtContent>
    </w:sdt>
    <w:sdt>
      <w:sdtPr>
        <w:id w:val="-1897816243"/>
        <w:tag w:val="goog_rdk_2525"/>
      </w:sdtPr>
      <w:sdtContent>
        <w:p w:rsidR="00000000" w:rsidDel="00000000" w:rsidP="00000000" w:rsidRDefault="00000000" w:rsidRPr="00000000" w14:paraId="000003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3526330"/>
              <w:tag w:val="goog_rdk_2523"/>
            </w:sdtPr>
            <w:sdtContent>
              <w:ins w:author="Anonymous" w:id="66" w:date="2026-09-22T03:03:20Z"/>
              <w:sdt>
                <w:sdtPr>
                  <w:id w:val="-750727687"/>
                  <w:tag w:val="goog_rdk_2524"/>
                </w:sdtPr>
                <w:sdtContent>
                  <w:ins w:author="Anonymous" w:id="66" w:date="2026-09-22T03:03:20Z">
                    <w:r w:rsidDel="00000000" w:rsidR="00000000" w:rsidRPr="00000000">
                      <w:rPr>
                        <w:rtl w:val="0"/>
                      </w:rPr>
                    </w:r>
                  </w:ins>
                </w:sdtContent>
              </w:sdt>
              <w:ins w:author="Anonymous" w:id="66" w:date="2026-09-22T03:03:20Z">
                <w:bookmarkStart w:colFirst="0" w:colLast="0" w:name="_heading=h.gxnwiccjgcic" w:id="519"/>
                <w:bookmarkEnd w:id="519"/>
              </w:ins>
            </w:sdtContent>
          </w:sdt>
        </w:p>
      </w:sdtContent>
    </w:sdt>
    <w:sdt>
      <w:sdtPr>
        <w:id w:val="-799020156"/>
        <w:tag w:val="goog_rdk_2528"/>
      </w:sdtPr>
      <w:sdtContent>
        <w:p w:rsidR="00000000" w:rsidDel="00000000" w:rsidP="00000000" w:rsidRDefault="00000000" w:rsidRPr="00000000" w14:paraId="000003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6809761"/>
              <w:tag w:val="goog_rdk_2526"/>
            </w:sdtPr>
            <w:sdtContent>
              <w:ins w:author="Anonymous" w:id="66" w:date="2026-09-22T03:03:20Z"/>
              <w:sdt>
                <w:sdtPr>
                  <w:id w:val="671070986"/>
                  <w:tag w:val="goog_rdk_2527"/>
                </w:sdtPr>
                <w:sdtContent>
                  <w:ins w:author="Anonymous" w:id="66" w:date="2026-09-22T03:03:20Z">
                    <w:r w:rsidDel="00000000" w:rsidR="00000000" w:rsidRPr="00000000">
                      <w:rPr>
                        <w:rtl w:val="0"/>
                      </w:rPr>
                    </w:r>
                  </w:ins>
                </w:sdtContent>
              </w:sdt>
              <w:ins w:author="Anonymous" w:id="66" w:date="2026-09-22T03:03:20Z">
                <w:bookmarkStart w:colFirst="0" w:colLast="0" w:name="_heading=h.blhupth6kn8j" w:id="520"/>
                <w:bookmarkEnd w:id="520"/>
              </w:ins>
            </w:sdtContent>
          </w:sdt>
        </w:p>
      </w:sdtContent>
    </w:sdt>
    <w:sdt>
      <w:sdtPr>
        <w:id w:val="-2001946293"/>
        <w:tag w:val="goog_rdk_2531"/>
      </w:sdtPr>
      <w:sdtContent>
        <w:p w:rsidR="00000000" w:rsidDel="00000000" w:rsidP="00000000" w:rsidRDefault="00000000" w:rsidRPr="00000000" w14:paraId="000003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0103169"/>
              <w:tag w:val="goog_rdk_2529"/>
            </w:sdtPr>
            <w:sdtContent>
              <w:ins w:author="Anonymous" w:id="66" w:date="2026-09-22T03:03:20Z"/>
              <w:sdt>
                <w:sdtPr>
                  <w:id w:val="893027012"/>
                  <w:tag w:val="goog_rdk_2530"/>
                </w:sdtPr>
                <w:sdtContent>
                  <w:ins w:author="Anonymous" w:id="66" w:date="2026-09-22T03:03:20Z">
                    <w:r w:rsidDel="00000000" w:rsidR="00000000" w:rsidRPr="00000000">
                      <w:rPr>
                        <w:rtl w:val="0"/>
                      </w:rPr>
                    </w:r>
                  </w:ins>
                </w:sdtContent>
              </w:sdt>
              <w:ins w:author="Anonymous" w:id="66" w:date="2026-09-22T03:03:20Z">
                <w:bookmarkStart w:colFirst="0" w:colLast="0" w:name="_heading=h.u4we4kva5x1s" w:id="521"/>
                <w:bookmarkEnd w:id="521"/>
              </w:ins>
            </w:sdtContent>
          </w:sdt>
        </w:p>
      </w:sdtContent>
    </w:sdt>
    <w:sdt>
      <w:sdtPr>
        <w:id w:val="-1053552151"/>
        <w:tag w:val="goog_rdk_2534"/>
      </w:sdtPr>
      <w:sdtContent>
        <w:p w:rsidR="00000000" w:rsidDel="00000000" w:rsidP="00000000" w:rsidRDefault="00000000" w:rsidRPr="00000000" w14:paraId="000003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5314426"/>
              <w:tag w:val="goog_rdk_2532"/>
            </w:sdtPr>
            <w:sdtContent>
              <w:ins w:author="Anonymous" w:id="66" w:date="2026-09-22T03:03:20Z"/>
              <w:sdt>
                <w:sdtPr>
                  <w:id w:val="-1122501671"/>
                  <w:tag w:val="goog_rdk_2533"/>
                </w:sdtPr>
                <w:sdtContent>
                  <w:ins w:author="Anonymous" w:id="66" w:date="2026-09-22T03:03:20Z">
                    <w:r w:rsidDel="00000000" w:rsidR="00000000" w:rsidRPr="00000000">
                      <w:rPr>
                        <w:rtl w:val="0"/>
                      </w:rPr>
                    </w:r>
                  </w:ins>
                </w:sdtContent>
              </w:sdt>
              <w:ins w:author="Anonymous" w:id="66" w:date="2026-09-22T03:03:20Z">
                <w:bookmarkStart w:colFirst="0" w:colLast="0" w:name="_heading=h.bhbruf9h66jr" w:id="522"/>
                <w:bookmarkEnd w:id="522"/>
              </w:ins>
            </w:sdtContent>
          </w:sdt>
        </w:p>
      </w:sdtContent>
    </w:sdt>
    <w:sdt>
      <w:sdtPr>
        <w:id w:val="354794855"/>
        <w:tag w:val="goog_rdk_2537"/>
      </w:sdtPr>
      <w:sdtContent>
        <w:p w:rsidR="00000000" w:rsidDel="00000000" w:rsidP="00000000" w:rsidRDefault="00000000" w:rsidRPr="00000000" w14:paraId="000003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2760777"/>
              <w:tag w:val="goog_rdk_2535"/>
            </w:sdtPr>
            <w:sdtContent>
              <w:ins w:author="Anonymous" w:id="66" w:date="2026-09-22T03:03:20Z"/>
              <w:sdt>
                <w:sdtPr>
                  <w:id w:val="-1199358354"/>
                  <w:tag w:val="goog_rdk_2536"/>
                </w:sdtPr>
                <w:sdtContent>
                  <w:ins w:author="Anonymous" w:id="66" w:date="2026-09-22T03:03:20Z">
                    <w:r w:rsidDel="00000000" w:rsidR="00000000" w:rsidRPr="00000000">
                      <w:rPr>
                        <w:rtl w:val="0"/>
                      </w:rPr>
                    </w:r>
                  </w:ins>
                </w:sdtContent>
              </w:sdt>
              <w:ins w:author="Anonymous" w:id="66" w:date="2026-09-22T03:03:20Z">
                <w:bookmarkStart w:colFirst="0" w:colLast="0" w:name="_heading=h.p7dfm3qzxjjz" w:id="523"/>
                <w:bookmarkEnd w:id="523"/>
              </w:ins>
            </w:sdtContent>
          </w:sdt>
        </w:p>
      </w:sdtContent>
    </w:sdt>
    <w:sdt>
      <w:sdtPr>
        <w:id w:val="1759473156"/>
        <w:tag w:val="goog_rdk_2540"/>
      </w:sdtPr>
      <w:sdtContent>
        <w:p w:rsidR="00000000" w:rsidDel="00000000" w:rsidP="00000000" w:rsidRDefault="00000000" w:rsidRPr="00000000" w14:paraId="000003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6012073"/>
              <w:tag w:val="goog_rdk_2538"/>
            </w:sdtPr>
            <w:sdtContent>
              <w:ins w:author="Anonymous" w:id="66" w:date="2026-09-22T03:03:20Z"/>
              <w:sdt>
                <w:sdtPr>
                  <w:id w:val="-244303"/>
                  <w:tag w:val="goog_rdk_2539"/>
                </w:sdtPr>
                <w:sdtContent>
                  <w:ins w:author="Anonymous" w:id="66" w:date="2026-09-22T03:03:20Z">
                    <w:r w:rsidDel="00000000" w:rsidR="00000000" w:rsidRPr="00000000">
                      <w:rPr>
                        <w:rtl w:val="0"/>
                      </w:rPr>
                    </w:r>
                  </w:ins>
                </w:sdtContent>
              </w:sdt>
              <w:ins w:author="Anonymous" w:id="66" w:date="2026-09-22T03:03:20Z">
                <w:bookmarkStart w:colFirst="0" w:colLast="0" w:name="_heading=h.6wz8ymp5rr97" w:id="524"/>
                <w:bookmarkEnd w:id="524"/>
              </w:ins>
            </w:sdtContent>
          </w:sdt>
        </w:p>
      </w:sdtContent>
    </w:sdt>
    <w:sdt>
      <w:sdtPr>
        <w:id w:val="-666667182"/>
        <w:tag w:val="goog_rdk_2543"/>
      </w:sdtPr>
      <w:sdtContent>
        <w:p w:rsidR="00000000" w:rsidDel="00000000" w:rsidP="00000000" w:rsidRDefault="00000000" w:rsidRPr="00000000" w14:paraId="000003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4690141"/>
              <w:tag w:val="goog_rdk_2541"/>
            </w:sdtPr>
            <w:sdtContent>
              <w:ins w:author="Anonymous" w:id="66" w:date="2026-09-22T03:03:20Z"/>
              <w:sdt>
                <w:sdtPr>
                  <w:id w:val="1420566597"/>
                  <w:tag w:val="goog_rdk_2542"/>
                </w:sdtPr>
                <w:sdtContent>
                  <w:ins w:author="Anonymous" w:id="66" w:date="2026-09-22T03:03:20Z">
                    <w:r w:rsidDel="00000000" w:rsidR="00000000" w:rsidRPr="00000000">
                      <w:rPr>
                        <w:rtl w:val="0"/>
                      </w:rPr>
                    </w:r>
                  </w:ins>
                </w:sdtContent>
              </w:sdt>
              <w:ins w:author="Anonymous" w:id="66" w:date="2026-09-22T03:03:20Z">
                <w:bookmarkStart w:colFirst="0" w:colLast="0" w:name="_heading=h.ehvp6m4bq1x3" w:id="525"/>
                <w:bookmarkEnd w:id="525"/>
              </w:ins>
            </w:sdtContent>
          </w:sdt>
        </w:p>
      </w:sdtContent>
    </w:sdt>
    <w:sdt>
      <w:sdtPr>
        <w:id w:val="1996363179"/>
        <w:tag w:val="goog_rdk_2546"/>
      </w:sdtPr>
      <w:sdtContent>
        <w:p w:rsidR="00000000" w:rsidDel="00000000" w:rsidP="00000000" w:rsidRDefault="00000000" w:rsidRPr="00000000" w14:paraId="000003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4680983"/>
              <w:tag w:val="goog_rdk_2544"/>
            </w:sdtPr>
            <w:sdtContent>
              <w:ins w:author="Anonymous" w:id="66" w:date="2026-09-22T03:03:20Z"/>
              <w:sdt>
                <w:sdtPr>
                  <w:id w:val="-1734430565"/>
                  <w:tag w:val="goog_rdk_2545"/>
                </w:sdtPr>
                <w:sdtContent>
                  <w:ins w:author="Anonymous" w:id="66" w:date="2026-09-22T03:03:20Z">
                    <w:r w:rsidDel="00000000" w:rsidR="00000000" w:rsidRPr="00000000">
                      <w:rPr>
                        <w:rtl w:val="0"/>
                      </w:rPr>
                    </w:r>
                  </w:ins>
                </w:sdtContent>
              </w:sdt>
              <w:ins w:author="Anonymous" w:id="66" w:date="2026-09-22T03:03:20Z">
                <w:bookmarkStart w:colFirst="0" w:colLast="0" w:name="_heading=h.60ormlf1q7zj" w:id="526"/>
                <w:bookmarkEnd w:id="526"/>
              </w:ins>
            </w:sdtContent>
          </w:sdt>
        </w:p>
      </w:sdtContent>
    </w:sdt>
    <w:sdt>
      <w:sdtPr>
        <w:id w:val="469453004"/>
        <w:tag w:val="goog_rdk_2549"/>
      </w:sdtPr>
      <w:sdtContent>
        <w:p w:rsidR="00000000" w:rsidDel="00000000" w:rsidP="00000000" w:rsidRDefault="00000000" w:rsidRPr="00000000" w14:paraId="000003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0249512"/>
              <w:tag w:val="goog_rdk_2547"/>
            </w:sdtPr>
            <w:sdtContent>
              <w:ins w:author="Anonymous" w:id="66" w:date="2026-09-22T03:03:20Z"/>
              <w:sdt>
                <w:sdtPr>
                  <w:id w:val="1061420209"/>
                  <w:tag w:val="goog_rdk_2548"/>
                </w:sdtPr>
                <w:sdtContent>
                  <w:ins w:author="Anonymous" w:id="66" w:date="2026-09-22T03:03:20Z">
                    <w:r w:rsidDel="00000000" w:rsidR="00000000" w:rsidRPr="00000000">
                      <w:rPr>
                        <w:rtl w:val="0"/>
                      </w:rPr>
                    </w:r>
                  </w:ins>
                </w:sdtContent>
              </w:sdt>
              <w:ins w:author="Anonymous" w:id="66" w:date="2026-09-22T03:03:20Z">
                <w:bookmarkStart w:colFirst="0" w:colLast="0" w:name="_heading=h.5s8jqougu6p3" w:id="527"/>
                <w:bookmarkEnd w:id="527"/>
              </w:ins>
            </w:sdtContent>
          </w:sdt>
        </w:p>
      </w:sdtContent>
    </w:sdt>
    <w:sdt>
      <w:sdtPr>
        <w:id w:val="-1752220820"/>
        <w:tag w:val="goog_rdk_2552"/>
      </w:sdtPr>
      <w:sdtContent>
        <w:p w:rsidR="00000000" w:rsidDel="00000000" w:rsidP="00000000" w:rsidRDefault="00000000" w:rsidRPr="00000000" w14:paraId="000003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6787342"/>
              <w:tag w:val="goog_rdk_2550"/>
            </w:sdtPr>
            <w:sdtContent>
              <w:ins w:author="Anonymous" w:id="66" w:date="2026-09-22T03:03:20Z"/>
              <w:sdt>
                <w:sdtPr>
                  <w:id w:val="1100680905"/>
                  <w:tag w:val="goog_rdk_2551"/>
                </w:sdtPr>
                <w:sdtContent>
                  <w:ins w:author="Anonymous" w:id="66" w:date="2026-09-22T03:03:20Z">
                    <w:r w:rsidDel="00000000" w:rsidR="00000000" w:rsidRPr="00000000">
                      <w:rPr>
                        <w:rtl w:val="0"/>
                      </w:rPr>
                    </w:r>
                  </w:ins>
                </w:sdtContent>
              </w:sdt>
              <w:ins w:author="Anonymous" w:id="66" w:date="2026-09-22T03:03:20Z">
                <w:bookmarkStart w:colFirst="0" w:colLast="0" w:name="_heading=h.1lwekqx9z12q" w:id="528"/>
                <w:bookmarkEnd w:id="528"/>
              </w:ins>
            </w:sdtContent>
          </w:sdt>
        </w:p>
      </w:sdtContent>
    </w:sdt>
    <w:sdt>
      <w:sdtPr>
        <w:id w:val="1645427423"/>
        <w:tag w:val="goog_rdk_2555"/>
      </w:sdtPr>
      <w:sdtContent>
        <w:p w:rsidR="00000000" w:rsidDel="00000000" w:rsidP="00000000" w:rsidRDefault="00000000" w:rsidRPr="00000000" w14:paraId="000003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1667264"/>
              <w:tag w:val="goog_rdk_2553"/>
            </w:sdtPr>
            <w:sdtContent>
              <w:ins w:author="Anonymous" w:id="66" w:date="2026-09-22T03:03:20Z"/>
              <w:sdt>
                <w:sdtPr>
                  <w:id w:val="732456906"/>
                  <w:tag w:val="goog_rdk_2554"/>
                </w:sdtPr>
                <w:sdtContent>
                  <w:ins w:author="Anonymous" w:id="66" w:date="2026-09-22T03:03:20Z">
                    <w:r w:rsidDel="00000000" w:rsidR="00000000" w:rsidRPr="00000000">
                      <w:rPr>
                        <w:rtl w:val="0"/>
                      </w:rPr>
                    </w:r>
                  </w:ins>
                </w:sdtContent>
              </w:sdt>
              <w:ins w:author="Anonymous" w:id="66" w:date="2026-09-22T03:03:20Z">
                <w:bookmarkStart w:colFirst="0" w:colLast="0" w:name="_heading=h.ishlywkkjrqq" w:id="529"/>
                <w:bookmarkEnd w:id="529"/>
              </w:ins>
            </w:sdtContent>
          </w:sdt>
        </w:p>
      </w:sdtContent>
    </w:sdt>
    <w:sdt>
      <w:sdtPr>
        <w:id w:val="116998370"/>
        <w:tag w:val="goog_rdk_2558"/>
      </w:sdtPr>
      <w:sdtContent>
        <w:p w:rsidR="00000000" w:rsidDel="00000000" w:rsidP="00000000" w:rsidRDefault="00000000" w:rsidRPr="00000000" w14:paraId="000003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6296022"/>
              <w:tag w:val="goog_rdk_2556"/>
            </w:sdtPr>
            <w:sdtContent>
              <w:ins w:author="Anonymous" w:id="66" w:date="2026-09-22T03:03:20Z"/>
              <w:sdt>
                <w:sdtPr>
                  <w:id w:val="723123342"/>
                  <w:tag w:val="goog_rdk_2557"/>
                </w:sdtPr>
                <w:sdtContent>
                  <w:ins w:author="Anonymous" w:id="66" w:date="2026-09-22T03:03:20Z">
                    <w:r w:rsidDel="00000000" w:rsidR="00000000" w:rsidRPr="00000000">
                      <w:rPr>
                        <w:rtl w:val="0"/>
                      </w:rPr>
                    </w:r>
                  </w:ins>
                </w:sdtContent>
              </w:sdt>
              <w:ins w:author="Anonymous" w:id="66" w:date="2026-09-22T03:03:20Z">
                <w:bookmarkStart w:colFirst="0" w:colLast="0" w:name="_heading=h.pee7smn4q395" w:id="530"/>
                <w:bookmarkEnd w:id="530"/>
              </w:ins>
            </w:sdtContent>
          </w:sdt>
        </w:p>
      </w:sdtContent>
    </w:sdt>
    <w:sdt>
      <w:sdtPr>
        <w:id w:val="1318587256"/>
        <w:tag w:val="goog_rdk_2561"/>
      </w:sdtPr>
      <w:sdtContent>
        <w:p w:rsidR="00000000" w:rsidDel="00000000" w:rsidP="00000000" w:rsidRDefault="00000000" w:rsidRPr="00000000" w14:paraId="000003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1679658"/>
              <w:tag w:val="goog_rdk_2559"/>
            </w:sdtPr>
            <w:sdtContent>
              <w:ins w:author="Anonymous" w:id="66" w:date="2026-09-22T03:03:20Z"/>
              <w:sdt>
                <w:sdtPr>
                  <w:id w:val="1631242651"/>
                  <w:tag w:val="goog_rdk_2560"/>
                </w:sdtPr>
                <w:sdtContent>
                  <w:ins w:author="Anonymous" w:id="66" w:date="2026-09-22T03:03:20Z">
                    <w:r w:rsidDel="00000000" w:rsidR="00000000" w:rsidRPr="00000000">
                      <w:rPr>
                        <w:rtl w:val="0"/>
                      </w:rPr>
                    </w:r>
                  </w:ins>
                </w:sdtContent>
              </w:sdt>
              <w:ins w:author="Anonymous" w:id="66" w:date="2026-09-22T03:03:20Z">
                <w:bookmarkStart w:colFirst="0" w:colLast="0" w:name="_heading=h.4qy1c5jgzkkw" w:id="531"/>
                <w:bookmarkEnd w:id="531"/>
              </w:ins>
            </w:sdtContent>
          </w:sdt>
        </w:p>
      </w:sdtContent>
    </w:sdt>
    <w:sdt>
      <w:sdtPr>
        <w:id w:val="1865532803"/>
        <w:tag w:val="goog_rdk_2564"/>
      </w:sdtPr>
      <w:sdtContent>
        <w:p w:rsidR="00000000" w:rsidDel="00000000" w:rsidP="00000000" w:rsidRDefault="00000000" w:rsidRPr="00000000" w14:paraId="000003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9590247"/>
              <w:tag w:val="goog_rdk_2562"/>
            </w:sdtPr>
            <w:sdtContent>
              <w:ins w:author="Anonymous" w:id="66" w:date="2026-09-22T03:03:20Z"/>
              <w:sdt>
                <w:sdtPr>
                  <w:id w:val="479719641"/>
                  <w:tag w:val="goog_rdk_2563"/>
                </w:sdtPr>
                <w:sdtContent>
                  <w:ins w:author="Anonymous" w:id="66" w:date="2026-09-22T03:03:20Z">
                    <w:r w:rsidDel="00000000" w:rsidR="00000000" w:rsidRPr="00000000">
                      <w:rPr>
                        <w:rtl w:val="0"/>
                      </w:rPr>
                    </w:r>
                  </w:ins>
                </w:sdtContent>
              </w:sdt>
              <w:ins w:author="Anonymous" w:id="66" w:date="2026-09-22T03:03:20Z">
                <w:bookmarkStart w:colFirst="0" w:colLast="0" w:name="_heading=h.rhlllhsqg05b" w:id="532"/>
                <w:bookmarkEnd w:id="532"/>
              </w:ins>
            </w:sdtContent>
          </w:sdt>
        </w:p>
      </w:sdtContent>
    </w:sdt>
    <w:sdt>
      <w:sdtPr>
        <w:id w:val="1542930340"/>
        <w:tag w:val="goog_rdk_2567"/>
      </w:sdtPr>
      <w:sdtContent>
        <w:p w:rsidR="00000000" w:rsidDel="00000000" w:rsidP="00000000" w:rsidRDefault="00000000" w:rsidRPr="00000000" w14:paraId="000003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343713"/>
              <w:tag w:val="goog_rdk_2565"/>
            </w:sdtPr>
            <w:sdtContent>
              <w:ins w:author="Anonymous" w:id="66" w:date="2026-09-22T03:03:20Z"/>
              <w:sdt>
                <w:sdtPr>
                  <w:id w:val="150563830"/>
                  <w:tag w:val="goog_rdk_2566"/>
                </w:sdtPr>
                <w:sdtContent>
                  <w:ins w:author="Anonymous" w:id="66" w:date="2026-09-22T03:03:20Z">
                    <w:r w:rsidDel="00000000" w:rsidR="00000000" w:rsidRPr="00000000">
                      <w:rPr>
                        <w:rtl w:val="0"/>
                      </w:rPr>
                    </w:r>
                  </w:ins>
                </w:sdtContent>
              </w:sdt>
              <w:ins w:author="Anonymous" w:id="66" w:date="2026-09-22T03:03:20Z">
                <w:bookmarkStart w:colFirst="0" w:colLast="0" w:name="_heading=h.olo1o2rbichm" w:id="533"/>
                <w:bookmarkEnd w:id="533"/>
              </w:ins>
            </w:sdtContent>
          </w:sdt>
        </w:p>
      </w:sdtContent>
    </w:sdt>
    <w:sdt>
      <w:sdtPr>
        <w:id w:val="-1626753067"/>
        <w:tag w:val="goog_rdk_2570"/>
      </w:sdtPr>
      <w:sdtContent>
        <w:p w:rsidR="00000000" w:rsidDel="00000000" w:rsidP="00000000" w:rsidRDefault="00000000" w:rsidRPr="00000000" w14:paraId="000003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7634321"/>
              <w:tag w:val="goog_rdk_2568"/>
            </w:sdtPr>
            <w:sdtContent>
              <w:ins w:author="Anonymous" w:id="66" w:date="2026-09-22T03:03:20Z"/>
              <w:sdt>
                <w:sdtPr>
                  <w:id w:val="-695186376"/>
                  <w:tag w:val="goog_rdk_2569"/>
                </w:sdtPr>
                <w:sdtContent>
                  <w:ins w:author="Anonymous" w:id="66" w:date="2026-09-22T03:03:20Z">
                    <w:r w:rsidDel="00000000" w:rsidR="00000000" w:rsidRPr="00000000">
                      <w:rPr>
                        <w:rtl w:val="0"/>
                      </w:rPr>
                    </w:r>
                  </w:ins>
                </w:sdtContent>
              </w:sdt>
              <w:ins w:author="Anonymous" w:id="66" w:date="2026-09-22T03:03:20Z">
                <w:bookmarkStart w:colFirst="0" w:colLast="0" w:name="_heading=h.94bbe8phsu1" w:id="534"/>
                <w:bookmarkEnd w:id="534"/>
              </w:ins>
            </w:sdtContent>
          </w:sdt>
        </w:p>
      </w:sdtContent>
    </w:sdt>
    <w:sdt>
      <w:sdtPr>
        <w:id w:val="163394218"/>
        <w:tag w:val="goog_rdk_2573"/>
      </w:sdtPr>
      <w:sdtContent>
        <w:p w:rsidR="00000000" w:rsidDel="00000000" w:rsidP="00000000" w:rsidRDefault="00000000" w:rsidRPr="00000000" w14:paraId="000003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291327"/>
              <w:tag w:val="goog_rdk_2571"/>
            </w:sdtPr>
            <w:sdtContent>
              <w:ins w:author="Anonymous" w:id="66" w:date="2026-09-22T03:03:20Z"/>
              <w:sdt>
                <w:sdtPr>
                  <w:id w:val="1400670853"/>
                  <w:tag w:val="goog_rdk_2572"/>
                </w:sdtPr>
                <w:sdtContent>
                  <w:ins w:author="Anonymous" w:id="66" w:date="2026-09-22T03:03:20Z">
                    <w:r w:rsidDel="00000000" w:rsidR="00000000" w:rsidRPr="00000000">
                      <w:rPr>
                        <w:rtl w:val="0"/>
                      </w:rPr>
                    </w:r>
                  </w:ins>
                </w:sdtContent>
              </w:sdt>
              <w:ins w:author="Anonymous" w:id="66" w:date="2026-09-22T03:03:20Z">
                <w:bookmarkStart w:colFirst="0" w:colLast="0" w:name="_heading=h.hd07um94jrk0" w:id="535"/>
                <w:bookmarkEnd w:id="535"/>
              </w:ins>
            </w:sdtContent>
          </w:sdt>
        </w:p>
      </w:sdtContent>
    </w:sdt>
    <w:sdt>
      <w:sdtPr>
        <w:id w:val="-325229750"/>
        <w:tag w:val="goog_rdk_2576"/>
      </w:sdtPr>
      <w:sdtContent>
        <w:p w:rsidR="00000000" w:rsidDel="00000000" w:rsidP="00000000" w:rsidRDefault="00000000" w:rsidRPr="00000000" w14:paraId="000003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9313161"/>
              <w:tag w:val="goog_rdk_2574"/>
            </w:sdtPr>
            <w:sdtContent>
              <w:ins w:author="Anonymous" w:id="66" w:date="2026-09-22T03:03:20Z"/>
              <w:sdt>
                <w:sdtPr>
                  <w:id w:val="1963747751"/>
                  <w:tag w:val="goog_rdk_2575"/>
                </w:sdtPr>
                <w:sdtContent>
                  <w:ins w:author="Anonymous" w:id="66" w:date="2026-09-22T03:03:20Z">
                    <w:r w:rsidDel="00000000" w:rsidR="00000000" w:rsidRPr="00000000">
                      <w:rPr>
                        <w:rtl w:val="0"/>
                      </w:rPr>
                    </w:r>
                  </w:ins>
                </w:sdtContent>
              </w:sdt>
              <w:ins w:author="Anonymous" w:id="66" w:date="2026-09-22T03:03:20Z">
                <w:bookmarkStart w:colFirst="0" w:colLast="0" w:name="_heading=h.j4tcbn13z96o" w:id="536"/>
                <w:bookmarkEnd w:id="536"/>
              </w:ins>
            </w:sdtContent>
          </w:sdt>
        </w:p>
      </w:sdtContent>
    </w:sdt>
    <w:sdt>
      <w:sdtPr>
        <w:id w:val="1995908462"/>
        <w:tag w:val="goog_rdk_2579"/>
      </w:sdtPr>
      <w:sdtContent>
        <w:p w:rsidR="00000000" w:rsidDel="00000000" w:rsidP="00000000" w:rsidRDefault="00000000" w:rsidRPr="00000000" w14:paraId="000003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0774863"/>
              <w:tag w:val="goog_rdk_2577"/>
            </w:sdtPr>
            <w:sdtContent>
              <w:ins w:author="Anonymous" w:id="66" w:date="2026-09-22T03:03:20Z"/>
              <w:sdt>
                <w:sdtPr>
                  <w:id w:val="1482122253"/>
                  <w:tag w:val="goog_rdk_2578"/>
                </w:sdtPr>
                <w:sdtContent>
                  <w:ins w:author="Anonymous" w:id="66" w:date="2026-09-22T03:03:20Z">
                    <w:r w:rsidDel="00000000" w:rsidR="00000000" w:rsidRPr="00000000">
                      <w:rPr>
                        <w:rtl w:val="0"/>
                      </w:rPr>
                    </w:r>
                  </w:ins>
                </w:sdtContent>
              </w:sdt>
              <w:ins w:author="Anonymous" w:id="66" w:date="2026-09-22T03:03:20Z">
                <w:bookmarkStart w:colFirst="0" w:colLast="0" w:name="_heading=h.3b805scyr323" w:id="537"/>
                <w:bookmarkEnd w:id="537"/>
              </w:ins>
            </w:sdtContent>
          </w:sdt>
        </w:p>
      </w:sdtContent>
    </w:sdt>
    <w:sdt>
      <w:sdtPr>
        <w:id w:val="1407746871"/>
        <w:tag w:val="goog_rdk_2582"/>
      </w:sdtPr>
      <w:sdtContent>
        <w:p w:rsidR="00000000" w:rsidDel="00000000" w:rsidP="00000000" w:rsidRDefault="00000000" w:rsidRPr="00000000" w14:paraId="000003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5563782"/>
              <w:tag w:val="goog_rdk_2580"/>
            </w:sdtPr>
            <w:sdtContent>
              <w:ins w:author="Anonymous" w:id="66" w:date="2026-09-22T03:03:20Z"/>
              <w:sdt>
                <w:sdtPr>
                  <w:id w:val="-736711021"/>
                  <w:tag w:val="goog_rdk_2581"/>
                </w:sdtPr>
                <w:sdtContent>
                  <w:ins w:author="Anonymous" w:id="66" w:date="2026-09-22T03:03:20Z">
                    <w:r w:rsidDel="00000000" w:rsidR="00000000" w:rsidRPr="00000000">
                      <w:rPr>
                        <w:rtl w:val="0"/>
                      </w:rPr>
                    </w:r>
                  </w:ins>
                </w:sdtContent>
              </w:sdt>
              <w:ins w:author="Anonymous" w:id="66" w:date="2026-09-22T03:03:20Z">
                <w:bookmarkStart w:colFirst="0" w:colLast="0" w:name="_heading=h.4ma6vb1t6ced" w:id="538"/>
                <w:bookmarkEnd w:id="538"/>
              </w:ins>
            </w:sdtContent>
          </w:sdt>
        </w:p>
      </w:sdtContent>
    </w:sdt>
    <w:sdt>
      <w:sdtPr>
        <w:id w:val="-1724297313"/>
        <w:tag w:val="goog_rdk_2585"/>
      </w:sdtPr>
      <w:sdtContent>
        <w:p w:rsidR="00000000" w:rsidDel="00000000" w:rsidP="00000000" w:rsidRDefault="00000000" w:rsidRPr="00000000" w14:paraId="000003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9929113"/>
              <w:tag w:val="goog_rdk_2583"/>
            </w:sdtPr>
            <w:sdtContent>
              <w:ins w:author="Anonymous" w:id="66" w:date="2026-09-22T03:03:20Z"/>
              <w:sdt>
                <w:sdtPr>
                  <w:id w:val="-807581525"/>
                  <w:tag w:val="goog_rdk_2584"/>
                </w:sdtPr>
                <w:sdtContent>
                  <w:ins w:author="Anonymous" w:id="66" w:date="2026-09-22T03:03:20Z">
                    <w:r w:rsidDel="00000000" w:rsidR="00000000" w:rsidRPr="00000000">
                      <w:rPr>
                        <w:rtl w:val="0"/>
                      </w:rPr>
                    </w:r>
                  </w:ins>
                </w:sdtContent>
              </w:sdt>
              <w:ins w:author="Anonymous" w:id="66" w:date="2026-09-22T03:03:20Z">
                <w:bookmarkStart w:colFirst="0" w:colLast="0" w:name="_heading=h.6qstnjxg7jlb" w:id="539"/>
                <w:bookmarkEnd w:id="539"/>
              </w:ins>
            </w:sdtContent>
          </w:sdt>
        </w:p>
      </w:sdtContent>
    </w:sdt>
    <w:sdt>
      <w:sdtPr>
        <w:id w:val="-1568780476"/>
        <w:tag w:val="goog_rdk_2588"/>
      </w:sdtPr>
      <w:sdtContent>
        <w:p w:rsidR="00000000" w:rsidDel="00000000" w:rsidP="00000000" w:rsidRDefault="00000000" w:rsidRPr="00000000" w14:paraId="000003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40373690"/>
              <w:tag w:val="goog_rdk_2586"/>
            </w:sdtPr>
            <w:sdtContent>
              <w:ins w:author="Anonymous" w:id="66" w:date="2026-09-22T03:03:20Z"/>
              <w:sdt>
                <w:sdtPr>
                  <w:id w:val="923900689"/>
                  <w:tag w:val="goog_rdk_2587"/>
                </w:sdtPr>
                <w:sdtContent>
                  <w:ins w:author="Anonymous" w:id="66" w:date="2026-09-22T03:03:20Z">
                    <w:r w:rsidDel="00000000" w:rsidR="00000000" w:rsidRPr="00000000">
                      <w:rPr>
                        <w:rtl w:val="0"/>
                      </w:rPr>
                    </w:r>
                  </w:ins>
                </w:sdtContent>
              </w:sdt>
              <w:ins w:author="Anonymous" w:id="66" w:date="2026-09-22T03:03:20Z">
                <w:bookmarkStart w:colFirst="0" w:colLast="0" w:name="_heading=h.bzun9yqv77m0" w:id="540"/>
                <w:bookmarkEnd w:id="540"/>
              </w:ins>
            </w:sdtContent>
          </w:sdt>
        </w:p>
      </w:sdtContent>
    </w:sdt>
    <w:sdt>
      <w:sdtPr>
        <w:id w:val="-2125926561"/>
        <w:tag w:val="goog_rdk_2591"/>
      </w:sdtPr>
      <w:sdtContent>
        <w:p w:rsidR="00000000" w:rsidDel="00000000" w:rsidP="00000000" w:rsidRDefault="00000000" w:rsidRPr="00000000" w14:paraId="000003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2535749"/>
              <w:tag w:val="goog_rdk_2589"/>
            </w:sdtPr>
            <w:sdtContent>
              <w:ins w:author="Anonymous" w:id="66" w:date="2026-09-22T03:03:20Z"/>
              <w:sdt>
                <w:sdtPr>
                  <w:id w:val="139111179"/>
                  <w:tag w:val="goog_rdk_2590"/>
                </w:sdtPr>
                <w:sdtContent>
                  <w:ins w:author="Anonymous" w:id="66" w:date="2026-09-22T03:03:20Z">
                    <w:r w:rsidDel="00000000" w:rsidR="00000000" w:rsidRPr="00000000">
                      <w:rPr>
                        <w:rtl w:val="0"/>
                      </w:rPr>
                    </w:r>
                  </w:ins>
                </w:sdtContent>
              </w:sdt>
              <w:ins w:author="Anonymous" w:id="66" w:date="2026-09-22T03:03:20Z">
                <w:bookmarkStart w:colFirst="0" w:colLast="0" w:name="_heading=h.7wo36tcx1jyt" w:id="541"/>
                <w:bookmarkEnd w:id="541"/>
              </w:ins>
            </w:sdtContent>
          </w:sdt>
        </w:p>
      </w:sdtContent>
    </w:sdt>
    <w:sdt>
      <w:sdtPr>
        <w:id w:val="1097174838"/>
        <w:tag w:val="goog_rdk_2594"/>
      </w:sdtPr>
      <w:sdtContent>
        <w:p w:rsidR="00000000" w:rsidDel="00000000" w:rsidP="00000000" w:rsidRDefault="00000000" w:rsidRPr="00000000" w14:paraId="000003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4393075"/>
              <w:tag w:val="goog_rdk_2592"/>
            </w:sdtPr>
            <w:sdtContent>
              <w:ins w:author="Anonymous" w:id="66" w:date="2026-09-22T03:03:20Z"/>
              <w:sdt>
                <w:sdtPr>
                  <w:id w:val="-1275930468"/>
                  <w:tag w:val="goog_rdk_2593"/>
                </w:sdtPr>
                <w:sdtContent>
                  <w:ins w:author="Anonymous" w:id="66" w:date="2026-09-22T03:03:20Z">
                    <w:r w:rsidDel="00000000" w:rsidR="00000000" w:rsidRPr="00000000">
                      <w:rPr>
                        <w:rtl w:val="0"/>
                      </w:rPr>
                    </w:r>
                  </w:ins>
                </w:sdtContent>
              </w:sdt>
              <w:ins w:author="Anonymous" w:id="66" w:date="2026-09-22T03:03:20Z">
                <w:bookmarkStart w:colFirst="0" w:colLast="0" w:name="_heading=h.wurhl0b8tudj" w:id="542"/>
                <w:bookmarkEnd w:id="542"/>
              </w:ins>
            </w:sdtContent>
          </w:sdt>
        </w:p>
      </w:sdtContent>
    </w:sdt>
    <w:sdt>
      <w:sdtPr>
        <w:id w:val="1584027742"/>
        <w:tag w:val="goog_rdk_2597"/>
      </w:sdtPr>
      <w:sdtContent>
        <w:p w:rsidR="00000000" w:rsidDel="00000000" w:rsidP="00000000" w:rsidRDefault="00000000" w:rsidRPr="00000000" w14:paraId="000003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3170853"/>
              <w:tag w:val="goog_rdk_2595"/>
            </w:sdtPr>
            <w:sdtContent>
              <w:ins w:author="Anonymous" w:id="66" w:date="2026-09-22T03:03:20Z"/>
              <w:sdt>
                <w:sdtPr>
                  <w:id w:val="-1219350423"/>
                  <w:tag w:val="goog_rdk_2596"/>
                </w:sdtPr>
                <w:sdtContent>
                  <w:ins w:author="Anonymous" w:id="66" w:date="2026-09-22T03:03:20Z">
                    <w:r w:rsidDel="00000000" w:rsidR="00000000" w:rsidRPr="00000000">
                      <w:rPr>
                        <w:rtl w:val="0"/>
                      </w:rPr>
                    </w:r>
                  </w:ins>
                </w:sdtContent>
              </w:sdt>
              <w:ins w:author="Anonymous" w:id="66" w:date="2026-09-22T03:03:20Z">
                <w:bookmarkStart w:colFirst="0" w:colLast="0" w:name="_heading=h.29ubttk8bkgv" w:id="543"/>
                <w:bookmarkEnd w:id="543"/>
              </w:ins>
            </w:sdtContent>
          </w:sdt>
        </w:p>
      </w:sdtContent>
    </w:sdt>
    <w:sdt>
      <w:sdtPr>
        <w:id w:val="1847109517"/>
        <w:tag w:val="goog_rdk_2600"/>
      </w:sdtPr>
      <w:sdtContent>
        <w:p w:rsidR="00000000" w:rsidDel="00000000" w:rsidP="00000000" w:rsidRDefault="00000000" w:rsidRPr="00000000" w14:paraId="000003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378014"/>
              <w:tag w:val="goog_rdk_2598"/>
            </w:sdtPr>
            <w:sdtContent>
              <w:ins w:author="Anonymous" w:id="66" w:date="2026-09-22T03:03:20Z"/>
              <w:sdt>
                <w:sdtPr>
                  <w:id w:val="593644396"/>
                  <w:tag w:val="goog_rdk_2599"/>
                </w:sdtPr>
                <w:sdtContent>
                  <w:ins w:author="Anonymous" w:id="66" w:date="2026-09-22T03:03:20Z">
                    <w:r w:rsidDel="00000000" w:rsidR="00000000" w:rsidRPr="00000000">
                      <w:rPr>
                        <w:rtl w:val="0"/>
                      </w:rPr>
                    </w:r>
                  </w:ins>
                </w:sdtContent>
              </w:sdt>
              <w:ins w:author="Anonymous" w:id="66" w:date="2026-09-22T03:03:20Z">
                <w:bookmarkStart w:colFirst="0" w:colLast="0" w:name="_heading=h.inb2gt6djmz8" w:id="544"/>
                <w:bookmarkEnd w:id="544"/>
              </w:ins>
            </w:sdtContent>
          </w:sdt>
        </w:p>
      </w:sdtContent>
    </w:sdt>
    <w:sdt>
      <w:sdtPr>
        <w:id w:val="827524406"/>
        <w:tag w:val="goog_rdk_2603"/>
      </w:sdtPr>
      <w:sdtContent>
        <w:p w:rsidR="00000000" w:rsidDel="00000000" w:rsidP="00000000" w:rsidRDefault="00000000" w:rsidRPr="00000000" w14:paraId="000003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3569650"/>
              <w:tag w:val="goog_rdk_2601"/>
            </w:sdtPr>
            <w:sdtContent>
              <w:ins w:author="Anonymous" w:id="66" w:date="2026-09-22T03:03:20Z"/>
              <w:sdt>
                <w:sdtPr>
                  <w:id w:val="-1995587576"/>
                  <w:tag w:val="goog_rdk_2602"/>
                </w:sdtPr>
                <w:sdtContent>
                  <w:ins w:author="Anonymous" w:id="66" w:date="2026-09-22T03:03:20Z">
                    <w:r w:rsidDel="00000000" w:rsidR="00000000" w:rsidRPr="00000000">
                      <w:rPr>
                        <w:rtl w:val="0"/>
                      </w:rPr>
                    </w:r>
                  </w:ins>
                </w:sdtContent>
              </w:sdt>
              <w:ins w:author="Anonymous" w:id="66" w:date="2026-09-22T03:03:20Z">
                <w:bookmarkStart w:colFirst="0" w:colLast="0" w:name="_heading=h.pputbhhzq90x" w:id="545"/>
                <w:bookmarkEnd w:id="545"/>
              </w:ins>
            </w:sdtContent>
          </w:sdt>
        </w:p>
      </w:sdtContent>
    </w:sdt>
    <w:sdt>
      <w:sdtPr>
        <w:id w:val="-206984014"/>
        <w:tag w:val="goog_rdk_2606"/>
      </w:sdtPr>
      <w:sdtContent>
        <w:p w:rsidR="00000000" w:rsidDel="00000000" w:rsidP="00000000" w:rsidRDefault="00000000" w:rsidRPr="00000000" w14:paraId="000003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2242355"/>
              <w:tag w:val="goog_rdk_2604"/>
            </w:sdtPr>
            <w:sdtContent>
              <w:ins w:author="Anonymous" w:id="66" w:date="2026-09-22T03:03:20Z"/>
              <w:sdt>
                <w:sdtPr>
                  <w:id w:val="-1765989943"/>
                  <w:tag w:val="goog_rdk_2605"/>
                </w:sdtPr>
                <w:sdtContent>
                  <w:ins w:author="Anonymous" w:id="66" w:date="2026-09-22T03:03:20Z">
                    <w:r w:rsidDel="00000000" w:rsidR="00000000" w:rsidRPr="00000000">
                      <w:rPr>
                        <w:rtl w:val="0"/>
                      </w:rPr>
                    </w:r>
                  </w:ins>
                </w:sdtContent>
              </w:sdt>
              <w:ins w:author="Anonymous" w:id="66" w:date="2026-09-22T03:03:20Z">
                <w:bookmarkStart w:colFirst="0" w:colLast="0" w:name="_heading=h.oy55mi51u63f" w:id="546"/>
                <w:bookmarkEnd w:id="546"/>
              </w:ins>
            </w:sdtContent>
          </w:sdt>
        </w:p>
      </w:sdtContent>
    </w:sdt>
    <w:sdt>
      <w:sdtPr>
        <w:id w:val="1606395515"/>
        <w:tag w:val="goog_rdk_2609"/>
      </w:sdtPr>
      <w:sdtContent>
        <w:p w:rsidR="00000000" w:rsidDel="00000000" w:rsidP="00000000" w:rsidRDefault="00000000" w:rsidRPr="00000000" w14:paraId="000003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8605190"/>
              <w:tag w:val="goog_rdk_2607"/>
            </w:sdtPr>
            <w:sdtContent>
              <w:ins w:author="Anonymous" w:id="66" w:date="2026-09-22T03:03:20Z"/>
              <w:sdt>
                <w:sdtPr>
                  <w:id w:val="-1923902609"/>
                  <w:tag w:val="goog_rdk_2608"/>
                </w:sdtPr>
                <w:sdtContent>
                  <w:ins w:author="Anonymous" w:id="66" w:date="2026-09-22T03:03:20Z">
                    <w:r w:rsidDel="00000000" w:rsidR="00000000" w:rsidRPr="00000000">
                      <w:rPr>
                        <w:rtl w:val="0"/>
                      </w:rPr>
                    </w:r>
                  </w:ins>
                </w:sdtContent>
              </w:sdt>
              <w:ins w:author="Anonymous" w:id="66" w:date="2026-09-22T03:03:20Z">
                <w:bookmarkStart w:colFirst="0" w:colLast="0" w:name="_heading=h.4slapjwda1jx" w:id="547"/>
                <w:bookmarkEnd w:id="547"/>
              </w:ins>
            </w:sdtContent>
          </w:sdt>
        </w:p>
      </w:sdtContent>
    </w:sdt>
    <w:sdt>
      <w:sdtPr>
        <w:id w:val="-1257607347"/>
        <w:tag w:val="goog_rdk_2612"/>
      </w:sdtPr>
      <w:sdtContent>
        <w:p w:rsidR="00000000" w:rsidDel="00000000" w:rsidP="00000000" w:rsidRDefault="00000000" w:rsidRPr="00000000" w14:paraId="000003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4420128"/>
              <w:tag w:val="goog_rdk_2610"/>
            </w:sdtPr>
            <w:sdtContent>
              <w:ins w:author="Anonymous" w:id="66" w:date="2026-09-22T03:03:20Z"/>
              <w:sdt>
                <w:sdtPr>
                  <w:id w:val="-1795365701"/>
                  <w:tag w:val="goog_rdk_2611"/>
                </w:sdtPr>
                <w:sdtContent>
                  <w:ins w:author="Anonymous" w:id="66" w:date="2026-09-22T03:03:20Z">
                    <w:r w:rsidDel="00000000" w:rsidR="00000000" w:rsidRPr="00000000">
                      <w:rPr>
                        <w:rtl w:val="0"/>
                      </w:rPr>
                    </w:r>
                  </w:ins>
                </w:sdtContent>
              </w:sdt>
              <w:ins w:author="Anonymous" w:id="66" w:date="2026-09-22T03:03:20Z">
                <w:bookmarkStart w:colFirst="0" w:colLast="0" w:name="_heading=h.ya57l3xh5jtw" w:id="548"/>
                <w:bookmarkEnd w:id="548"/>
              </w:ins>
            </w:sdtContent>
          </w:sdt>
        </w:p>
      </w:sdtContent>
    </w:sdt>
    <w:sdt>
      <w:sdtPr>
        <w:id w:val="-1716637079"/>
        <w:tag w:val="goog_rdk_2615"/>
      </w:sdtPr>
      <w:sdtContent>
        <w:p w:rsidR="00000000" w:rsidDel="00000000" w:rsidP="00000000" w:rsidRDefault="00000000" w:rsidRPr="00000000" w14:paraId="000003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1676994"/>
              <w:tag w:val="goog_rdk_2613"/>
            </w:sdtPr>
            <w:sdtContent>
              <w:ins w:author="Anonymous" w:id="66" w:date="2026-09-22T03:03:20Z"/>
              <w:sdt>
                <w:sdtPr>
                  <w:id w:val="-462469690"/>
                  <w:tag w:val="goog_rdk_2614"/>
                </w:sdtPr>
                <w:sdtContent>
                  <w:ins w:author="Anonymous" w:id="66" w:date="2026-09-22T03:03:20Z">
                    <w:r w:rsidDel="00000000" w:rsidR="00000000" w:rsidRPr="00000000">
                      <w:rPr>
                        <w:rtl w:val="0"/>
                      </w:rPr>
                    </w:r>
                  </w:ins>
                </w:sdtContent>
              </w:sdt>
              <w:ins w:author="Anonymous" w:id="66" w:date="2026-09-22T03:03:20Z">
                <w:bookmarkStart w:colFirst="0" w:colLast="0" w:name="_heading=h.oygv74bj6pf" w:id="549"/>
                <w:bookmarkEnd w:id="549"/>
              </w:ins>
            </w:sdtContent>
          </w:sdt>
        </w:p>
      </w:sdtContent>
    </w:sdt>
    <w:sdt>
      <w:sdtPr>
        <w:id w:val="-1720152015"/>
        <w:tag w:val="goog_rdk_2618"/>
      </w:sdtPr>
      <w:sdtContent>
        <w:p w:rsidR="00000000" w:rsidDel="00000000" w:rsidP="00000000" w:rsidRDefault="00000000" w:rsidRPr="00000000" w14:paraId="000003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6992356"/>
              <w:tag w:val="goog_rdk_2616"/>
            </w:sdtPr>
            <w:sdtContent>
              <w:ins w:author="Anonymous" w:id="66" w:date="2026-09-22T03:03:20Z"/>
              <w:sdt>
                <w:sdtPr>
                  <w:id w:val="-1618835823"/>
                  <w:tag w:val="goog_rdk_2617"/>
                </w:sdtPr>
                <w:sdtContent>
                  <w:ins w:author="Anonymous" w:id="66" w:date="2026-09-22T03:03:20Z">
                    <w:r w:rsidDel="00000000" w:rsidR="00000000" w:rsidRPr="00000000">
                      <w:rPr>
                        <w:rtl w:val="0"/>
                      </w:rPr>
                    </w:r>
                  </w:ins>
                </w:sdtContent>
              </w:sdt>
              <w:ins w:author="Anonymous" w:id="66" w:date="2026-09-22T03:03:20Z">
                <w:bookmarkStart w:colFirst="0" w:colLast="0" w:name="_heading=h.mg8d4hj0z12z" w:id="550"/>
                <w:bookmarkEnd w:id="550"/>
              </w:ins>
            </w:sdtContent>
          </w:sdt>
        </w:p>
      </w:sdtContent>
    </w:sdt>
    <w:sdt>
      <w:sdtPr>
        <w:id w:val="-1053034796"/>
        <w:tag w:val="goog_rdk_2621"/>
      </w:sdtPr>
      <w:sdtContent>
        <w:p w:rsidR="00000000" w:rsidDel="00000000" w:rsidP="00000000" w:rsidRDefault="00000000" w:rsidRPr="00000000" w14:paraId="000003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442481"/>
              <w:tag w:val="goog_rdk_2619"/>
            </w:sdtPr>
            <w:sdtContent>
              <w:ins w:author="Anonymous" w:id="66" w:date="2026-09-22T03:03:20Z"/>
              <w:sdt>
                <w:sdtPr>
                  <w:id w:val="1279190548"/>
                  <w:tag w:val="goog_rdk_2620"/>
                </w:sdtPr>
                <w:sdtContent>
                  <w:ins w:author="Anonymous" w:id="66" w:date="2026-09-22T03:03:20Z">
                    <w:r w:rsidDel="00000000" w:rsidR="00000000" w:rsidRPr="00000000">
                      <w:rPr>
                        <w:rtl w:val="0"/>
                      </w:rPr>
                    </w:r>
                  </w:ins>
                </w:sdtContent>
              </w:sdt>
              <w:ins w:author="Anonymous" w:id="66" w:date="2026-09-22T03:03:20Z">
                <w:bookmarkStart w:colFirst="0" w:colLast="0" w:name="_heading=h.1yj2dcgk3ddf" w:id="551"/>
                <w:bookmarkEnd w:id="551"/>
              </w:ins>
            </w:sdtContent>
          </w:sdt>
        </w:p>
      </w:sdtContent>
    </w:sdt>
    <w:sdt>
      <w:sdtPr>
        <w:id w:val="-1408398150"/>
        <w:tag w:val="goog_rdk_2624"/>
      </w:sdtPr>
      <w:sdtContent>
        <w:p w:rsidR="00000000" w:rsidDel="00000000" w:rsidP="00000000" w:rsidRDefault="00000000" w:rsidRPr="00000000" w14:paraId="000003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4333221"/>
              <w:tag w:val="goog_rdk_2622"/>
            </w:sdtPr>
            <w:sdtContent>
              <w:ins w:author="Anonymous" w:id="66" w:date="2026-09-22T03:03:20Z"/>
              <w:sdt>
                <w:sdtPr>
                  <w:id w:val="-1077578512"/>
                  <w:tag w:val="goog_rdk_2623"/>
                </w:sdtPr>
                <w:sdtContent>
                  <w:ins w:author="Anonymous" w:id="66" w:date="2026-09-22T03:03:20Z">
                    <w:r w:rsidDel="00000000" w:rsidR="00000000" w:rsidRPr="00000000">
                      <w:rPr>
                        <w:rtl w:val="0"/>
                      </w:rPr>
                    </w:r>
                  </w:ins>
                </w:sdtContent>
              </w:sdt>
              <w:ins w:author="Anonymous" w:id="66" w:date="2026-09-22T03:03:20Z">
                <w:bookmarkStart w:colFirst="0" w:colLast="0" w:name="_heading=h.db62zlmp1o48" w:id="552"/>
                <w:bookmarkEnd w:id="552"/>
              </w:ins>
            </w:sdtContent>
          </w:sdt>
        </w:p>
      </w:sdtContent>
    </w:sdt>
    <w:sdt>
      <w:sdtPr>
        <w:id w:val="-970479939"/>
        <w:tag w:val="goog_rdk_2627"/>
      </w:sdtPr>
      <w:sdtContent>
        <w:p w:rsidR="00000000" w:rsidDel="00000000" w:rsidP="00000000" w:rsidRDefault="00000000" w:rsidRPr="00000000" w14:paraId="000003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4588235"/>
              <w:tag w:val="goog_rdk_2625"/>
            </w:sdtPr>
            <w:sdtContent>
              <w:ins w:author="Anonymous" w:id="66" w:date="2026-09-22T03:03:20Z"/>
              <w:sdt>
                <w:sdtPr>
                  <w:id w:val="1857291275"/>
                  <w:tag w:val="goog_rdk_2626"/>
                </w:sdtPr>
                <w:sdtContent>
                  <w:ins w:author="Anonymous" w:id="66" w:date="2026-09-22T03:03:20Z">
                    <w:r w:rsidDel="00000000" w:rsidR="00000000" w:rsidRPr="00000000">
                      <w:rPr>
                        <w:rtl w:val="0"/>
                      </w:rPr>
                    </w:r>
                  </w:ins>
                </w:sdtContent>
              </w:sdt>
              <w:ins w:author="Anonymous" w:id="66" w:date="2026-09-22T03:03:20Z">
                <w:bookmarkStart w:colFirst="0" w:colLast="0" w:name="_heading=h.blb0o4jr3yox" w:id="553"/>
                <w:bookmarkEnd w:id="553"/>
              </w:ins>
            </w:sdtContent>
          </w:sdt>
        </w:p>
      </w:sdtContent>
    </w:sdt>
    <w:sdt>
      <w:sdtPr>
        <w:id w:val="2138231246"/>
        <w:tag w:val="goog_rdk_2630"/>
      </w:sdtPr>
      <w:sdtContent>
        <w:p w:rsidR="00000000" w:rsidDel="00000000" w:rsidP="00000000" w:rsidRDefault="00000000" w:rsidRPr="00000000" w14:paraId="000003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742513"/>
              <w:tag w:val="goog_rdk_2628"/>
            </w:sdtPr>
            <w:sdtContent>
              <w:ins w:author="Anonymous" w:id="66" w:date="2026-09-22T03:03:20Z"/>
              <w:sdt>
                <w:sdtPr>
                  <w:id w:val="518432424"/>
                  <w:tag w:val="goog_rdk_2629"/>
                </w:sdtPr>
                <w:sdtContent>
                  <w:ins w:author="Anonymous" w:id="66" w:date="2026-09-22T03:03:20Z">
                    <w:r w:rsidDel="00000000" w:rsidR="00000000" w:rsidRPr="00000000">
                      <w:rPr>
                        <w:rtl w:val="0"/>
                      </w:rPr>
                    </w:r>
                  </w:ins>
                </w:sdtContent>
              </w:sdt>
              <w:ins w:author="Anonymous" w:id="66" w:date="2026-09-22T03:03:20Z">
                <w:bookmarkStart w:colFirst="0" w:colLast="0" w:name="_heading=h.w2fuwfwzp9g0" w:id="554"/>
                <w:bookmarkEnd w:id="554"/>
              </w:ins>
            </w:sdtContent>
          </w:sdt>
        </w:p>
      </w:sdtContent>
    </w:sdt>
    <w:sdt>
      <w:sdtPr>
        <w:id w:val="-1510511739"/>
        <w:tag w:val="goog_rdk_2633"/>
      </w:sdtPr>
      <w:sdtContent>
        <w:p w:rsidR="00000000" w:rsidDel="00000000" w:rsidP="00000000" w:rsidRDefault="00000000" w:rsidRPr="00000000" w14:paraId="000003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9382649"/>
              <w:tag w:val="goog_rdk_2631"/>
            </w:sdtPr>
            <w:sdtContent>
              <w:ins w:author="Anonymous" w:id="66" w:date="2026-09-22T03:03:20Z"/>
              <w:sdt>
                <w:sdtPr>
                  <w:id w:val="314098200"/>
                  <w:tag w:val="goog_rdk_2632"/>
                </w:sdtPr>
                <w:sdtContent>
                  <w:ins w:author="Anonymous" w:id="66" w:date="2026-09-22T03:03:20Z">
                    <w:r w:rsidDel="00000000" w:rsidR="00000000" w:rsidRPr="00000000">
                      <w:rPr>
                        <w:rtl w:val="0"/>
                      </w:rPr>
                    </w:r>
                  </w:ins>
                </w:sdtContent>
              </w:sdt>
              <w:ins w:author="Anonymous" w:id="66" w:date="2026-09-22T03:03:20Z">
                <w:bookmarkStart w:colFirst="0" w:colLast="0" w:name="_heading=h.v0bkavhfzww5" w:id="555"/>
                <w:bookmarkEnd w:id="555"/>
              </w:ins>
            </w:sdtContent>
          </w:sdt>
        </w:p>
      </w:sdtContent>
    </w:sdt>
    <w:sdt>
      <w:sdtPr>
        <w:id w:val="649710106"/>
        <w:tag w:val="goog_rdk_2636"/>
      </w:sdtPr>
      <w:sdtContent>
        <w:p w:rsidR="00000000" w:rsidDel="00000000" w:rsidP="00000000" w:rsidRDefault="00000000" w:rsidRPr="00000000" w14:paraId="000003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5041674"/>
              <w:tag w:val="goog_rdk_2634"/>
            </w:sdtPr>
            <w:sdtContent>
              <w:ins w:author="Anonymous" w:id="66" w:date="2026-09-22T03:03:20Z"/>
              <w:sdt>
                <w:sdtPr>
                  <w:id w:val="-400052789"/>
                  <w:tag w:val="goog_rdk_2635"/>
                </w:sdtPr>
                <w:sdtContent>
                  <w:ins w:author="Anonymous" w:id="66" w:date="2026-09-22T03:03:20Z">
                    <w:r w:rsidDel="00000000" w:rsidR="00000000" w:rsidRPr="00000000">
                      <w:rPr>
                        <w:rtl w:val="0"/>
                      </w:rPr>
                    </w:r>
                  </w:ins>
                </w:sdtContent>
              </w:sdt>
              <w:ins w:author="Anonymous" w:id="66" w:date="2026-09-22T03:03:20Z">
                <w:bookmarkStart w:colFirst="0" w:colLast="0" w:name="_heading=h.j2fen2epqtpv" w:id="556"/>
                <w:bookmarkEnd w:id="556"/>
              </w:ins>
            </w:sdtContent>
          </w:sdt>
        </w:p>
      </w:sdtContent>
    </w:sdt>
    <w:sdt>
      <w:sdtPr>
        <w:id w:val="29554039"/>
        <w:tag w:val="goog_rdk_2639"/>
      </w:sdtPr>
      <w:sdtContent>
        <w:p w:rsidR="00000000" w:rsidDel="00000000" w:rsidP="00000000" w:rsidRDefault="00000000" w:rsidRPr="00000000" w14:paraId="000003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9648641"/>
              <w:tag w:val="goog_rdk_2637"/>
            </w:sdtPr>
            <w:sdtContent>
              <w:ins w:author="Anonymous" w:id="66" w:date="2026-09-22T03:03:20Z"/>
              <w:sdt>
                <w:sdtPr>
                  <w:id w:val="-1871125212"/>
                  <w:tag w:val="goog_rdk_2638"/>
                </w:sdtPr>
                <w:sdtContent>
                  <w:ins w:author="Anonymous" w:id="66" w:date="2026-09-22T03:03:20Z">
                    <w:r w:rsidDel="00000000" w:rsidR="00000000" w:rsidRPr="00000000">
                      <w:rPr>
                        <w:rtl w:val="0"/>
                      </w:rPr>
                    </w:r>
                  </w:ins>
                </w:sdtContent>
              </w:sdt>
              <w:ins w:author="Anonymous" w:id="66" w:date="2026-09-22T03:03:20Z">
                <w:bookmarkStart w:colFirst="0" w:colLast="0" w:name="_heading=h.625ubo8afslg" w:id="557"/>
                <w:bookmarkEnd w:id="557"/>
              </w:ins>
            </w:sdtContent>
          </w:sdt>
        </w:p>
      </w:sdtContent>
    </w:sdt>
    <w:sdt>
      <w:sdtPr>
        <w:id w:val="1415048858"/>
        <w:tag w:val="goog_rdk_2642"/>
      </w:sdtPr>
      <w:sdtContent>
        <w:p w:rsidR="00000000" w:rsidDel="00000000" w:rsidP="00000000" w:rsidRDefault="00000000" w:rsidRPr="00000000" w14:paraId="000003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1545073"/>
              <w:tag w:val="goog_rdk_2640"/>
            </w:sdtPr>
            <w:sdtContent>
              <w:ins w:author="Anonymous" w:id="66" w:date="2026-09-22T03:03:20Z"/>
              <w:sdt>
                <w:sdtPr>
                  <w:id w:val="-146422259"/>
                  <w:tag w:val="goog_rdk_2641"/>
                </w:sdtPr>
                <w:sdtContent>
                  <w:ins w:author="Anonymous" w:id="66" w:date="2026-09-22T03:03:20Z">
                    <w:r w:rsidDel="00000000" w:rsidR="00000000" w:rsidRPr="00000000">
                      <w:rPr>
                        <w:rtl w:val="0"/>
                      </w:rPr>
                    </w:r>
                  </w:ins>
                </w:sdtContent>
              </w:sdt>
              <w:ins w:author="Anonymous" w:id="66" w:date="2026-09-22T03:03:20Z">
                <w:bookmarkStart w:colFirst="0" w:colLast="0" w:name="_heading=h.hbusm3ab81r3" w:id="558"/>
                <w:bookmarkEnd w:id="558"/>
              </w:ins>
            </w:sdtContent>
          </w:sdt>
        </w:p>
      </w:sdtContent>
    </w:sdt>
    <w:sdt>
      <w:sdtPr>
        <w:id w:val="-90076627"/>
        <w:tag w:val="goog_rdk_2645"/>
      </w:sdtPr>
      <w:sdtContent>
        <w:p w:rsidR="00000000" w:rsidDel="00000000" w:rsidP="00000000" w:rsidRDefault="00000000" w:rsidRPr="00000000" w14:paraId="000003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498646"/>
              <w:tag w:val="goog_rdk_2643"/>
            </w:sdtPr>
            <w:sdtContent>
              <w:ins w:author="Anonymous" w:id="66" w:date="2026-09-22T03:03:20Z"/>
              <w:sdt>
                <w:sdtPr>
                  <w:id w:val="705618953"/>
                  <w:tag w:val="goog_rdk_2644"/>
                </w:sdtPr>
                <w:sdtContent>
                  <w:ins w:author="Anonymous" w:id="66" w:date="2026-09-22T03:03:20Z">
                    <w:r w:rsidDel="00000000" w:rsidR="00000000" w:rsidRPr="00000000">
                      <w:rPr>
                        <w:rtl w:val="0"/>
                      </w:rPr>
                    </w:r>
                  </w:ins>
                </w:sdtContent>
              </w:sdt>
              <w:ins w:author="Anonymous" w:id="66" w:date="2026-09-22T03:03:20Z">
                <w:bookmarkStart w:colFirst="0" w:colLast="0" w:name="_heading=h.iqyiz1a4l131" w:id="559"/>
                <w:bookmarkEnd w:id="559"/>
              </w:ins>
            </w:sdtContent>
          </w:sdt>
        </w:p>
      </w:sdtContent>
    </w:sdt>
    <w:sdt>
      <w:sdtPr>
        <w:id w:val="1883690665"/>
        <w:tag w:val="goog_rdk_2648"/>
      </w:sdtPr>
      <w:sdtContent>
        <w:p w:rsidR="00000000" w:rsidDel="00000000" w:rsidP="00000000" w:rsidRDefault="00000000" w:rsidRPr="00000000" w14:paraId="000003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3997831"/>
              <w:tag w:val="goog_rdk_2646"/>
            </w:sdtPr>
            <w:sdtContent>
              <w:ins w:author="Anonymous" w:id="66" w:date="2026-09-22T03:03:20Z"/>
              <w:sdt>
                <w:sdtPr>
                  <w:id w:val="330884605"/>
                  <w:tag w:val="goog_rdk_2647"/>
                </w:sdtPr>
                <w:sdtContent>
                  <w:ins w:author="Anonymous" w:id="66" w:date="2026-09-22T03:03:20Z">
                    <w:r w:rsidDel="00000000" w:rsidR="00000000" w:rsidRPr="00000000">
                      <w:rPr>
                        <w:rtl w:val="0"/>
                      </w:rPr>
                    </w:r>
                  </w:ins>
                </w:sdtContent>
              </w:sdt>
              <w:ins w:author="Anonymous" w:id="66" w:date="2026-09-22T03:03:20Z">
                <w:bookmarkStart w:colFirst="0" w:colLast="0" w:name="_heading=h.qe0j98ll8wje" w:id="560"/>
                <w:bookmarkEnd w:id="560"/>
              </w:ins>
            </w:sdtContent>
          </w:sdt>
        </w:p>
      </w:sdtContent>
    </w:sdt>
    <w:sdt>
      <w:sdtPr>
        <w:id w:val="1169954339"/>
        <w:tag w:val="goog_rdk_2651"/>
      </w:sdtPr>
      <w:sdtContent>
        <w:p w:rsidR="00000000" w:rsidDel="00000000" w:rsidP="00000000" w:rsidRDefault="00000000" w:rsidRPr="00000000" w14:paraId="000003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8905249"/>
              <w:tag w:val="goog_rdk_2649"/>
            </w:sdtPr>
            <w:sdtContent>
              <w:ins w:author="Anonymous" w:id="66" w:date="2026-09-22T03:03:20Z"/>
              <w:sdt>
                <w:sdtPr>
                  <w:id w:val="697628766"/>
                  <w:tag w:val="goog_rdk_2650"/>
                </w:sdtPr>
                <w:sdtContent>
                  <w:ins w:author="Anonymous" w:id="66" w:date="2026-09-22T03:03:20Z">
                    <w:r w:rsidDel="00000000" w:rsidR="00000000" w:rsidRPr="00000000">
                      <w:rPr>
                        <w:rtl w:val="0"/>
                      </w:rPr>
                    </w:r>
                  </w:ins>
                </w:sdtContent>
              </w:sdt>
              <w:ins w:author="Anonymous" w:id="66" w:date="2026-09-22T03:03:20Z">
                <w:bookmarkStart w:colFirst="0" w:colLast="0" w:name="_heading=h.6dvvowu17uq1" w:id="561"/>
                <w:bookmarkEnd w:id="561"/>
              </w:ins>
            </w:sdtContent>
          </w:sdt>
        </w:p>
      </w:sdtContent>
    </w:sdt>
    <w:sdt>
      <w:sdtPr>
        <w:id w:val="-1236777174"/>
        <w:tag w:val="goog_rdk_2654"/>
      </w:sdtPr>
      <w:sdtContent>
        <w:p w:rsidR="00000000" w:rsidDel="00000000" w:rsidP="00000000" w:rsidRDefault="00000000" w:rsidRPr="00000000" w14:paraId="000003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0997206"/>
              <w:tag w:val="goog_rdk_2652"/>
            </w:sdtPr>
            <w:sdtContent>
              <w:ins w:author="Anonymous" w:id="66" w:date="2026-09-22T03:03:20Z"/>
              <w:sdt>
                <w:sdtPr>
                  <w:id w:val="-1177105093"/>
                  <w:tag w:val="goog_rdk_2653"/>
                </w:sdtPr>
                <w:sdtContent>
                  <w:ins w:author="Anonymous" w:id="66" w:date="2026-09-22T03:03:20Z">
                    <w:r w:rsidDel="00000000" w:rsidR="00000000" w:rsidRPr="00000000">
                      <w:rPr>
                        <w:rtl w:val="0"/>
                      </w:rPr>
                    </w:r>
                  </w:ins>
                </w:sdtContent>
              </w:sdt>
              <w:ins w:author="Anonymous" w:id="66" w:date="2026-09-22T03:03:20Z">
                <w:bookmarkStart w:colFirst="0" w:colLast="0" w:name="_heading=h.hrndjbjt6pop" w:id="562"/>
                <w:bookmarkEnd w:id="562"/>
              </w:ins>
            </w:sdtContent>
          </w:sdt>
        </w:p>
      </w:sdtContent>
    </w:sdt>
    <w:sdt>
      <w:sdtPr>
        <w:id w:val="-1459405855"/>
        <w:tag w:val="goog_rdk_2657"/>
      </w:sdtPr>
      <w:sdtContent>
        <w:p w:rsidR="00000000" w:rsidDel="00000000" w:rsidP="00000000" w:rsidRDefault="00000000" w:rsidRPr="00000000" w14:paraId="000003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4837844"/>
              <w:tag w:val="goog_rdk_2655"/>
            </w:sdtPr>
            <w:sdtContent>
              <w:ins w:author="Anonymous" w:id="66" w:date="2026-09-22T03:03:20Z"/>
              <w:sdt>
                <w:sdtPr>
                  <w:id w:val="-442880744"/>
                  <w:tag w:val="goog_rdk_2656"/>
                </w:sdtPr>
                <w:sdtContent>
                  <w:ins w:author="Anonymous" w:id="66" w:date="2026-09-22T03:03:20Z">
                    <w:r w:rsidDel="00000000" w:rsidR="00000000" w:rsidRPr="00000000">
                      <w:rPr>
                        <w:rtl w:val="0"/>
                      </w:rPr>
                    </w:r>
                  </w:ins>
                </w:sdtContent>
              </w:sdt>
              <w:ins w:author="Anonymous" w:id="66" w:date="2026-09-22T03:03:20Z">
                <w:bookmarkStart w:colFirst="0" w:colLast="0" w:name="_heading=h.6f677pfdzist" w:id="563"/>
                <w:bookmarkEnd w:id="563"/>
              </w:ins>
            </w:sdtContent>
          </w:sdt>
        </w:p>
      </w:sdtContent>
    </w:sdt>
    <w:sdt>
      <w:sdtPr>
        <w:id w:val="-1387379699"/>
        <w:tag w:val="goog_rdk_2660"/>
      </w:sdtPr>
      <w:sdtContent>
        <w:p w:rsidR="00000000" w:rsidDel="00000000" w:rsidP="00000000" w:rsidRDefault="00000000" w:rsidRPr="00000000" w14:paraId="000003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1143739"/>
              <w:tag w:val="goog_rdk_2658"/>
            </w:sdtPr>
            <w:sdtContent>
              <w:ins w:author="Anonymous" w:id="66" w:date="2026-09-22T03:03:20Z"/>
              <w:sdt>
                <w:sdtPr>
                  <w:id w:val="-1294330140"/>
                  <w:tag w:val="goog_rdk_2659"/>
                </w:sdtPr>
                <w:sdtContent>
                  <w:ins w:author="Anonymous" w:id="66" w:date="2026-09-22T03:03:20Z">
                    <w:r w:rsidDel="00000000" w:rsidR="00000000" w:rsidRPr="00000000">
                      <w:rPr>
                        <w:rtl w:val="0"/>
                      </w:rPr>
                    </w:r>
                  </w:ins>
                </w:sdtContent>
              </w:sdt>
              <w:ins w:author="Anonymous" w:id="66" w:date="2026-09-22T03:03:20Z">
                <w:bookmarkStart w:colFirst="0" w:colLast="0" w:name="_heading=h.myn4nwh522cd" w:id="564"/>
                <w:bookmarkEnd w:id="564"/>
              </w:ins>
            </w:sdtContent>
          </w:sdt>
        </w:p>
      </w:sdtContent>
    </w:sdt>
    <w:sdt>
      <w:sdtPr>
        <w:id w:val="1367958601"/>
        <w:tag w:val="goog_rdk_2663"/>
      </w:sdtPr>
      <w:sdtContent>
        <w:p w:rsidR="00000000" w:rsidDel="00000000" w:rsidP="00000000" w:rsidRDefault="00000000" w:rsidRPr="00000000" w14:paraId="000003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0849454"/>
              <w:tag w:val="goog_rdk_2661"/>
            </w:sdtPr>
            <w:sdtContent>
              <w:ins w:author="Anonymous" w:id="66" w:date="2026-09-22T03:03:20Z"/>
              <w:sdt>
                <w:sdtPr>
                  <w:id w:val="217804946"/>
                  <w:tag w:val="goog_rdk_2662"/>
                </w:sdtPr>
                <w:sdtContent>
                  <w:ins w:author="Anonymous" w:id="66" w:date="2026-09-22T03:03:20Z">
                    <w:r w:rsidDel="00000000" w:rsidR="00000000" w:rsidRPr="00000000">
                      <w:rPr>
                        <w:rtl w:val="0"/>
                      </w:rPr>
                    </w:r>
                  </w:ins>
                </w:sdtContent>
              </w:sdt>
              <w:ins w:author="Anonymous" w:id="66" w:date="2026-09-22T03:03:20Z">
                <w:bookmarkStart w:colFirst="0" w:colLast="0" w:name="_heading=h.sxt366tt8vvo" w:id="565"/>
                <w:bookmarkEnd w:id="565"/>
              </w:ins>
            </w:sdtContent>
          </w:sdt>
        </w:p>
      </w:sdtContent>
    </w:sdt>
    <w:sdt>
      <w:sdtPr>
        <w:id w:val="-1996021922"/>
        <w:tag w:val="goog_rdk_2666"/>
      </w:sdtPr>
      <w:sdtContent>
        <w:p w:rsidR="00000000" w:rsidDel="00000000" w:rsidP="00000000" w:rsidRDefault="00000000" w:rsidRPr="00000000" w14:paraId="000003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2687401"/>
              <w:tag w:val="goog_rdk_2664"/>
            </w:sdtPr>
            <w:sdtContent>
              <w:ins w:author="Anonymous" w:id="66" w:date="2026-09-22T03:03:20Z"/>
              <w:sdt>
                <w:sdtPr>
                  <w:id w:val="-53655609"/>
                  <w:tag w:val="goog_rdk_2665"/>
                </w:sdtPr>
                <w:sdtContent>
                  <w:ins w:author="Anonymous" w:id="66" w:date="2026-09-22T03:03:20Z">
                    <w:r w:rsidDel="00000000" w:rsidR="00000000" w:rsidRPr="00000000">
                      <w:rPr>
                        <w:rtl w:val="0"/>
                      </w:rPr>
                    </w:r>
                  </w:ins>
                </w:sdtContent>
              </w:sdt>
              <w:ins w:author="Anonymous" w:id="66" w:date="2026-09-22T03:03:20Z">
                <w:bookmarkStart w:colFirst="0" w:colLast="0" w:name="_heading=h.tksakt5ytee6" w:id="566"/>
                <w:bookmarkEnd w:id="566"/>
              </w:ins>
            </w:sdtContent>
          </w:sdt>
        </w:p>
      </w:sdtContent>
    </w:sdt>
    <w:sdt>
      <w:sdtPr>
        <w:id w:val="-1266626979"/>
        <w:tag w:val="goog_rdk_2669"/>
      </w:sdtPr>
      <w:sdtContent>
        <w:p w:rsidR="00000000" w:rsidDel="00000000" w:rsidP="00000000" w:rsidRDefault="00000000" w:rsidRPr="00000000" w14:paraId="000003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3363742"/>
              <w:tag w:val="goog_rdk_2667"/>
            </w:sdtPr>
            <w:sdtContent>
              <w:ins w:author="Anonymous" w:id="66" w:date="2026-09-22T03:03:20Z"/>
              <w:sdt>
                <w:sdtPr>
                  <w:id w:val="-618618286"/>
                  <w:tag w:val="goog_rdk_2668"/>
                </w:sdtPr>
                <w:sdtContent>
                  <w:ins w:author="Anonymous" w:id="66" w:date="2026-09-22T03:03:20Z">
                    <w:r w:rsidDel="00000000" w:rsidR="00000000" w:rsidRPr="00000000">
                      <w:rPr>
                        <w:rtl w:val="0"/>
                      </w:rPr>
                    </w:r>
                  </w:ins>
                </w:sdtContent>
              </w:sdt>
              <w:ins w:author="Anonymous" w:id="66" w:date="2026-09-22T03:03:20Z">
                <w:bookmarkStart w:colFirst="0" w:colLast="0" w:name="_heading=h.bpl9xs125she" w:id="567"/>
                <w:bookmarkEnd w:id="567"/>
              </w:ins>
            </w:sdtContent>
          </w:sdt>
        </w:p>
      </w:sdtContent>
    </w:sdt>
    <w:sdt>
      <w:sdtPr>
        <w:id w:val="1183680835"/>
        <w:tag w:val="goog_rdk_2672"/>
      </w:sdtPr>
      <w:sdtContent>
        <w:p w:rsidR="00000000" w:rsidDel="00000000" w:rsidP="00000000" w:rsidRDefault="00000000" w:rsidRPr="00000000" w14:paraId="000003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891662"/>
              <w:tag w:val="goog_rdk_2670"/>
            </w:sdtPr>
            <w:sdtContent>
              <w:ins w:author="Anonymous" w:id="66" w:date="2026-09-22T03:03:20Z"/>
              <w:sdt>
                <w:sdtPr>
                  <w:id w:val="-1017520431"/>
                  <w:tag w:val="goog_rdk_2671"/>
                </w:sdtPr>
                <w:sdtContent>
                  <w:ins w:author="Anonymous" w:id="66" w:date="2026-09-22T03:03:20Z">
                    <w:r w:rsidDel="00000000" w:rsidR="00000000" w:rsidRPr="00000000">
                      <w:rPr>
                        <w:rtl w:val="0"/>
                      </w:rPr>
                    </w:r>
                  </w:ins>
                </w:sdtContent>
              </w:sdt>
              <w:ins w:author="Anonymous" w:id="66" w:date="2026-09-22T03:03:20Z">
                <w:bookmarkStart w:colFirst="0" w:colLast="0" w:name="_heading=h.1r6qi3x6i8x6" w:id="568"/>
                <w:bookmarkEnd w:id="568"/>
              </w:ins>
            </w:sdtContent>
          </w:sdt>
        </w:p>
      </w:sdtContent>
    </w:sdt>
    <w:sdt>
      <w:sdtPr>
        <w:id w:val="-337797222"/>
        <w:tag w:val="goog_rdk_2675"/>
      </w:sdtPr>
      <w:sdtContent>
        <w:p w:rsidR="00000000" w:rsidDel="00000000" w:rsidP="00000000" w:rsidRDefault="00000000" w:rsidRPr="00000000" w14:paraId="000003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1647526"/>
              <w:tag w:val="goog_rdk_2673"/>
            </w:sdtPr>
            <w:sdtContent>
              <w:ins w:author="Anonymous" w:id="66" w:date="2026-09-22T03:03:20Z"/>
              <w:sdt>
                <w:sdtPr>
                  <w:id w:val="362652877"/>
                  <w:tag w:val="goog_rdk_2674"/>
                </w:sdtPr>
                <w:sdtContent>
                  <w:ins w:author="Anonymous" w:id="66" w:date="2026-09-22T03:03:20Z">
                    <w:r w:rsidDel="00000000" w:rsidR="00000000" w:rsidRPr="00000000">
                      <w:rPr>
                        <w:rtl w:val="0"/>
                      </w:rPr>
                    </w:r>
                  </w:ins>
                </w:sdtContent>
              </w:sdt>
              <w:ins w:author="Anonymous" w:id="66" w:date="2026-09-22T03:03:20Z">
                <w:bookmarkStart w:colFirst="0" w:colLast="0" w:name="_heading=h.7esncdqpfjue" w:id="569"/>
                <w:bookmarkEnd w:id="569"/>
              </w:ins>
            </w:sdtContent>
          </w:sdt>
        </w:p>
      </w:sdtContent>
    </w:sdt>
    <w:sdt>
      <w:sdtPr>
        <w:id w:val="-1791188887"/>
        <w:tag w:val="goog_rdk_2678"/>
      </w:sdtPr>
      <w:sdtContent>
        <w:p w:rsidR="00000000" w:rsidDel="00000000" w:rsidP="00000000" w:rsidRDefault="00000000" w:rsidRPr="00000000" w14:paraId="000003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068231"/>
              <w:tag w:val="goog_rdk_2676"/>
            </w:sdtPr>
            <w:sdtContent>
              <w:ins w:author="Anonymous" w:id="66" w:date="2026-09-22T03:03:20Z"/>
              <w:sdt>
                <w:sdtPr>
                  <w:id w:val="1786471892"/>
                  <w:tag w:val="goog_rdk_2677"/>
                </w:sdtPr>
                <w:sdtContent>
                  <w:ins w:author="Anonymous" w:id="66" w:date="2026-09-22T03:03:20Z">
                    <w:r w:rsidDel="00000000" w:rsidR="00000000" w:rsidRPr="00000000">
                      <w:rPr>
                        <w:rtl w:val="0"/>
                      </w:rPr>
                    </w:r>
                  </w:ins>
                </w:sdtContent>
              </w:sdt>
              <w:ins w:author="Anonymous" w:id="66" w:date="2026-09-22T03:03:20Z">
                <w:bookmarkStart w:colFirst="0" w:colLast="0" w:name="_heading=h.l4ul1v4duo9b" w:id="570"/>
                <w:bookmarkEnd w:id="570"/>
              </w:ins>
            </w:sdtContent>
          </w:sdt>
        </w:p>
      </w:sdtContent>
    </w:sdt>
    <w:sdt>
      <w:sdtPr>
        <w:id w:val="-1080298634"/>
        <w:tag w:val="goog_rdk_2681"/>
      </w:sdtPr>
      <w:sdtContent>
        <w:p w:rsidR="00000000" w:rsidDel="00000000" w:rsidP="00000000" w:rsidRDefault="00000000" w:rsidRPr="00000000" w14:paraId="000003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2021734"/>
              <w:tag w:val="goog_rdk_2679"/>
            </w:sdtPr>
            <w:sdtContent>
              <w:ins w:author="Anonymous" w:id="66" w:date="2026-09-22T03:03:20Z"/>
              <w:sdt>
                <w:sdtPr>
                  <w:id w:val="-197694266"/>
                  <w:tag w:val="goog_rdk_2680"/>
                </w:sdtPr>
                <w:sdtContent>
                  <w:ins w:author="Anonymous" w:id="66" w:date="2026-09-22T03:03:20Z">
                    <w:r w:rsidDel="00000000" w:rsidR="00000000" w:rsidRPr="00000000">
                      <w:rPr>
                        <w:rtl w:val="0"/>
                      </w:rPr>
                    </w:r>
                  </w:ins>
                </w:sdtContent>
              </w:sdt>
              <w:ins w:author="Anonymous" w:id="66" w:date="2026-09-22T03:03:20Z">
                <w:bookmarkStart w:colFirst="0" w:colLast="0" w:name="_heading=h.lxrawopgr4jv" w:id="571"/>
                <w:bookmarkEnd w:id="571"/>
              </w:ins>
            </w:sdtContent>
          </w:sdt>
        </w:p>
      </w:sdtContent>
    </w:sdt>
    <w:sdt>
      <w:sdtPr>
        <w:id w:val="-592969420"/>
        <w:tag w:val="goog_rdk_2684"/>
      </w:sdtPr>
      <w:sdtContent>
        <w:p w:rsidR="00000000" w:rsidDel="00000000" w:rsidP="00000000" w:rsidRDefault="00000000" w:rsidRPr="00000000" w14:paraId="000003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058722"/>
              <w:tag w:val="goog_rdk_2682"/>
            </w:sdtPr>
            <w:sdtContent>
              <w:ins w:author="Anonymous" w:id="66" w:date="2026-09-22T03:03:20Z"/>
              <w:sdt>
                <w:sdtPr>
                  <w:id w:val="-334069720"/>
                  <w:tag w:val="goog_rdk_2683"/>
                </w:sdtPr>
                <w:sdtContent>
                  <w:ins w:author="Anonymous" w:id="66" w:date="2026-09-22T03:03:20Z">
                    <w:r w:rsidDel="00000000" w:rsidR="00000000" w:rsidRPr="00000000">
                      <w:rPr>
                        <w:rtl w:val="0"/>
                      </w:rPr>
                    </w:r>
                  </w:ins>
                </w:sdtContent>
              </w:sdt>
              <w:ins w:author="Anonymous" w:id="66" w:date="2026-09-22T03:03:20Z">
                <w:bookmarkStart w:colFirst="0" w:colLast="0" w:name="_heading=h.fmt4ecoboli4" w:id="572"/>
                <w:bookmarkEnd w:id="572"/>
              </w:ins>
            </w:sdtContent>
          </w:sdt>
        </w:p>
      </w:sdtContent>
    </w:sdt>
    <w:sdt>
      <w:sdtPr>
        <w:id w:val="-861279300"/>
        <w:tag w:val="goog_rdk_2687"/>
      </w:sdtPr>
      <w:sdtContent>
        <w:p w:rsidR="00000000" w:rsidDel="00000000" w:rsidP="00000000" w:rsidRDefault="00000000" w:rsidRPr="00000000" w14:paraId="000003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2619999"/>
              <w:tag w:val="goog_rdk_2685"/>
            </w:sdtPr>
            <w:sdtContent>
              <w:ins w:author="Anonymous" w:id="66" w:date="2026-09-22T03:03:20Z"/>
              <w:sdt>
                <w:sdtPr>
                  <w:id w:val="1414336699"/>
                  <w:tag w:val="goog_rdk_2686"/>
                </w:sdtPr>
                <w:sdtContent>
                  <w:ins w:author="Anonymous" w:id="66" w:date="2026-09-22T03:03:20Z">
                    <w:r w:rsidDel="00000000" w:rsidR="00000000" w:rsidRPr="00000000">
                      <w:rPr>
                        <w:rtl w:val="0"/>
                      </w:rPr>
                    </w:r>
                  </w:ins>
                </w:sdtContent>
              </w:sdt>
              <w:ins w:author="Anonymous" w:id="66" w:date="2026-09-22T03:03:20Z">
                <w:bookmarkStart w:colFirst="0" w:colLast="0" w:name="_heading=h.ps1ze7cqlwo" w:id="573"/>
                <w:bookmarkEnd w:id="573"/>
              </w:ins>
            </w:sdtContent>
          </w:sdt>
        </w:p>
      </w:sdtContent>
    </w:sdt>
    <w:sdt>
      <w:sdtPr>
        <w:id w:val="-256387520"/>
        <w:tag w:val="goog_rdk_2690"/>
      </w:sdtPr>
      <w:sdtContent>
        <w:p w:rsidR="00000000" w:rsidDel="00000000" w:rsidP="00000000" w:rsidRDefault="00000000" w:rsidRPr="00000000" w14:paraId="000003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9871193"/>
              <w:tag w:val="goog_rdk_2688"/>
            </w:sdtPr>
            <w:sdtContent>
              <w:ins w:author="Anonymous" w:id="66" w:date="2026-09-22T03:03:20Z"/>
              <w:sdt>
                <w:sdtPr>
                  <w:id w:val="158595950"/>
                  <w:tag w:val="goog_rdk_2689"/>
                </w:sdtPr>
                <w:sdtContent>
                  <w:ins w:author="Anonymous" w:id="66" w:date="2026-09-22T03:03:20Z">
                    <w:r w:rsidDel="00000000" w:rsidR="00000000" w:rsidRPr="00000000">
                      <w:rPr>
                        <w:rtl w:val="0"/>
                      </w:rPr>
                    </w:r>
                  </w:ins>
                </w:sdtContent>
              </w:sdt>
              <w:ins w:author="Anonymous" w:id="66" w:date="2026-09-22T03:03:20Z">
                <w:bookmarkStart w:colFirst="0" w:colLast="0" w:name="_heading=h.iu2rpr5wuket" w:id="574"/>
                <w:bookmarkEnd w:id="574"/>
              </w:ins>
            </w:sdtContent>
          </w:sdt>
        </w:p>
      </w:sdtContent>
    </w:sdt>
    <w:sdt>
      <w:sdtPr>
        <w:id w:val="2054537225"/>
        <w:tag w:val="goog_rdk_2693"/>
      </w:sdtPr>
      <w:sdtContent>
        <w:p w:rsidR="00000000" w:rsidDel="00000000" w:rsidP="00000000" w:rsidRDefault="00000000" w:rsidRPr="00000000" w14:paraId="000003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2713670"/>
              <w:tag w:val="goog_rdk_2691"/>
            </w:sdtPr>
            <w:sdtContent>
              <w:ins w:author="Anonymous" w:id="66" w:date="2026-09-22T03:03:20Z"/>
              <w:sdt>
                <w:sdtPr>
                  <w:id w:val="-660285095"/>
                  <w:tag w:val="goog_rdk_2692"/>
                </w:sdtPr>
                <w:sdtContent>
                  <w:ins w:author="Anonymous" w:id="66" w:date="2026-09-22T03:03:20Z">
                    <w:r w:rsidDel="00000000" w:rsidR="00000000" w:rsidRPr="00000000">
                      <w:rPr>
                        <w:rtl w:val="0"/>
                      </w:rPr>
                    </w:r>
                  </w:ins>
                </w:sdtContent>
              </w:sdt>
              <w:ins w:author="Anonymous" w:id="66" w:date="2026-09-22T03:03:20Z">
                <w:bookmarkStart w:colFirst="0" w:colLast="0" w:name="_heading=h.l3zvrtttd43t" w:id="575"/>
                <w:bookmarkEnd w:id="575"/>
              </w:ins>
            </w:sdtContent>
          </w:sdt>
        </w:p>
      </w:sdtContent>
    </w:sdt>
    <w:sdt>
      <w:sdtPr>
        <w:id w:val="1156114843"/>
        <w:tag w:val="goog_rdk_2696"/>
      </w:sdtPr>
      <w:sdtContent>
        <w:p w:rsidR="00000000" w:rsidDel="00000000" w:rsidP="00000000" w:rsidRDefault="00000000" w:rsidRPr="00000000" w14:paraId="000003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3576065"/>
              <w:tag w:val="goog_rdk_2694"/>
            </w:sdtPr>
            <w:sdtContent>
              <w:ins w:author="Anonymous" w:id="66" w:date="2026-09-22T03:03:20Z"/>
              <w:sdt>
                <w:sdtPr>
                  <w:id w:val="295690255"/>
                  <w:tag w:val="goog_rdk_2695"/>
                </w:sdtPr>
                <w:sdtContent>
                  <w:ins w:author="Anonymous" w:id="66" w:date="2026-09-22T03:03:20Z">
                    <w:r w:rsidDel="00000000" w:rsidR="00000000" w:rsidRPr="00000000">
                      <w:rPr>
                        <w:rtl w:val="0"/>
                      </w:rPr>
                    </w:r>
                  </w:ins>
                </w:sdtContent>
              </w:sdt>
              <w:ins w:author="Anonymous" w:id="66" w:date="2026-09-22T03:03:20Z">
                <w:bookmarkStart w:colFirst="0" w:colLast="0" w:name="_heading=h.xrytifw3cr6o" w:id="576"/>
                <w:bookmarkEnd w:id="576"/>
              </w:ins>
            </w:sdtContent>
          </w:sdt>
        </w:p>
      </w:sdtContent>
    </w:sdt>
    <w:sdt>
      <w:sdtPr>
        <w:id w:val="-1340092528"/>
        <w:tag w:val="goog_rdk_2699"/>
      </w:sdtPr>
      <w:sdtContent>
        <w:p w:rsidR="00000000" w:rsidDel="00000000" w:rsidP="00000000" w:rsidRDefault="00000000" w:rsidRPr="00000000" w14:paraId="000003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7133066"/>
              <w:tag w:val="goog_rdk_2697"/>
            </w:sdtPr>
            <w:sdtContent>
              <w:ins w:author="Anonymous" w:id="66" w:date="2026-09-22T03:03:20Z"/>
              <w:sdt>
                <w:sdtPr>
                  <w:id w:val="-694332835"/>
                  <w:tag w:val="goog_rdk_2698"/>
                </w:sdtPr>
                <w:sdtContent>
                  <w:ins w:author="Anonymous" w:id="66" w:date="2026-09-22T03:03:20Z">
                    <w:r w:rsidDel="00000000" w:rsidR="00000000" w:rsidRPr="00000000">
                      <w:rPr>
                        <w:rtl w:val="0"/>
                      </w:rPr>
                    </w:r>
                  </w:ins>
                </w:sdtContent>
              </w:sdt>
              <w:ins w:author="Anonymous" w:id="66" w:date="2026-09-22T03:03:20Z">
                <w:bookmarkStart w:colFirst="0" w:colLast="0" w:name="_heading=h.qpu7sjh7npu4" w:id="577"/>
                <w:bookmarkEnd w:id="577"/>
              </w:ins>
            </w:sdtContent>
          </w:sdt>
        </w:p>
      </w:sdtContent>
    </w:sdt>
    <w:sdt>
      <w:sdtPr>
        <w:id w:val="-1347374586"/>
        <w:tag w:val="goog_rdk_2702"/>
      </w:sdtPr>
      <w:sdtContent>
        <w:p w:rsidR="00000000" w:rsidDel="00000000" w:rsidP="00000000" w:rsidRDefault="00000000" w:rsidRPr="00000000" w14:paraId="000003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8444730"/>
              <w:tag w:val="goog_rdk_2700"/>
            </w:sdtPr>
            <w:sdtContent>
              <w:ins w:author="Anonymous" w:id="66" w:date="2026-09-22T03:03:20Z"/>
              <w:sdt>
                <w:sdtPr>
                  <w:id w:val="1034715325"/>
                  <w:tag w:val="goog_rdk_2701"/>
                </w:sdtPr>
                <w:sdtContent>
                  <w:ins w:author="Anonymous" w:id="66" w:date="2026-09-22T03:03:20Z">
                    <w:r w:rsidDel="00000000" w:rsidR="00000000" w:rsidRPr="00000000">
                      <w:rPr>
                        <w:rtl w:val="0"/>
                      </w:rPr>
                    </w:r>
                  </w:ins>
                </w:sdtContent>
              </w:sdt>
              <w:ins w:author="Anonymous" w:id="66" w:date="2026-09-22T03:03:20Z">
                <w:bookmarkStart w:colFirst="0" w:colLast="0" w:name="_heading=h.omr0z25ckusi" w:id="578"/>
                <w:bookmarkEnd w:id="578"/>
              </w:ins>
            </w:sdtContent>
          </w:sdt>
        </w:p>
      </w:sdtContent>
    </w:sdt>
    <w:sdt>
      <w:sdtPr>
        <w:id w:val="2052107884"/>
        <w:tag w:val="goog_rdk_2705"/>
      </w:sdtPr>
      <w:sdtContent>
        <w:p w:rsidR="00000000" w:rsidDel="00000000" w:rsidP="00000000" w:rsidRDefault="00000000" w:rsidRPr="00000000" w14:paraId="000003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865787"/>
              <w:tag w:val="goog_rdk_2703"/>
            </w:sdtPr>
            <w:sdtContent>
              <w:ins w:author="Anonymous" w:id="66" w:date="2026-09-22T03:03:20Z"/>
              <w:sdt>
                <w:sdtPr>
                  <w:id w:val="834820463"/>
                  <w:tag w:val="goog_rdk_2704"/>
                </w:sdtPr>
                <w:sdtContent>
                  <w:ins w:author="Anonymous" w:id="66" w:date="2026-09-22T03:03:20Z">
                    <w:r w:rsidDel="00000000" w:rsidR="00000000" w:rsidRPr="00000000">
                      <w:rPr>
                        <w:rtl w:val="0"/>
                      </w:rPr>
                    </w:r>
                  </w:ins>
                </w:sdtContent>
              </w:sdt>
              <w:ins w:author="Anonymous" w:id="66" w:date="2026-09-22T03:03:20Z">
                <w:bookmarkStart w:colFirst="0" w:colLast="0" w:name="_heading=h.or4cwjqmbehm" w:id="579"/>
                <w:bookmarkEnd w:id="579"/>
              </w:ins>
            </w:sdtContent>
          </w:sdt>
        </w:p>
      </w:sdtContent>
    </w:sdt>
    <w:sdt>
      <w:sdtPr>
        <w:id w:val="252011945"/>
        <w:tag w:val="goog_rdk_2708"/>
      </w:sdtPr>
      <w:sdtContent>
        <w:p w:rsidR="00000000" w:rsidDel="00000000" w:rsidP="00000000" w:rsidRDefault="00000000" w:rsidRPr="00000000" w14:paraId="000003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7729592"/>
              <w:tag w:val="goog_rdk_2706"/>
            </w:sdtPr>
            <w:sdtContent>
              <w:ins w:author="Anonymous" w:id="66" w:date="2026-09-22T03:03:20Z"/>
              <w:sdt>
                <w:sdtPr>
                  <w:id w:val="-472282776"/>
                  <w:tag w:val="goog_rdk_2707"/>
                </w:sdtPr>
                <w:sdtContent>
                  <w:ins w:author="Anonymous" w:id="66" w:date="2026-09-22T03:03:20Z">
                    <w:r w:rsidDel="00000000" w:rsidR="00000000" w:rsidRPr="00000000">
                      <w:rPr>
                        <w:rtl w:val="0"/>
                      </w:rPr>
                    </w:r>
                  </w:ins>
                </w:sdtContent>
              </w:sdt>
              <w:ins w:author="Anonymous" w:id="66" w:date="2026-09-22T03:03:20Z">
                <w:bookmarkStart w:colFirst="0" w:colLast="0" w:name="_heading=h.cwifi3bsiqra" w:id="580"/>
                <w:bookmarkEnd w:id="580"/>
              </w:ins>
            </w:sdtContent>
          </w:sdt>
        </w:p>
      </w:sdtContent>
    </w:sdt>
    <w:sdt>
      <w:sdtPr>
        <w:id w:val="313734947"/>
        <w:tag w:val="goog_rdk_2711"/>
      </w:sdtPr>
      <w:sdtContent>
        <w:p w:rsidR="00000000" w:rsidDel="00000000" w:rsidP="00000000" w:rsidRDefault="00000000" w:rsidRPr="00000000" w14:paraId="000003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3166492"/>
              <w:tag w:val="goog_rdk_2709"/>
            </w:sdtPr>
            <w:sdtContent>
              <w:ins w:author="Anonymous" w:id="66" w:date="2026-09-22T03:03:20Z"/>
              <w:sdt>
                <w:sdtPr>
                  <w:id w:val="-2033832557"/>
                  <w:tag w:val="goog_rdk_2710"/>
                </w:sdtPr>
                <w:sdtContent>
                  <w:ins w:author="Anonymous" w:id="66" w:date="2026-09-22T03:03:20Z">
                    <w:r w:rsidDel="00000000" w:rsidR="00000000" w:rsidRPr="00000000">
                      <w:rPr>
                        <w:rtl w:val="0"/>
                      </w:rPr>
                    </w:r>
                  </w:ins>
                </w:sdtContent>
              </w:sdt>
              <w:ins w:author="Anonymous" w:id="66" w:date="2026-09-22T03:03:20Z">
                <w:bookmarkStart w:colFirst="0" w:colLast="0" w:name="_heading=h.chhewt50qkik" w:id="581"/>
                <w:bookmarkEnd w:id="581"/>
              </w:ins>
            </w:sdtContent>
          </w:sdt>
        </w:p>
      </w:sdtContent>
    </w:sdt>
    <w:sdt>
      <w:sdtPr>
        <w:id w:val="1594492962"/>
        <w:tag w:val="goog_rdk_2714"/>
      </w:sdtPr>
      <w:sdtContent>
        <w:p w:rsidR="00000000" w:rsidDel="00000000" w:rsidP="00000000" w:rsidRDefault="00000000" w:rsidRPr="00000000" w14:paraId="000003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0670590"/>
              <w:tag w:val="goog_rdk_2712"/>
            </w:sdtPr>
            <w:sdtContent>
              <w:ins w:author="Anonymous" w:id="66" w:date="2026-09-22T03:03:20Z"/>
              <w:sdt>
                <w:sdtPr>
                  <w:id w:val="43979112"/>
                  <w:tag w:val="goog_rdk_2713"/>
                </w:sdtPr>
                <w:sdtContent>
                  <w:ins w:author="Anonymous" w:id="66" w:date="2026-09-22T03:03:20Z">
                    <w:r w:rsidDel="00000000" w:rsidR="00000000" w:rsidRPr="00000000">
                      <w:rPr>
                        <w:rtl w:val="0"/>
                      </w:rPr>
                    </w:r>
                  </w:ins>
                </w:sdtContent>
              </w:sdt>
              <w:ins w:author="Anonymous" w:id="66" w:date="2026-09-22T03:03:20Z">
                <w:bookmarkStart w:colFirst="0" w:colLast="0" w:name="_heading=h.tynwhww3n5ee" w:id="582"/>
                <w:bookmarkEnd w:id="582"/>
              </w:ins>
            </w:sdtContent>
          </w:sdt>
        </w:p>
      </w:sdtContent>
    </w:sdt>
    <w:sdt>
      <w:sdtPr>
        <w:id w:val="-99443891"/>
        <w:tag w:val="goog_rdk_2717"/>
      </w:sdtPr>
      <w:sdtContent>
        <w:p w:rsidR="00000000" w:rsidDel="00000000" w:rsidP="00000000" w:rsidRDefault="00000000" w:rsidRPr="00000000" w14:paraId="000003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5800672"/>
              <w:tag w:val="goog_rdk_2715"/>
            </w:sdtPr>
            <w:sdtContent>
              <w:ins w:author="Anonymous" w:id="66" w:date="2026-09-22T03:03:20Z"/>
              <w:sdt>
                <w:sdtPr>
                  <w:id w:val="1188987229"/>
                  <w:tag w:val="goog_rdk_2716"/>
                </w:sdtPr>
                <w:sdtContent>
                  <w:ins w:author="Anonymous" w:id="66" w:date="2026-09-22T03:03:20Z">
                    <w:r w:rsidDel="00000000" w:rsidR="00000000" w:rsidRPr="00000000">
                      <w:rPr>
                        <w:rtl w:val="0"/>
                      </w:rPr>
                    </w:r>
                  </w:ins>
                </w:sdtContent>
              </w:sdt>
              <w:ins w:author="Anonymous" w:id="66" w:date="2026-09-22T03:03:20Z">
                <w:bookmarkStart w:colFirst="0" w:colLast="0" w:name="_heading=h.bbt3wubcrmmg" w:id="583"/>
                <w:bookmarkEnd w:id="583"/>
              </w:ins>
            </w:sdtContent>
          </w:sdt>
        </w:p>
      </w:sdtContent>
    </w:sdt>
    <w:sdt>
      <w:sdtPr>
        <w:id w:val="333347769"/>
        <w:tag w:val="goog_rdk_2720"/>
      </w:sdtPr>
      <w:sdtContent>
        <w:p w:rsidR="00000000" w:rsidDel="00000000" w:rsidP="00000000" w:rsidRDefault="00000000" w:rsidRPr="00000000" w14:paraId="000003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0852648"/>
              <w:tag w:val="goog_rdk_2718"/>
            </w:sdtPr>
            <w:sdtContent>
              <w:ins w:author="Anonymous" w:id="66" w:date="2026-09-22T03:03:20Z"/>
              <w:sdt>
                <w:sdtPr>
                  <w:id w:val="-459494941"/>
                  <w:tag w:val="goog_rdk_2719"/>
                </w:sdtPr>
                <w:sdtContent>
                  <w:ins w:author="Anonymous" w:id="66" w:date="2026-09-22T03:03:20Z">
                    <w:r w:rsidDel="00000000" w:rsidR="00000000" w:rsidRPr="00000000">
                      <w:rPr>
                        <w:rtl w:val="0"/>
                      </w:rPr>
                    </w:r>
                  </w:ins>
                </w:sdtContent>
              </w:sdt>
              <w:ins w:author="Anonymous" w:id="66" w:date="2026-09-22T03:03:20Z">
                <w:bookmarkStart w:colFirst="0" w:colLast="0" w:name="_heading=h.bowmem45fcey" w:id="584"/>
                <w:bookmarkEnd w:id="584"/>
              </w:ins>
            </w:sdtContent>
          </w:sdt>
        </w:p>
      </w:sdtContent>
    </w:sdt>
    <w:sdt>
      <w:sdtPr>
        <w:id w:val="370962949"/>
        <w:tag w:val="goog_rdk_2723"/>
      </w:sdtPr>
      <w:sdtContent>
        <w:p w:rsidR="00000000" w:rsidDel="00000000" w:rsidP="00000000" w:rsidRDefault="00000000" w:rsidRPr="00000000" w14:paraId="000003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5705047"/>
              <w:tag w:val="goog_rdk_2721"/>
            </w:sdtPr>
            <w:sdtContent>
              <w:ins w:author="Anonymous" w:id="66" w:date="2026-09-22T03:03:20Z"/>
              <w:sdt>
                <w:sdtPr>
                  <w:id w:val="-1534752568"/>
                  <w:tag w:val="goog_rdk_2722"/>
                </w:sdtPr>
                <w:sdtContent>
                  <w:ins w:author="Anonymous" w:id="66" w:date="2026-09-22T03:03:20Z">
                    <w:r w:rsidDel="00000000" w:rsidR="00000000" w:rsidRPr="00000000">
                      <w:rPr>
                        <w:rtl w:val="0"/>
                      </w:rPr>
                    </w:r>
                  </w:ins>
                </w:sdtContent>
              </w:sdt>
              <w:ins w:author="Anonymous" w:id="66" w:date="2026-09-22T03:03:20Z">
                <w:bookmarkStart w:colFirst="0" w:colLast="0" w:name="_heading=h.4ep126vcs6eu" w:id="585"/>
                <w:bookmarkEnd w:id="585"/>
              </w:ins>
            </w:sdtContent>
          </w:sdt>
        </w:p>
      </w:sdtContent>
    </w:sdt>
    <w:sdt>
      <w:sdtPr>
        <w:id w:val="-946630491"/>
        <w:tag w:val="goog_rdk_2726"/>
      </w:sdtPr>
      <w:sdtContent>
        <w:p w:rsidR="00000000" w:rsidDel="00000000" w:rsidP="00000000" w:rsidRDefault="00000000" w:rsidRPr="00000000" w14:paraId="000003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0193732"/>
              <w:tag w:val="goog_rdk_2724"/>
            </w:sdtPr>
            <w:sdtContent>
              <w:ins w:author="Anonymous" w:id="66" w:date="2026-09-22T03:03:20Z"/>
              <w:sdt>
                <w:sdtPr>
                  <w:id w:val="-563319283"/>
                  <w:tag w:val="goog_rdk_2725"/>
                </w:sdtPr>
                <w:sdtContent>
                  <w:ins w:author="Anonymous" w:id="66" w:date="2026-09-22T03:03:20Z">
                    <w:r w:rsidDel="00000000" w:rsidR="00000000" w:rsidRPr="00000000">
                      <w:rPr>
                        <w:rtl w:val="0"/>
                      </w:rPr>
                    </w:r>
                  </w:ins>
                </w:sdtContent>
              </w:sdt>
              <w:ins w:author="Anonymous" w:id="66" w:date="2026-09-22T03:03:20Z">
                <w:bookmarkStart w:colFirst="0" w:colLast="0" w:name="_heading=h.nz2e2j18xm41" w:id="586"/>
                <w:bookmarkEnd w:id="586"/>
              </w:ins>
            </w:sdtContent>
          </w:sdt>
        </w:p>
      </w:sdtContent>
    </w:sdt>
    <w:sdt>
      <w:sdtPr>
        <w:id w:val="63359192"/>
        <w:tag w:val="goog_rdk_2729"/>
      </w:sdtPr>
      <w:sdtContent>
        <w:p w:rsidR="00000000" w:rsidDel="00000000" w:rsidP="00000000" w:rsidRDefault="00000000" w:rsidRPr="00000000" w14:paraId="000003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8084403"/>
              <w:tag w:val="goog_rdk_2727"/>
            </w:sdtPr>
            <w:sdtContent>
              <w:ins w:author="Anonymous" w:id="66" w:date="2026-09-22T03:03:20Z"/>
              <w:sdt>
                <w:sdtPr>
                  <w:id w:val="1923025634"/>
                  <w:tag w:val="goog_rdk_2728"/>
                </w:sdtPr>
                <w:sdtContent>
                  <w:ins w:author="Anonymous" w:id="66" w:date="2026-09-22T03:03:20Z">
                    <w:r w:rsidDel="00000000" w:rsidR="00000000" w:rsidRPr="00000000">
                      <w:rPr>
                        <w:rtl w:val="0"/>
                      </w:rPr>
                    </w:r>
                  </w:ins>
                </w:sdtContent>
              </w:sdt>
              <w:ins w:author="Anonymous" w:id="66" w:date="2026-09-22T03:03:20Z">
                <w:bookmarkStart w:colFirst="0" w:colLast="0" w:name="_heading=h.9ow00d45sffi" w:id="587"/>
                <w:bookmarkEnd w:id="587"/>
              </w:ins>
            </w:sdtContent>
          </w:sdt>
        </w:p>
      </w:sdtContent>
    </w:sdt>
    <w:sdt>
      <w:sdtPr>
        <w:id w:val="-1924983303"/>
        <w:tag w:val="goog_rdk_2732"/>
      </w:sdtPr>
      <w:sdtContent>
        <w:p w:rsidR="00000000" w:rsidDel="00000000" w:rsidP="00000000" w:rsidRDefault="00000000" w:rsidRPr="00000000" w14:paraId="000003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022576"/>
              <w:tag w:val="goog_rdk_2730"/>
            </w:sdtPr>
            <w:sdtContent>
              <w:ins w:author="Anonymous" w:id="66" w:date="2026-09-22T03:03:20Z"/>
              <w:sdt>
                <w:sdtPr>
                  <w:id w:val="1733956445"/>
                  <w:tag w:val="goog_rdk_2731"/>
                </w:sdtPr>
                <w:sdtContent>
                  <w:ins w:author="Anonymous" w:id="66" w:date="2026-09-22T03:03:20Z">
                    <w:r w:rsidDel="00000000" w:rsidR="00000000" w:rsidRPr="00000000">
                      <w:rPr>
                        <w:rtl w:val="0"/>
                      </w:rPr>
                    </w:r>
                  </w:ins>
                </w:sdtContent>
              </w:sdt>
              <w:ins w:author="Anonymous" w:id="66" w:date="2026-09-22T03:03:20Z">
                <w:bookmarkStart w:colFirst="0" w:colLast="0" w:name="_heading=h.8dqbxv2mqbyn" w:id="588"/>
                <w:bookmarkEnd w:id="588"/>
              </w:ins>
            </w:sdtContent>
          </w:sdt>
        </w:p>
      </w:sdtContent>
    </w:sdt>
    <w:sdt>
      <w:sdtPr>
        <w:id w:val="257569681"/>
        <w:tag w:val="goog_rdk_2735"/>
      </w:sdtPr>
      <w:sdtContent>
        <w:p w:rsidR="00000000" w:rsidDel="00000000" w:rsidP="00000000" w:rsidRDefault="00000000" w:rsidRPr="00000000" w14:paraId="000003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3737230"/>
              <w:tag w:val="goog_rdk_2733"/>
            </w:sdtPr>
            <w:sdtContent>
              <w:ins w:author="Anonymous" w:id="66" w:date="2026-09-22T03:03:20Z"/>
              <w:sdt>
                <w:sdtPr>
                  <w:id w:val="1459711930"/>
                  <w:tag w:val="goog_rdk_2734"/>
                </w:sdtPr>
                <w:sdtContent>
                  <w:ins w:author="Anonymous" w:id="66" w:date="2026-09-22T03:03:20Z">
                    <w:r w:rsidDel="00000000" w:rsidR="00000000" w:rsidRPr="00000000">
                      <w:rPr>
                        <w:rtl w:val="0"/>
                      </w:rPr>
                    </w:r>
                  </w:ins>
                </w:sdtContent>
              </w:sdt>
              <w:ins w:author="Anonymous" w:id="66" w:date="2026-09-22T03:03:20Z">
                <w:bookmarkStart w:colFirst="0" w:colLast="0" w:name="_heading=h.mf8gmjjai4z" w:id="589"/>
                <w:bookmarkEnd w:id="589"/>
              </w:ins>
            </w:sdtContent>
          </w:sdt>
        </w:p>
      </w:sdtContent>
    </w:sdt>
    <w:sdt>
      <w:sdtPr>
        <w:id w:val="2051795062"/>
        <w:tag w:val="goog_rdk_2738"/>
      </w:sdtPr>
      <w:sdtContent>
        <w:p w:rsidR="00000000" w:rsidDel="00000000" w:rsidP="00000000" w:rsidRDefault="00000000" w:rsidRPr="00000000" w14:paraId="000003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9851885"/>
              <w:tag w:val="goog_rdk_2736"/>
            </w:sdtPr>
            <w:sdtContent>
              <w:ins w:author="Anonymous" w:id="66" w:date="2026-09-22T03:03:20Z"/>
              <w:sdt>
                <w:sdtPr>
                  <w:id w:val="234748444"/>
                  <w:tag w:val="goog_rdk_2737"/>
                </w:sdtPr>
                <w:sdtContent>
                  <w:ins w:author="Anonymous" w:id="66" w:date="2026-09-22T03:03:20Z">
                    <w:r w:rsidDel="00000000" w:rsidR="00000000" w:rsidRPr="00000000">
                      <w:rPr>
                        <w:rtl w:val="0"/>
                      </w:rPr>
                    </w:r>
                  </w:ins>
                </w:sdtContent>
              </w:sdt>
              <w:ins w:author="Anonymous" w:id="66" w:date="2026-09-22T03:03:20Z">
                <w:bookmarkStart w:colFirst="0" w:colLast="0" w:name="_heading=h.hetzpwvs6tu0" w:id="590"/>
                <w:bookmarkEnd w:id="590"/>
              </w:ins>
            </w:sdtContent>
          </w:sdt>
        </w:p>
      </w:sdtContent>
    </w:sdt>
    <w:sdt>
      <w:sdtPr>
        <w:id w:val="-2095063957"/>
        <w:tag w:val="goog_rdk_2741"/>
      </w:sdtPr>
      <w:sdtContent>
        <w:p w:rsidR="00000000" w:rsidDel="00000000" w:rsidP="00000000" w:rsidRDefault="00000000" w:rsidRPr="00000000" w14:paraId="000003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7915582"/>
              <w:tag w:val="goog_rdk_2739"/>
            </w:sdtPr>
            <w:sdtContent>
              <w:ins w:author="Anonymous" w:id="66" w:date="2026-09-22T03:03:20Z"/>
              <w:sdt>
                <w:sdtPr>
                  <w:id w:val="-245181848"/>
                  <w:tag w:val="goog_rdk_2740"/>
                </w:sdtPr>
                <w:sdtContent>
                  <w:ins w:author="Anonymous" w:id="66" w:date="2026-09-22T03:03:20Z">
                    <w:r w:rsidDel="00000000" w:rsidR="00000000" w:rsidRPr="00000000">
                      <w:rPr>
                        <w:rtl w:val="0"/>
                      </w:rPr>
                    </w:r>
                  </w:ins>
                </w:sdtContent>
              </w:sdt>
              <w:ins w:author="Anonymous" w:id="66" w:date="2026-09-22T03:03:20Z">
                <w:bookmarkStart w:colFirst="0" w:colLast="0" w:name="_heading=h.ci9g059deio5" w:id="591"/>
                <w:bookmarkEnd w:id="591"/>
              </w:ins>
            </w:sdtContent>
          </w:sdt>
        </w:p>
      </w:sdtContent>
    </w:sdt>
    <w:sdt>
      <w:sdtPr>
        <w:id w:val="917635881"/>
        <w:tag w:val="goog_rdk_2744"/>
      </w:sdtPr>
      <w:sdtContent>
        <w:p w:rsidR="00000000" w:rsidDel="00000000" w:rsidP="00000000" w:rsidRDefault="00000000" w:rsidRPr="00000000" w14:paraId="000003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0184142"/>
              <w:tag w:val="goog_rdk_2742"/>
            </w:sdtPr>
            <w:sdtContent>
              <w:ins w:author="Anonymous" w:id="66" w:date="2026-09-22T03:03:20Z"/>
              <w:sdt>
                <w:sdtPr>
                  <w:id w:val="163331161"/>
                  <w:tag w:val="goog_rdk_2743"/>
                </w:sdtPr>
                <w:sdtContent>
                  <w:ins w:author="Anonymous" w:id="66" w:date="2026-09-22T03:03:20Z">
                    <w:r w:rsidDel="00000000" w:rsidR="00000000" w:rsidRPr="00000000">
                      <w:rPr>
                        <w:rtl w:val="0"/>
                      </w:rPr>
                    </w:r>
                  </w:ins>
                </w:sdtContent>
              </w:sdt>
              <w:ins w:author="Anonymous" w:id="66" w:date="2026-09-22T03:03:20Z">
                <w:bookmarkStart w:colFirst="0" w:colLast="0" w:name="_heading=h.k8dlc9o64cxr" w:id="592"/>
                <w:bookmarkEnd w:id="592"/>
              </w:ins>
            </w:sdtContent>
          </w:sdt>
        </w:p>
      </w:sdtContent>
    </w:sdt>
    <w:sdt>
      <w:sdtPr>
        <w:id w:val="1035178917"/>
        <w:tag w:val="goog_rdk_2747"/>
      </w:sdtPr>
      <w:sdtContent>
        <w:p w:rsidR="00000000" w:rsidDel="00000000" w:rsidP="00000000" w:rsidRDefault="00000000" w:rsidRPr="00000000" w14:paraId="000003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0881048"/>
              <w:tag w:val="goog_rdk_2745"/>
            </w:sdtPr>
            <w:sdtContent>
              <w:ins w:author="Anonymous" w:id="66" w:date="2026-09-22T03:03:20Z"/>
              <w:sdt>
                <w:sdtPr>
                  <w:id w:val="-676720498"/>
                  <w:tag w:val="goog_rdk_2746"/>
                </w:sdtPr>
                <w:sdtContent>
                  <w:ins w:author="Anonymous" w:id="66" w:date="2026-09-22T03:03:20Z">
                    <w:r w:rsidDel="00000000" w:rsidR="00000000" w:rsidRPr="00000000">
                      <w:rPr>
                        <w:rtl w:val="0"/>
                      </w:rPr>
                    </w:r>
                  </w:ins>
                </w:sdtContent>
              </w:sdt>
              <w:ins w:author="Anonymous" w:id="66" w:date="2026-09-22T03:03:20Z">
                <w:bookmarkStart w:colFirst="0" w:colLast="0" w:name="_heading=h.cb69bgjwkwxg" w:id="593"/>
                <w:bookmarkEnd w:id="593"/>
              </w:ins>
            </w:sdtContent>
          </w:sdt>
        </w:p>
      </w:sdtContent>
    </w:sdt>
    <w:sdt>
      <w:sdtPr>
        <w:id w:val="-1516072972"/>
        <w:tag w:val="goog_rdk_2750"/>
      </w:sdtPr>
      <w:sdtContent>
        <w:p w:rsidR="00000000" w:rsidDel="00000000" w:rsidP="00000000" w:rsidRDefault="00000000" w:rsidRPr="00000000" w14:paraId="000003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7737817"/>
              <w:tag w:val="goog_rdk_2748"/>
            </w:sdtPr>
            <w:sdtContent>
              <w:ins w:author="Anonymous" w:id="66" w:date="2026-09-22T03:03:20Z"/>
              <w:sdt>
                <w:sdtPr>
                  <w:id w:val="1780989475"/>
                  <w:tag w:val="goog_rdk_2749"/>
                </w:sdtPr>
                <w:sdtContent>
                  <w:ins w:author="Anonymous" w:id="66" w:date="2026-09-22T03:03:20Z">
                    <w:r w:rsidDel="00000000" w:rsidR="00000000" w:rsidRPr="00000000">
                      <w:rPr>
                        <w:rtl w:val="0"/>
                      </w:rPr>
                    </w:r>
                  </w:ins>
                </w:sdtContent>
              </w:sdt>
              <w:ins w:author="Anonymous" w:id="66" w:date="2026-09-22T03:03:20Z">
                <w:bookmarkStart w:colFirst="0" w:colLast="0" w:name="_heading=h.3fnoy1grehoi" w:id="594"/>
                <w:bookmarkEnd w:id="594"/>
              </w:ins>
            </w:sdtContent>
          </w:sdt>
        </w:p>
      </w:sdtContent>
    </w:sdt>
    <w:sdt>
      <w:sdtPr>
        <w:id w:val="-1057366177"/>
        <w:tag w:val="goog_rdk_2753"/>
      </w:sdtPr>
      <w:sdtContent>
        <w:p w:rsidR="00000000" w:rsidDel="00000000" w:rsidP="00000000" w:rsidRDefault="00000000" w:rsidRPr="00000000" w14:paraId="000003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342490"/>
              <w:tag w:val="goog_rdk_2751"/>
            </w:sdtPr>
            <w:sdtContent>
              <w:ins w:author="Anonymous" w:id="66" w:date="2026-09-22T03:03:20Z"/>
              <w:sdt>
                <w:sdtPr>
                  <w:id w:val="-2002527854"/>
                  <w:tag w:val="goog_rdk_2752"/>
                </w:sdtPr>
                <w:sdtContent>
                  <w:ins w:author="Anonymous" w:id="66" w:date="2026-09-22T03:03:20Z">
                    <w:r w:rsidDel="00000000" w:rsidR="00000000" w:rsidRPr="00000000">
                      <w:rPr>
                        <w:rtl w:val="0"/>
                      </w:rPr>
                    </w:r>
                  </w:ins>
                </w:sdtContent>
              </w:sdt>
              <w:ins w:author="Anonymous" w:id="66" w:date="2026-09-22T03:03:20Z">
                <w:bookmarkStart w:colFirst="0" w:colLast="0" w:name="_heading=h.uq0dd7e0netx" w:id="595"/>
                <w:bookmarkEnd w:id="595"/>
              </w:ins>
            </w:sdtContent>
          </w:sdt>
        </w:p>
      </w:sdtContent>
    </w:sdt>
    <w:sdt>
      <w:sdtPr>
        <w:id w:val="-149162473"/>
        <w:tag w:val="goog_rdk_2756"/>
      </w:sdtPr>
      <w:sdtContent>
        <w:p w:rsidR="00000000" w:rsidDel="00000000" w:rsidP="00000000" w:rsidRDefault="00000000" w:rsidRPr="00000000" w14:paraId="000003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5568681"/>
              <w:tag w:val="goog_rdk_2754"/>
            </w:sdtPr>
            <w:sdtContent>
              <w:ins w:author="Anonymous" w:id="66" w:date="2026-09-22T03:03:20Z"/>
              <w:sdt>
                <w:sdtPr>
                  <w:id w:val="625557112"/>
                  <w:tag w:val="goog_rdk_2755"/>
                </w:sdtPr>
                <w:sdtContent>
                  <w:ins w:author="Anonymous" w:id="66" w:date="2026-09-22T03:03:20Z">
                    <w:r w:rsidDel="00000000" w:rsidR="00000000" w:rsidRPr="00000000">
                      <w:rPr>
                        <w:rtl w:val="0"/>
                      </w:rPr>
                    </w:r>
                  </w:ins>
                </w:sdtContent>
              </w:sdt>
              <w:ins w:author="Anonymous" w:id="66" w:date="2026-09-22T03:03:20Z">
                <w:bookmarkStart w:colFirst="0" w:colLast="0" w:name="_heading=h.k7hntv8ar7iz" w:id="596"/>
                <w:bookmarkEnd w:id="596"/>
              </w:ins>
            </w:sdtContent>
          </w:sdt>
        </w:p>
      </w:sdtContent>
    </w:sdt>
    <w:sdt>
      <w:sdtPr>
        <w:id w:val="716836102"/>
        <w:tag w:val="goog_rdk_2759"/>
      </w:sdtPr>
      <w:sdtContent>
        <w:p w:rsidR="00000000" w:rsidDel="00000000" w:rsidP="00000000" w:rsidRDefault="00000000" w:rsidRPr="00000000" w14:paraId="000003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228541"/>
              <w:tag w:val="goog_rdk_2757"/>
            </w:sdtPr>
            <w:sdtContent>
              <w:ins w:author="Anonymous" w:id="66" w:date="2026-09-22T03:03:20Z"/>
              <w:sdt>
                <w:sdtPr>
                  <w:id w:val="-1239695609"/>
                  <w:tag w:val="goog_rdk_2758"/>
                </w:sdtPr>
                <w:sdtContent>
                  <w:ins w:author="Anonymous" w:id="66" w:date="2026-09-22T03:03:20Z">
                    <w:r w:rsidDel="00000000" w:rsidR="00000000" w:rsidRPr="00000000">
                      <w:rPr>
                        <w:rtl w:val="0"/>
                      </w:rPr>
                    </w:r>
                  </w:ins>
                </w:sdtContent>
              </w:sdt>
              <w:ins w:author="Anonymous" w:id="66" w:date="2026-09-22T03:03:20Z">
                <w:bookmarkStart w:colFirst="0" w:colLast="0" w:name="_heading=h.d2fxx6x2s83f" w:id="597"/>
                <w:bookmarkEnd w:id="597"/>
              </w:ins>
            </w:sdtContent>
          </w:sdt>
        </w:p>
      </w:sdtContent>
    </w:sdt>
    <w:sdt>
      <w:sdtPr>
        <w:id w:val="-1279661113"/>
        <w:tag w:val="goog_rdk_2762"/>
      </w:sdtPr>
      <w:sdtContent>
        <w:p w:rsidR="00000000" w:rsidDel="00000000" w:rsidP="00000000" w:rsidRDefault="00000000" w:rsidRPr="00000000" w14:paraId="000003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2945598"/>
              <w:tag w:val="goog_rdk_2760"/>
            </w:sdtPr>
            <w:sdtContent>
              <w:ins w:author="Anonymous" w:id="66" w:date="2026-09-22T03:03:20Z"/>
              <w:sdt>
                <w:sdtPr>
                  <w:id w:val="-2050333220"/>
                  <w:tag w:val="goog_rdk_2761"/>
                </w:sdtPr>
                <w:sdtContent>
                  <w:ins w:author="Anonymous" w:id="66" w:date="2026-09-22T03:03:20Z">
                    <w:r w:rsidDel="00000000" w:rsidR="00000000" w:rsidRPr="00000000">
                      <w:rPr>
                        <w:rtl w:val="0"/>
                      </w:rPr>
                    </w:r>
                  </w:ins>
                </w:sdtContent>
              </w:sdt>
              <w:ins w:author="Anonymous" w:id="66" w:date="2026-09-22T03:03:20Z">
                <w:bookmarkStart w:colFirst="0" w:colLast="0" w:name="_heading=h.1sozb9cap6l3" w:id="598"/>
                <w:bookmarkEnd w:id="598"/>
              </w:ins>
            </w:sdtContent>
          </w:sdt>
        </w:p>
      </w:sdtContent>
    </w:sdt>
    <w:sdt>
      <w:sdtPr>
        <w:id w:val="-941867079"/>
        <w:tag w:val="goog_rdk_2765"/>
      </w:sdtPr>
      <w:sdtContent>
        <w:p w:rsidR="00000000" w:rsidDel="00000000" w:rsidP="00000000" w:rsidRDefault="00000000" w:rsidRPr="00000000" w14:paraId="000003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2134297"/>
              <w:tag w:val="goog_rdk_2763"/>
            </w:sdtPr>
            <w:sdtContent>
              <w:ins w:author="Anonymous" w:id="66" w:date="2026-09-22T03:03:20Z"/>
              <w:sdt>
                <w:sdtPr>
                  <w:id w:val="-2024192752"/>
                  <w:tag w:val="goog_rdk_2764"/>
                </w:sdtPr>
                <w:sdtContent>
                  <w:ins w:author="Anonymous" w:id="66" w:date="2026-09-22T03:03:20Z">
                    <w:r w:rsidDel="00000000" w:rsidR="00000000" w:rsidRPr="00000000">
                      <w:rPr>
                        <w:rtl w:val="0"/>
                      </w:rPr>
                    </w:r>
                  </w:ins>
                </w:sdtContent>
              </w:sdt>
              <w:ins w:author="Anonymous" w:id="66" w:date="2026-09-22T03:03:20Z">
                <w:bookmarkStart w:colFirst="0" w:colLast="0" w:name="_heading=h.kzyzg0e3sjd5" w:id="599"/>
                <w:bookmarkEnd w:id="599"/>
              </w:ins>
            </w:sdtContent>
          </w:sdt>
        </w:p>
      </w:sdtContent>
    </w:sdt>
    <w:sdt>
      <w:sdtPr>
        <w:id w:val="-1817869025"/>
        <w:tag w:val="goog_rdk_2768"/>
      </w:sdtPr>
      <w:sdtContent>
        <w:p w:rsidR="00000000" w:rsidDel="00000000" w:rsidP="00000000" w:rsidRDefault="00000000" w:rsidRPr="00000000" w14:paraId="000003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9847333"/>
              <w:tag w:val="goog_rdk_2766"/>
            </w:sdtPr>
            <w:sdtContent>
              <w:ins w:author="Anonymous" w:id="66" w:date="2026-09-22T03:03:20Z"/>
              <w:sdt>
                <w:sdtPr>
                  <w:id w:val="-1174087780"/>
                  <w:tag w:val="goog_rdk_2767"/>
                </w:sdtPr>
                <w:sdtContent>
                  <w:ins w:author="Anonymous" w:id="66" w:date="2026-09-22T03:03:20Z">
                    <w:r w:rsidDel="00000000" w:rsidR="00000000" w:rsidRPr="00000000">
                      <w:rPr>
                        <w:rtl w:val="0"/>
                      </w:rPr>
                    </w:r>
                  </w:ins>
                </w:sdtContent>
              </w:sdt>
              <w:ins w:author="Anonymous" w:id="66" w:date="2026-09-22T03:03:20Z">
                <w:bookmarkStart w:colFirst="0" w:colLast="0" w:name="_heading=h.u5mp6ctlem8y" w:id="600"/>
                <w:bookmarkEnd w:id="600"/>
              </w:ins>
            </w:sdtContent>
          </w:sdt>
        </w:p>
      </w:sdtContent>
    </w:sdt>
    <w:sdt>
      <w:sdtPr>
        <w:id w:val="860586030"/>
        <w:tag w:val="goog_rdk_2771"/>
      </w:sdtPr>
      <w:sdtContent>
        <w:p w:rsidR="00000000" w:rsidDel="00000000" w:rsidP="00000000" w:rsidRDefault="00000000" w:rsidRPr="00000000" w14:paraId="000003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792631"/>
              <w:tag w:val="goog_rdk_2769"/>
            </w:sdtPr>
            <w:sdtContent>
              <w:ins w:author="Anonymous" w:id="66" w:date="2026-09-22T03:03:20Z"/>
              <w:sdt>
                <w:sdtPr>
                  <w:id w:val="-1258229295"/>
                  <w:tag w:val="goog_rdk_2770"/>
                </w:sdtPr>
                <w:sdtContent>
                  <w:ins w:author="Anonymous" w:id="66" w:date="2026-09-22T03:03:20Z">
                    <w:r w:rsidDel="00000000" w:rsidR="00000000" w:rsidRPr="00000000">
                      <w:rPr>
                        <w:rtl w:val="0"/>
                      </w:rPr>
                    </w:r>
                  </w:ins>
                </w:sdtContent>
              </w:sdt>
              <w:ins w:author="Anonymous" w:id="66" w:date="2026-09-22T03:03:20Z">
                <w:bookmarkStart w:colFirst="0" w:colLast="0" w:name="_heading=h.i2ez1n5ndvn9" w:id="601"/>
                <w:bookmarkEnd w:id="601"/>
              </w:ins>
            </w:sdtContent>
          </w:sdt>
        </w:p>
      </w:sdtContent>
    </w:sdt>
    <w:sdt>
      <w:sdtPr>
        <w:id w:val="833176674"/>
        <w:tag w:val="goog_rdk_2774"/>
      </w:sdtPr>
      <w:sdtContent>
        <w:p w:rsidR="00000000" w:rsidDel="00000000" w:rsidP="00000000" w:rsidRDefault="00000000" w:rsidRPr="00000000" w14:paraId="000003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2495346"/>
              <w:tag w:val="goog_rdk_2772"/>
            </w:sdtPr>
            <w:sdtContent>
              <w:ins w:author="Anonymous" w:id="66" w:date="2026-09-22T03:03:20Z"/>
              <w:sdt>
                <w:sdtPr>
                  <w:id w:val="-2064301702"/>
                  <w:tag w:val="goog_rdk_2773"/>
                </w:sdtPr>
                <w:sdtContent>
                  <w:ins w:author="Anonymous" w:id="66" w:date="2026-09-22T03:03:20Z">
                    <w:r w:rsidDel="00000000" w:rsidR="00000000" w:rsidRPr="00000000">
                      <w:rPr>
                        <w:rtl w:val="0"/>
                      </w:rPr>
                    </w:r>
                  </w:ins>
                </w:sdtContent>
              </w:sdt>
              <w:ins w:author="Anonymous" w:id="66" w:date="2026-09-22T03:03:20Z">
                <w:bookmarkStart w:colFirst="0" w:colLast="0" w:name="_heading=h.tiiy4jpnsxcu" w:id="602"/>
                <w:bookmarkEnd w:id="602"/>
              </w:ins>
            </w:sdtContent>
          </w:sdt>
        </w:p>
      </w:sdtContent>
    </w:sdt>
    <w:sdt>
      <w:sdtPr>
        <w:id w:val="830197303"/>
        <w:tag w:val="goog_rdk_2777"/>
      </w:sdtPr>
      <w:sdtContent>
        <w:p w:rsidR="00000000" w:rsidDel="00000000" w:rsidP="00000000" w:rsidRDefault="00000000" w:rsidRPr="00000000" w14:paraId="000003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4826744"/>
              <w:tag w:val="goog_rdk_2775"/>
            </w:sdtPr>
            <w:sdtContent>
              <w:ins w:author="Anonymous" w:id="66" w:date="2026-09-22T03:03:20Z"/>
              <w:sdt>
                <w:sdtPr>
                  <w:id w:val="-1621533246"/>
                  <w:tag w:val="goog_rdk_2776"/>
                </w:sdtPr>
                <w:sdtContent>
                  <w:ins w:author="Anonymous" w:id="66" w:date="2026-09-22T03:03:20Z">
                    <w:r w:rsidDel="00000000" w:rsidR="00000000" w:rsidRPr="00000000">
                      <w:rPr>
                        <w:rtl w:val="0"/>
                      </w:rPr>
                    </w:r>
                  </w:ins>
                </w:sdtContent>
              </w:sdt>
              <w:ins w:author="Anonymous" w:id="66" w:date="2026-09-22T03:03:20Z">
                <w:bookmarkStart w:colFirst="0" w:colLast="0" w:name="_heading=h.ae0j16j9va4f" w:id="603"/>
                <w:bookmarkEnd w:id="603"/>
              </w:ins>
            </w:sdtContent>
          </w:sdt>
        </w:p>
      </w:sdtContent>
    </w:sdt>
    <w:sdt>
      <w:sdtPr>
        <w:id w:val="-345429331"/>
        <w:tag w:val="goog_rdk_2780"/>
      </w:sdtPr>
      <w:sdtContent>
        <w:p w:rsidR="00000000" w:rsidDel="00000000" w:rsidP="00000000" w:rsidRDefault="00000000" w:rsidRPr="00000000" w14:paraId="000003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1820424"/>
              <w:tag w:val="goog_rdk_2778"/>
            </w:sdtPr>
            <w:sdtContent>
              <w:ins w:author="Anonymous" w:id="66" w:date="2026-09-22T03:03:20Z"/>
              <w:sdt>
                <w:sdtPr>
                  <w:id w:val="1376938618"/>
                  <w:tag w:val="goog_rdk_2779"/>
                </w:sdtPr>
                <w:sdtContent>
                  <w:ins w:author="Anonymous" w:id="66" w:date="2026-09-22T03:03:20Z">
                    <w:r w:rsidDel="00000000" w:rsidR="00000000" w:rsidRPr="00000000">
                      <w:rPr>
                        <w:rtl w:val="0"/>
                      </w:rPr>
                    </w:r>
                  </w:ins>
                </w:sdtContent>
              </w:sdt>
              <w:ins w:author="Anonymous" w:id="66" w:date="2026-09-22T03:03:20Z">
                <w:bookmarkStart w:colFirst="0" w:colLast="0" w:name="_heading=h.hohaaeo52qbc" w:id="604"/>
                <w:bookmarkEnd w:id="604"/>
              </w:ins>
            </w:sdtContent>
          </w:sdt>
        </w:p>
      </w:sdtContent>
    </w:sdt>
    <w:sdt>
      <w:sdtPr>
        <w:id w:val="-1181470770"/>
        <w:tag w:val="goog_rdk_2783"/>
      </w:sdtPr>
      <w:sdtContent>
        <w:p w:rsidR="00000000" w:rsidDel="00000000" w:rsidP="00000000" w:rsidRDefault="00000000" w:rsidRPr="00000000" w14:paraId="000003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5632825"/>
              <w:tag w:val="goog_rdk_2781"/>
            </w:sdtPr>
            <w:sdtContent>
              <w:ins w:author="Anonymous" w:id="66" w:date="2026-09-22T03:03:20Z"/>
              <w:sdt>
                <w:sdtPr>
                  <w:id w:val="-1074510798"/>
                  <w:tag w:val="goog_rdk_2782"/>
                </w:sdtPr>
                <w:sdtContent>
                  <w:ins w:author="Anonymous" w:id="66" w:date="2026-09-22T03:03:20Z">
                    <w:r w:rsidDel="00000000" w:rsidR="00000000" w:rsidRPr="00000000">
                      <w:rPr>
                        <w:rtl w:val="0"/>
                      </w:rPr>
                    </w:r>
                  </w:ins>
                </w:sdtContent>
              </w:sdt>
              <w:ins w:author="Anonymous" w:id="66" w:date="2026-09-22T03:03:20Z">
                <w:bookmarkStart w:colFirst="0" w:colLast="0" w:name="_heading=h.ui7txada86p6" w:id="605"/>
                <w:bookmarkEnd w:id="605"/>
              </w:ins>
            </w:sdtContent>
          </w:sdt>
        </w:p>
      </w:sdtContent>
    </w:sdt>
    <w:sdt>
      <w:sdtPr>
        <w:id w:val="2143209048"/>
        <w:tag w:val="goog_rdk_2786"/>
      </w:sdtPr>
      <w:sdtContent>
        <w:p w:rsidR="00000000" w:rsidDel="00000000" w:rsidP="00000000" w:rsidRDefault="00000000" w:rsidRPr="00000000" w14:paraId="000003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767445"/>
              <w:tag w:val="goog_rdk_2784"/>
            </w:sdtPr>
            <w:sdtContent>
              <w:ins w:author="Anonymous" w:id="66" w:date="2026-09-22T03:03:20Z"/>
              <w:sdt>
                <w:sdtPr>
                  <w:id w:val="755516549"/>
                  <w:tag w:val="goog_rdk_2785"/>
                </w:sdtPr>
                <w:sdtContent>
                  <w:ins w:author="Anonymous" w:id="66" w:date="2026-09-22T03:03:20Z">
                    <w:r w:rsidDel="00000000" w:rsidR="00000000" w:rsidRPr="00000000">
                      <w:rPr>
                        <w:rtl w:val="0"/>
                      </w:rPr>
                    </w:r>
                  </w:ins>
                </w:sdtContent>
              </w:sdt>
              <w:ins w:author="Anonymous" w:id="66" w:date="2026-09-22T03:03:20Z">
                <w:bookmarkStart w:colFirst="0" w:colLast="0" w:name="_heading=h.oxsnl1jm9wto" w:id="606"/>
                <w:bookmarkEnd w:id="606"/>
              </w:ins>
            </w:sdtContent>
          </w:sdt>
        </w:p>
      </w:sdtContent>
    </w:sdt>
    <w:sdt>
      <w:sdtPr>
        <w:id w:val="-583220933"/>
        <w:tag w:val="goog_rdk_2789"/>
      </w:sdtPr>
      <w:sdtContent>
        <w:p w:rsidR="00000000" w:rsidDel="00000000" w:rsidP="00000000" w:rsidRDefault="00000000" w:rsidRPr="00000000" w14:paraId="000003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1142434"/>
              <w:tag w:val="goog_rdk_2787"/>
            </w:sdtPr>
            <w:sdtContent>
              <w:ins w:author="Anonymous" w:id="66" w:date="2026-09-22T03:03:20Z"/>
              <w:sdt>
                <w:sdtPr>
                  <w:id w:val="398168409"/>
                  <w:tag w:val="goog_rdk_2788"/>
                </w:sdtPr>
                <w:sdtContent>
                  <w:ins w:author="Anonymous" w:id="66" w:date="2026-09-22T03:03:20Z">
                    <w:r w:rsidDel="00000000" w:rsidR="00000000" w:rsidRPr="00000000">
                      <w:rPr>
                        <w:rtl w:val="0"/>
                      </w:rPr>
                    </w:r>
                  </w:ins>
                </w:sdtContent>
              </w:sdt>
              <w:ins w:author="Anonymous" w:id="66" w:date="2026-09-22T03:03:20Z">
                <w:bookmarkStart w:colFirst="0" w:colLast="0" w:name="_heading=h.v9riwsktkwla" w:id="607"/>
                <w:bookmarkEnd w:id="607"/>
              </w:ins>
            </w:sdtContent>
          </w:sdt>
        </w:p>
      </w:sdtContent>
    </w:sdt>
    <w:sdt>
      <w:sdtPr>
        <w:id w:val="1010386203"/>
        <w:tag w:val="goog_rdk_2792"/>
      </w:sdtPr>
      <w:sdtContent>
        <w:p w:rsidR="00000000" w:rsidDel="00000000" w:rsidP="00000000" w:rsidRDefault="00000000" w:rsidRPr="00000000" w14:paraId="000003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6139114"/>
              <w:tag w:val="goog_rdk_2790"/>
            </w:sdtPr>
            <w:sdtContent>
              <w:ins w:author="Anonymous" w:id="66" w:date="2026-09-22T03:03:20Z"/>
              <w:sdt>
                <w:sdtPr>
                  <w:id w:val="1582759021"/>
                  <w:tag w:val="goog_rdk_2791"/>
                </w:sdtPr>
                <w:sdtContent>
                  <w:ins w:author="Anonymous" w:id="66" w:date="2026-09-22T03:03:20Z">
                    <w:r w:rsidDel="00000000" w:rsidR="00000000" w:rsidRPr="00000000">
                      <w:rPr>
                        <w:rtl w:val="0"/>
                      </w:rPr>
                    </w:r>
                  </w:ins>
                </w:sdtContent>
              </w:sdt>
              <w:ins w:author="Anonymous" w:id="66" w:date="2026-09-22T03:03:20Z">
                <w:bookmarkStart w:colFirst="0" w:colLast="0" w:name="_heading=h.tc9episz8qh3" w:id="608"/>
                <w:bookmarkEnd w:id="608"/>
              </w:ins>
            </w:sdtContent>
          </w:sdt>
        </w:p>
      </w:sdtContent>
    </w:sdt>
    <w:sdt>
      <w:sdtPr>
        <w:id w:val="-2146384848"/>
        <w:tag w:val="goog_rdk_2795"/>
      </w:sdtPr>
      <w:sdtContent>
        <w:p w:rsidR="00000000" w:rsidDel="00000000" w:rsidP="00000000" w:rsidRDefault="00000000" w:rsidRPr="00000000" w14:paraId="000003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092773"/>
              <w:tag w:val="goog_rdk_2793"/>
            </w:sdtPr>
            <w:sdtContent>
              <w:ins w:author="Anonymous" w:id="66" w:date="2026-09-22T03:03:20Z"/>
              <w:sdt>
                <w:sdtPr>
                  <w:id w:val="2053272829"/>
                  <w:tag w:val="goog_rdk_2794"/>
                </w:sdtPr>
                <w:sdtContent>
                  <w:ins w:author="Anonymous" w:id="66" w:date="2026-09-22T03:03:20Z">
                    <w:r w:rsidDel="00000000" w:rsidR="00000000" w:rsidRPr="00000000">
                      <w:rPr>
                        <w:rtl w:val="0"/>
                      </w:rPr>
                    </w:r>
                  </w:ins>
                </w:sdtContent>
              </w:sdt>
              <w:ins w:author="Anonymous" w:id="66" w:date="2026-09-22T03:03:20Z">
                <w:bookmarkStart w:colFirst="0" w:colLast="0" w:name="_heading=h.fl085laze217" w:id="609"/>
                <w:bookmarkEnd w:id="609"/>
              </w:ins>
            </w:sdtContent>
          </w:sdt>
        </w:p>
      </w:sdtContent>
    </w:sdt>
    <w:sdt>
      <w:sdtPr>
        <w:id w:val="-893287827"/>
        <w:tag w:val="goog_rdk_2798"/>
      </w:sdtPr>
      <w:sdtContent>
        <w:p w:rsidR="00000000" w:rsidDel="00000000" w:rsidP="00000000" w:rsidRDefault="00000000" w:rsidRPr="00000000" w14:paraId="000003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2215507"/>
              <w:tag w:val="goog_rdk_2796"/>
            </w:sdtPr>
            <w:sdtContent>
              <w:ins w:author="Anonymous" w:id="66" w:date="2026-09-22T03:03:20Z"/>
              <w:sdt>
                <w:sdtPr>
                  <w:id w:val="-1378482258"/>
                  <w:tag w:val="goog_rdk_2797"/>
                </w:sdtPr>
                <w:sdtContent>
                  <w:ins w:author="Anonymous" w:id="66" w:date="2026-09-22T03:03:20Z">
                    <w:r w:rsidDel="00000000" w:rsidR="00000000" w:rsidRPr="00000000">
                      <w:rPr>
                        <w:rtl w:val="0"/>
                      </w:rPr>
                    </w:r>
                  </w:ins>
                </w:sdtContent>
              </w:sdt>
              <w:ins w:author="Anonymous" w:id="66" w:date="2026-09-22T03:03:20Z">
                <w:bookmarkStart w:colFirst="0" w:colLast="0" w:name="_heading=h.ozcydmnuagrv" w:id="610"/>
                <w:bookmarkEnd w:id="610"/>
              </w:ins>
            </w:sdtContent>
          </w:sdt>
        </w:p>
      </w:sdtContent>
    </w:sdt>
    <w:sdt>
      <w:sdtPr>
        <w:id w:val="263500098"/>
        <w:tag w:val="goog_rdk_2801"/>
      </w:sdtPr>
      <w:sdtContent>
        <w:p w:rsidR="00000000" w:rsidDel="00000000" w:rsidP="00000000" w:rsidRDefault="00000000" w:rsidRPr="00000000" w14:paraId="000003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0739242"/>
              <w:tag w:val="goog_rdk_2799"/>
            </w:sdtPr>
            <w:sdtContent>
              <w:ins w:author="Anonymous" w:id="66" w:date="2026-09-22T03:03:20Z"/>
              <w:sdt>
                <w:sdtPr>
                  <w:id w:val="-667258861"/>
                  <w:tag w:val="goog_rdk_2800"/>
                </w:sdtPr>
                <w:sdtContent>
                  <w:ins w:author="Anonymous" w:id="66" w:date="2026-09-22T03:03:20Z">
                    <w:r w:rsidDel="00000000" w:rsidR="00000000" w:rsidRPr="00000000">
                      <w:rPr>
                        <w:rtl w:val="0"/>
                      </w:rPr>
                    </w:r>
                  </w:ins>
                </w:sdtContent>
              </w:sdt>
              <w:ins w:author="Anonymous" w:id="66" w:date="2026-09-22T03:03:20Z">
                <w:bookmarkStart w:colFirst="0" w:colLast="0" w:name="_heading=h.vnv3aod9hnpn" w:id="611"/>
                <w:bookmarkEnd w:id="611"/>
              </w:ins>
            </w:sdtContent>
          </w:sdt>
        </w:p>
      </w:sdtContent>
    </w:sdt>
    <w:sdt>
      <w:sdtPr>
        <w:id w:val="-262006864"/>
        <w:tag w:val="goog_rdk_2804"/>
      </w:sdtPr>
      <w:sdtContent>
        <w:p w:rsidR="00000000" w:rsidDel="00000000" w:rsidP="00000000" w:rsidRDefault="00000000" w:rsidRPr="00000000" w14:paraId="000003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2255773"/>
              <w:tag w:val="goog_rdk_2802"/>
            </w:sdtPr>
            <w:sdtContent>
              <w:ins w:author="Anonymous" w:id="66" w:date="2026-09-22T03:03:20Z"/>
              <w:sdt>
                <w:sdtPr>
                  <w:id w:val="-1944373340"/>
                  <w:tag w:val="goog_rdk_2803"/>
                </w:sdtPr>
                <w:sdtContent>
                  <w:ins w:author="Anonymous" w:id="66" w:date="2026-09-22T03:03:20Z">
                    <w:r w:rsidDel="00000000" w:rsidR="00000000" w:rsidRPr="00000000">
                      <w:rPr>
                        <w:rtl w:val="0"/>
                      </w:rPr>
                    </w:r>
                  </w:ins>
                </w:sdtContent>
              </w:sdt>
              <w:ins w:author="Anonymous" w:id="66" w:date="2026-09-22T03:03:20Z">
                <w:bookmarkStart w:colFirst="0" w:colLast="0" w:name="_heading=h.lsefzf1webyr" w:id="612"/>
                <w:bookmarkEnd w:id="612"/>
              </w:ins>
            </w:sdtContent>
          </w:sdt>
        </w:p>
      </w:sdtContent>
    </w:sdt>
    <w:sdt>
      <w:sdtPr>
        <w:id w:val="-1383053285"/>
        <w:tag w:val="goog_rdk_2807"/>
      </w:sdtPr>
      <w:sdtContent>
        <w:p w:rsidR="00000000" w:rsidDel="00000000" w:rsidP="00000000" w:rsidRDefault="00000000" w:rsidRPr="00000000" w14:paraId="000003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7711687"/>
              <w:tag w:val="goog_rdk_2805"/>
            </w:sdtPr>
            <w:sdtContent>
              <w:ins w:author="Anonymous" w:id="66" w:date="2026-09-22T03:03:20Z"/>
              <w:sdt>
                <w:sdtPr>
                  <w:id w:val="-412326081"/>
                  <w:tag w:val="goog_rdk_2806"/>
                </w:sdtPr>
                <w:sdtContent>
                  <w:ins w:author="Anonymous" w:id="66" w:date="2026-09-22T03:03:20Z">
                    <w:r w:rsidDel="00000000" w:rsidR="00000000" w:rsidRPr="00000000">
                      <w:rPr>
                        <w:rtl w:val="0"/>
                      </w:rPr>
                    </w:r>
                  </w:ins>
                </w:sdtContent>
              </w:sdt>
              <w:ins w:author="Anonymous" w:id="66" w:date="2026-09-22T03:03:20Z">
                <w:bookmarkStart w:colFirst="0" w:colLast="0" w:name="_heading=h.2r53bzz61g4k" w:id="613"/>
                <w:bookmarkEnd w:id="613"/>
              </w:ins>
            </w:sdtContent>
          </w:sdt>
        </w:p>
      </w:sdtContent>
    </w:sdt>
    <w:sdt>
      <w:sdtPr>
        <w:id w:val="-835490660"/>
        <w:tag w:val="goog_rdk_2810"/>
      </w:sdtPr>
      <w:sdtContent>
        <w:p w:rsidR="00000000" w:rsidDel="00000000" w:rsidP="00000000" w:rsidRDefault="00000000" w:rsidRPr="00000000" w14:paraId="000003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248964"/>
              <w:tag w:val="goog_rdk_2808"/>
            </w:sdtPr>
            <w:sdtContent>
              <w:ins w:author="Anonymous" w:id="66" w:date="2026-09-22T03:03:20Z"/>
              <w:sdt>
                <w:sdtPr>
                  <w:id w:val="-1547319593"/>
                  <w:tag w:val="goog_rdk_2809"/>
                </w:sdtPr>
                <w:sdtContent>
                  <w:ins w:author="Anonymous" w:id="66" w:date="2026-09-22T03:03:20Z">
                    <w:r w:rsidDel="00000000" w:rsidR="00000000" w:rsidRPr="00000000">
                      <w:rPr>
                        <w:rtl w:val="0"/>
                      </w:rPr>
                    </w:r>
                  </w:ins>
                </w:sdtContent>
              </w:sdt>
              <w:ins w:author="Anonymous" w:id="66" w:date="2026-09-22T03:03:20Z">
                <w:bookmarkStart w:colFirst="0" w:colLast="0" w:name="_heading=h.9wyy2puqs9b8" w:id="614"/>
                <w:bookmarkEnd w:id="614"/>
              </w:ins>
            </w:sdtContent>
          </w:sdt>
        </w:p>
      </w:sdtContent>
    </w:sdt>
    <w:sdt>
      <w:sdtPr>
        <w:id w:val="2066521372"/>
        <w:tag w:val="goog_rdk_2813"/>
      </w:sdtPr>
      <w:sdtContent>
        <w:p w:rsidR="00000000" w:rsidDel="00000000" w:rsidP="00000000" w:rsidRDefault="00000000" w:rsidRPr="00000000" w14:paraId="000003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8400684"/>
              <w:tag w:val="goog_rdk_2811"/>
            </w:sdtPr>
            <w:sdtContent>
              <w:ins w:author="Anonymous" w:id="66" w:date="2026-09-22T03:03:20Z"/>
              <w:sdt>
                <w:sdtPr>
                  <w:id w:val="-845828251"/>
                  <w:tag w:val="goog_rdk_2812"/>
                </w:sdtPr>
                <w:sdtContent>
                  <w:ins w:author="Anonymous" w:id="66" w:date="2026-09-22T03:03:20Z">
                    <w:r w:rsidDel="00000000" w:rsidR="00000000" w:rsidRPr="00000000">
                      <w:rPr>
                        <w:rtl w:val="0"/>
                      </w:rPr>
                    </w:r>
                  </w:ins>
                </w:sdtContent>
              </w:sdt>
              <w:ins w:author="Anonymous" w:id="66" w:date="2026-09-22T03:03:20Z">
                <w:bookmarkStart w:colFirst="0" w:colLast="0" w:name="_heading=h.3nu1loq8ivf3" w:id="615"/>
                <w:bookmarkEnd w:id="615"/>
              </w:ins>
            </w:sdtContent>
          </w:sdt>
        </w:p>
      </w:sdtContent>
    </w:sdt>
    <w:sdt>
      <w:sdtPr>
        <w:id w:val="1969997761"/>
        <w:tag w:val="goog_rdk_2816"/>
      </w:sdtPr>
      <w:sdtContent>
        <w:p w:rsidR="00000000" w:rsidDel="00000000" w:rsidP="00000000" w:rsidRDefault="00000000" w:rsidRPr="00000000" w14:paraId="000003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4994223"/>
              <w:tag w:val="goog_rdk_2814"/>
            </w:sdtPr>
            <w:sdtContent>
              <w:ins w:author="Anonymous" w:id="66" w:date="2026-09-22T03:03:20Z"/>
              <w:sdt>
                <w:sdtPr>
                  <w:id w:val="-1817351607"/>
                  <w:tag w:val="goog_rdk_2815"/>
                </w:sdtPr>
                <w:sdtContent>
                  <w:ins w:author="Anonymous" w:id="66" w:date="2026-09-22T03:03:20Z">
                    <w:r w:rsidDel="00000000" w:rsidR="00000000" w:rsidRPr="00000000">
                      <w:rPr>
                        <w:rtl w:val="0"/>
                      </w:rPr>
                    </w:r>
                  </w:ins>
                </w:sdtContent>
              </w:sdt>
              <w:ins w:author="Anonymous" w:id="66" w:date="2026-09-22T03:03:20Z">
                <w:bookmarkStart w:colFirst="0" w:colLast="0" w:name="_heading=h.t5e30vod59e5" w:id="616"/>
                <w:bookmarkEnd w:id="616"/>
              </w:ins>
            </w:sdtContent>
          </w:sdt>
        </w:p>
      </w:sdtContent>
    </w:sdt>
    <w:sdt>
      <w:sdtPr>
        <w:id w:val="-97113200"/>
        <w:tag w:val="goog_rdk_2819"/>
      </w:sdtPr>
      <w:sdtContent>
        <w:p w:rsidR="00000000" w:rsidDel="00000000" w:rsidP="00000000" w:rsidRDefault="00000000" w:rsidRPr="00000000" w14:paraId="000003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284058"/>
              <w:tag w:val="goog_rdk_2817"/>
            </w:sdtPr>
            <w:sdtContent>
              <w:ins w:author="Anonymous" w:id="66" w:date="2026-09-22T03:03:20Z"/>
              <w:sdt>
                <w:sdtPr>
                  <w:id w:val="-1429659241"/>
                  <w:tag w:val="goog_rdk_2818"/>
                </w:sdtPr>
                <w:sdtContent>
                  <w:ins w:author="Anonymous" w:id="66" w:date="2026-09-22T03:03:20Z">
                    <w:r w:rsidDel="00000000" w:rsidR="00000000" w:rsidRPr="00000000">
                      <w:rPr>
                        <w:rtl w:val="0"/>
                      </w:rPr>
                    </w:r>
                  </w:ins>
                </w:sdtContent>
              </w:sdt>
              <w:ins w:author="Anonymous" w:id="66" w:date="2026-09-22T03:03:20Z">
                <w:bookmarkStart w:colFirst="0" w:colLast="0" w:name="_heading=h.ua35mt3rzusm" w:id="617"/>
                <w:bookmarkEnd w:id="617"/>
              </w:ins>
            </w:sdtContent>
          </w:sdt>
        </w:p>
      </w:sdtContent>
    </w:sdt>
    <w:sdt>
      <w:sdtPr>
        <w:id w:val="-543990302"/>
        <w:tag w:val="goog_rdk_2822"/>
      </w:sdtPr>
      <w:sdtContent>
        <w:p w:rsidR="00000000" w:rsidDel="00000000" w:rsidP="00000000" w:rsidRDefault="00000000" w:rsidRPr="00000000" w14:paraId="000003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6046418"/>
              <w:tag w:val="goog_rdk_2820"/>
            </w:sdtPr>
            <w:sdtContent>
              <w:ins w:author="Anonymous" w:id="66" w:date="2026-09-22T03:03:20Z"/>
              <w:sdt>
                <w:sdtPr>
                  <w:id w:val="-755670603"/>
                  <w:tag w:val="goog_rdk_2821"/>
                </w:sdtPr>
                <w:sdtContent>
                  <w:ins w:author="Anonymous" w:id="66" w:date="2026-09-22T03:03:20Z">
                    <w:r w:rsidDel="00000000" w:rsidR="00000000" w:rsidRPr="00000000">
                      <w:rPr>
                        <w:rtl w:val="0"/>
                      </w:rPr>
                    </w:r>
                  </w:ins>
                </w:sdtContent>
              </w:sdt>
              <w:ins w:author="Anonymous" w:id="66" w:date="2026-09-22T03:03:20Z">
                <w:bookmarkStart w:colFirst="0" w:colLast="0" w:name="_heading=h.u0fb8949lylh" w:id="618"/>
                <w:bookmarkEnd w:id="618"/>
              </w:ins>
            </w:sdtContent>
          </w:sdt>
        </w:p>
      </w:sdtContent>
    </w:sdt>
    <w:sdt>
      <w:sdtPr>
        <w:id w:val="-1323113122"/>
        <w:tag w:val="goog_rdk_2825"/>
      </w:sdtPr>
      <w:sdtContent>
        <w:p w:rsidR="00000000" w:rsidDel="00000000" w:rsidP="00000000" w:rsidRDefault="00000000" w:rsidRPr="00000000" w14:paraId="000003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4264006"/>
              <w:tag w:val="goog_rdk_2823"/>
            </w:sdtPr>
            <w:sdtContent>
              <w:ins w:author="Anonymous" w:id="66" w:date="2026-09-22T03:03:20Z"/>
              <w:sdt>
                <w:sdtPr>
                  <w:id w:val="653535308"/>
                  <w:tag w:val="goog_rdk_2824"/>
                </w:sdtPr>
                <w:sdtContent>
                  <w:ins w:author="Anonymous" w:id="66" w:date="2026-09-22T03:03:20Z">
                    <w:r w:rsidDel="00000000" w:rsidR="00000000" w:rsidRPr="00000000">
                      <w:rPr>
                        <w:rtl w:val="0"/>
                      </w:rPr>
                    </w:r>
                  </w:ins>
                </w:sdtContent>
              </w:sdt>
              <w:ins w:author="Anonymous" w:id="66" w:date="2026-09-22T03:03:20Z">
                <w:bookmarkStart w:colFirst="0" w:colLast="0" w:name="_heading=h.qv1u2pxe4sv9" w:id="619"/>
                <w:bookmarkEnd w:id="619"/>
              </w:ins>
            </w:sdtContent>
          </w:sdt>
        </w:p>
      </w:sdtContent>
    </w:sdt>
    <w:sdt>
      <w:sdtPr>
        <w:id w:val="-1680056053"/>
        <w:tag w:val="goog_rdk_2828"/>
      </w:sdtPr>
      <w:sdtContent>
        <w:p w:rsidR="00000000" w:rsidDel="00000000" w:rsidP="00000000" w:rsidRDefault="00000000" w:rsidRPr="00000000" w14:paraId="000003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6894951"/>
              <w:tag w:val="goog_rdk_2826"/>
            </w:sdtPr>
            <w:sdtContent>
              <w:ins w:author="Anonymous" w:id="66" w:date="2026-09-22T03:03:20Z"/>
              <w:sdt>
                <w:sdtPr>
                  <w:id w:val="231016"/>
                  <w:tag w:val="goog_rdk_2827"/>
                </w:sdtPr>
                <w:sdtContent>
                  <w:ins w:author="Anonymous" w:id="66" w:date="2026-09-22T03:03:20Z">
                    <w:r w:rsidDel="00000000" w:rsidR="00000000" w:rsidRPr="00000000">
                      <w:rPr>
                        <w:rtl w:val="0"/>
                      </w:rPr>
                    </w:r>
                  </w:ins>
                </w:sdtContent>
              </w:sdt>
              <w:ins w:author="Anonymous" w:id="66" w:date="2026-09-22T03:03:20Z">
                <w:bookmarkStart w:colFirst="0" w:colLast="0" w:name="_heading=h.k2f9svlx7uyy" w:id="620"/>
                <w:bookmarkEnd w:id="620"/>
              </w:ins>
            </w:sdtContent>
          </w:sdt>
        </w:p>
      </w:sdtContent>
    </w:sdt>
    <w:sdt>
      <w:sdtPr>
        <w:id w:val="-2055454206"/>
        <w:tag w:val="goog_rdk_2831"/>
      </w:sdtPr>
      <w:sdtContent>
        <w:p w:rsidR="00000000" w:rsidDel="00000000" w:rsidP="00000000" w:rsidRDefault="00000000" w:rsidRPr="00000000" w14:paraId="000003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7778531"/>
              <w:tag w:val="goog_rdk_2829"/>
            </w:sdtPr>
            <w:sdtContent>
              <w:ins w:author="Anonymous" w:id="66" w:date="2026-09-22T03:03:20Z"/>
              <w:sdt>
                <w:sdtPr>
                  <w:id w:val="1655164954"/>
                  <w:tag w:val="goog_rdk_2830"/>
                </w:sdtPr>
                <w:sdtContent>
                  <w:ins w:author="Anonymous" w:id="66" w:date="2026-09-22T03:03:20Z">
                    <w:r w:rsidDel="00000000" w:rsidR="00000000" w:rsidRPr="00000000">
                      <w:rPr>
                        <w:rtl w:val="0"/>
                      </w:rPr>
                    </w:r>
                  </w:ins>
                </w:sdtContent>
              </w:sdt>
              <w:ins w:author="Anonymous" w:id="66" w:date="2026-09-22T03:03:20Z">
                <w:bookmarkStart w:colFirst="0" w:colLast="0" w:name="_heading=h.j7kzaaj4lzbm" w:id="621"/>
                <w:bookmarkEnd w:id="621"/>
              </w:ins>
            </w:sdtContent>
          </w:sdt>
        </w:p>
      </w:sdtContent>
    </w:sdt>
    <w:sdt>
      <w:sdtPr>
        <w:id w:val="-1029762400"/>
        <w:tag w:val="goog_rdk_2834"/>
      </w:sdtPr>
      <w:sdtContent>
        <w:p w:rsidR="00000000" w:rsidDel="00000000" w:rsidP="00000000" w:rsidRDefault="00000000" w:rsidRPr="00000000" w14:paraId="000003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193819"/>
              <w:tag w:val="goog_rdk_2832"/>
            </w:sdtPr>
            <w:sdtContent>
              <w:ins w:author="Anonymous" w:id="66" w:date="2026-09-22T03:03:20Z"/>
              <w:sdt>
                <w:sdtPr>
                  <w:id w:val="458972327"/>
                  <w:tag w:val="goog_rdk_2833"/>
                </w:sdtPr>
                <w:sdtContent>
                  <w:ins w:author="Anonymous" w:id="66" w:date="2026-09-22T03:03:20Z">
                    <w:r w:rsidDel="00000000" w:rsidR="00000000" w:rsidRPr="00000000">
                      <w:rPr>
                        <w:rtl w:val="0"/>
                      </w:rPr>
                    </w:r>
                  </w:ins>
                </w:sdtContent>
              </w:sdt>
              <w:ins w:author="Anonymous" w:id="66" w:date="2026-09-22T03:03:20Z">
                <w:bookmarkStart w:colFirst="0" w:colLast="0" w:name="_heading=h.d83fc5im08m3" w:id="622"/>
                <w:bookmarkEnd w:id="622"/>
              </w:ins>
            </w:sdtContent>
          </w:sdt>
        </w:p>
      </w:sdtContent>
    </w:sdt>
    <w:sdt>
      <w:sdtPr>
        <w:id w:val="2093830138"/>
        <w:tag w:val="goog_rdk_2837"/>
      </w:sdtPr>
      <w:sdtContent>
        <w:p w:rsidR="00000000" w:rsidDel="00000000" w:rsidP="00000000" w:rsidRDefault="00000000" w:rsidRPr="00000000" w14:paraId="000003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19842569"/>
              <w:tag w:val="goog_rdk_2835"/>
            </w:sdtPr>
            <w:sdtContent>
              <w:ins w:author="Anonymous" w:id="66" w:date="2026-09-22T03:03:20Z"/>
              <w:sdt>
                <w:sdtPr>
                  <w:id w:val="-330967078"/>
                  <w:tag w:val="goog_rdk_2836"/>
                </w:sdtPr>
                <w:sdtContent>
                  <w:ins w:author="Anonymous" w:id="66" w:date="2026-09-22T03:03:20Z">
                    <w:r w:rsidDel="00000000" w:rsidR="00000000" w:rsidRPr="00000000">
                      <w:rPr>
                        <w:rtl w:val="0"/>
                      </w:rPr>
                    </w:r>
                  </w:ins>
                </w:sdtContent>
              </w:sdt>
              <w:ins w:author="Anonymous" w:id="66" w:date="2026-09-22T03:03:20Z">
                <w:bookmarkStart w:colFirst="0" w:colLast="0" w:name="_heading=h.k73bv96q1jj0" w:id="623"/>
                <w:bookmarkEnd w:id="623"/>
              </w:ins>
            </w:sdtContent>
          </w:sdt>
        </w:p>
      </w:sdtContent>
    </w:sdt>
    <w:sdt>
      <w:sdtPr>
        <w:id w:val="-405098"/>
        <w:tag w:val="goog_rdk_2840"/>
      </w:sdtPr>
      <w:sdtContent>
        <w:p w:rsidR="00000000" w:rsidDel="00000000" w:rsidP="00000000" w:rsidRDefault="00000000" w:rsidRPr="00000000" w14:paraId="000003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5244756"/>
              <w:tag w:val="goog_rdk_2838"/>
            </w:sdtPr>
            <w:sdtContent>
              <w:ins w:author="Anonymous" w:id="66" w:date="2026-09-22T03:03:20Z"/>
              <w:sdt>
                <w:sdtPr>
                  <w:id w:val="1868374580"/>
                  <w:tag w:val="goog_rdk_2839"/>
                </w:sdtPr>
                <w:sdtContent>
                  <w:ins w:author="Anonymous" w:id="66" w:date="2026-09-22T03:03:20Z">
                    <w:r w:rsidDel="00000000" w:rsidR="00000000" w:rsidRPr="00000000">
                      <w:rPr>
                        <w:rtl w:val="0"/>
                      </w:rPr>
                    </w:r>
                  </w:ins>
                </w:sdtContent>
              </w:sdt>
              <w:ins w:author="Anonymous" w:id="66" w:date="2026-09-22T03:03:20Z">
                <w:bookmarkStart w:colFirst="0" w:colLast="0" w:name="_heading=h.6u8mutwiv89n" w:id="624"/>
                <w:bookmarkEnd w:id="624"/>
              </w:ins>
            </w:sdtContent>
          </w:sdt>
        </w:p>
      </w:sdtContent>
    </w:sdt>
    <w:sdt>
      <w:sdtPr>
        <w:id w:val="-717962450"/>
        <w:tag w:val="goog_rdk_2843"/>
      </w:sdtPr>
      <w:sdtContent>
        <w:p w:rsidR="00000000" w:rsidDel="00000000" w:rsidP="00000000" w:rsidRDefault="00000000" w:rsidRPr="00000000" w14:paraId="000003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9944795"/>
              <w:tag w:val="goog_rdk_2841"/>
            </w:sdtPr>
            <w:sdtContent>
              <w:ins w:author="Anonymous" w:id="66" w:date="2026-09-22T03:03:20Z"/>
              <w:sdt>
                <w:sdtPr>
                  <w:id w:val="-1701723918"/>
                  <w:tag w:val="goog_rdk_2842"/>
                </w:sdtPr>
                <w:sdtContent>
                  <w:ins w:author="Anonymous" w:id="66" w:date="2026-09-22T03:03:20Z">
                    <w:r w:rsidDel="00000000" w:rsidR="00000000" w:rsidRPr="00000000">
                      <w:rPr>
                        <w:rtl w:val="0"/>
                      </w:rPr>
                    </w:r>
                  </w:ins>
                </w:sdtContent>
              </w:sdt>
              <w:ins w:author="Anonymous" w:id="66" w:date="2026-09-22T03:03:20Z">
                <w:bookmarkStart w:colFirst="0" w:colLast="0" w:name="_heading=h.y6i0g3he1jap" w:id="625"/>
                <w:bookmarkEnd w:id="625"/>
              </w:ins>
            </w:sdtContent>
          </w:sdt>
        </w:p>
      </w:sdtContent>
    </w:sdt>
    <w:sdt>
      <w:sdtPr>
        <w:id w:val="-963302571"/>
        <w:tag w:val="goog_rdk_2846"/>
      </w:sdtPr>
      <w:sdtContent>
        <w:p w:rsidR="00000000" w:rsidDel="00000000" w:rsidP="00000000" w:rsidRDefault="00000000" w:rsidRPr="00000000" w14:paraId="000003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3399866"/>
              <w:tag w:val="goog_rdk_2844"/>
            </w:sdtPr>
            <w:sdtContent>
              <w:ins w:author="Anonymous" w:id="66" w:date="2026-09-22T03:03:20Z"/>
              <w:sdt>
                <w:sdtPr>
                  <w:id w:val="636018507"/>
                  <w:tag w:val="goog_rdk_2845"/>
                </w:sdtPr>
                <w:sdtContent>
                  <w:ins w:author="Anonymous" w:id="66" w:date="2026-09-22T03:03:20Z">
                    <w:r w:rsidDel="00000000" w:rsidR="00000000" w:rsidRPr="00000000">
                      <w:rPr>
                        <w:rtl w:val="0"/>
                      </w:rPr>
                    </w:r>
                  </w:ins>
                </w:sdtContent>
              </w:sdt>
              <w:ins w:author="Anonymous" w:id="66" w:date="2026-09-22T03:03:20Z">
                <w:bookmarkStart w:colFirst="0" w:colLast="0" w:name="_heading=h.9hqtgj959yfq" w:id="626"/>
                <w:bookmarkEnd w:id="626"/>
              </w:ins>
            </w:sdtContent>
          </w:sdt>
        </w:p>
      </w:sdtContent>
    </w:sdt>
    <w:sdt>
      <w:sdtPr>
        <w:id w:val="-1499789803"/>
        <w:tag w:val="goog_rdk_2849"/>
      </w:sdtPr>
      <w:sdtContent>
        <w:p w:rsidR="00000000" w:rsidDel="00000000" w:rsidP="00000000" w:rsidRDefault="00000000" w:rsidRPr="00000000" w14:paraId="000003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6041716"/>
              <w:tag w:val="goog_rdk_2847"/>
            </w:sdtPr>
            <w:sdtContent>
              <w:ins w:author="Anonymous" w:id="66" w:date="2026-09-22T03:03:20Z"/>
              <w:sdt>
                <w:sdtPr>
                  <w:id w:val="1839587010"/>
                  <w:tag w:val="goog_rdk_2848"/>
                </w:sdtPr>
                <w:sdtContent>
                  <w:ins w:author="Anonymous" w:id="66" w:date="2026-09-22T03:03:20Z">
                    <w:r w:rsidDel="00000000" w:rsidR="00000000" w:rsidRPr="00000000">
                      <w:rPr>
                        <w:rtl w:val="0"/>
                      </w:rPr>
                    </w:r>
                  </w:ins>
                </w:sdtContent>
              </w:sdt>
              <w:ins w:author="Anonymous" w:id="66" w:date="2026-09-22T03:03:20Z">
                <w:bookmarkStart w:colFirst="0" w:colLast="0" w:name="_heading=h.o9kztjxijda0" w:id="627"/>
                <w:bookmarkEnd w:id="627"/>
              </w:ins>
            </w:sdtContent>
          </w:sdt>
        </w:p>
      </w:sdtContent>
    </w:sdt>
    <w:sdt>
      <w:sdtPr>
        <w:id w:val="-74716203"/>
        <w:tag w:val="goog_rdk_2852"/>
      </w:sdtPr>
      <w:sdtContent>
        <w:p w:rsidR="00000000" w:rsidDel="00000000" w:rsidP="00000000" w:rsidRDefault="00000000" w:rsidRPr="00000000" w14:paraId="000003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331482"/>
              <w:tag w:val="goog_rdk_2850"/>
            </w:sdtPr>
            <w:sdtContent>
              <w:ins w:author="Anonymous" w:id="66" w:date="2026-09-22T03:03:20Z"/>
              <w:sdt>
                <w:sdtPr>
                  <w:id w:val="-857377016"/>
                  <w:tag w:val="goog_rdk_2851"/>
                </w:sdtPr>
                <w:sdtContent>
                  <w:ins w:author="Anonymous" w:id="66" w:date="2026-09-22T03:03:20Z">
                    <w:r w:rsidDel="00000000" w:rsidR="00000000" w:rsidRPr="00000000">
                      <w:rPr>
                        <w:rtl w:val="0"/>
                      </w:rPr>
                    </w:r>
                  </w:ins>
                </w:sdtContent>
              </w:sdt>
              <w:ins w:author="Anonymous" w:id="66" w:date="2026-09-22T03:03:20Z">
                <w:bookmarkStart w:colFirst="0" w:colLast="0" w:name="_heading=h.n5rsj63dbt6d" w:id="628"/>
                <w:bookmarkEnd w:id="628"/>
              </w:ins>
            </w:sdtContent>
          </w:sdt>
        </w:p>
      </w:sdtContent>
    </w:sdt>
    <w:sdt>
      <w:sdtPr>
        <w:id w:val="2106346034"/>
        <w:tag w:val="goog_rdk_2855"/>
      </w:sdtPr>
      <w:sdtContent>
        <w:p w:rsidR="00000000" w:rsidDel="00000000" w:rsidP="00000000" w:rsidRDefault="00000000" w:rsidRPr="00000000" w14:paraId="000003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8980561"/>
              <w:tag w:val="goog_rdk_2853"/>
            </w:sdtPr>
            <w:sdtContent>
              <w:ins w:author="Anonymous" w:id="66" w:date="2026-09-22T03:03:20Z"/>
              <w:sdt>
                <w:sdtPr>
                  <w:id w:val="-682858669"/>
                  <w:tag w:val="goog_rdk_2854"/>
                </w:sdtPr>
                <w:sdtContent>
                  <w:ins w:author="Anonymous" w:id="66" w:date="2026-09-22T03:03:20Z">
                    <w:r w:rsidDel="00000000" w:rsidR="00000000" w:rsidRPr="00000000">
                      <w:rPr>
                        <w:rtl w:val="0"/>
                      </w:rPr>
                    </w:r>
                  </w:ins>
                </w:sdtContent>
              </w:sdt>
              <w:ins w:author="Anonymous" w:id="66" w:date="2026-09-22T03:03:20Z">
                <w:bookmarkStart w:colFirst="0" w:colLast="0" w:name="_heading=h.jm0ph5xc9ajq" w:id="629"/>
                <w:bookmarkEnd w:id="629"/>
              </w:ins>
            </w:sdtContent>
          </w:sdt>
        </w:p>
      </w:sdtContent>
    </w:sdt>
    <w:sdt>
      <w:sdtPr>
        <w:id w:val="-1401475928"/>
        <w:tag w:val="goog_rdk_2858"/>
      </w:sdtPr>
      <w:sdtContent>
        <w:p w:rsidR="00000000" w:rsidDel="00000000" w:rsidP="00000000" w:rsidRDefault="00000000" w:rsidRPr="00000000" w14:paraId="000003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9581679"/>
              <w:tag w:val="goog_rdk_2856"/>
            </w:sdtPr>
            <w:sdtContent>
              <w:ins w:author="Anonymous" w:id="66" w:date="2026-09-22T03:03:20Z"/>
              <w:sdt>
                <w:sdtPr>
                  <w:id w:val="1252767323"/>
                  <w:tag w:val="goog_rdk_2857"/>
                </w:sdtPr>
                <w:sdtContent>
                  <w:ins w:author="Anonymous" w:id="66" w:date="2026-09-22T03:03:20Z">
                    <w:r w:rsidDel="00000000" w:rsidR="00000000" w:rsidRPr="00000000">
                      <w:rPr>
                        <w:rtl w:val="0"/>
                      </w:rPr>
                    </w:r>
                  </w:ins>
                </w:sdtContent>
              </w:sdt>
              <w:ins w:author="Anonymous" w:id="66" w:date="2026-09-22T03:03:20Z">
                <w:bookmarkStart w:colFirst="0" w:colLast="0" w:name="_heading=h.mm4rm2k8rf35" w:id="630"/>
                <w:bookmarkEnd w:id="630"/>
              </w:ins>
            </w:sdtContent>
          </w:sdt>
        </w:p>
      </w:sdtContent>
    </w:sdt>
    <w:sdt>
      <w:sdtPr>
        <w:id w:val="-1598646792"/>
        <w:tag w:val="goog_rdk_2861"/>
      </w:sdtPr>
      <w:sdtContent>
        <w:p w:rsidR="00000000" w:rsidDel="00000000" w:rsidP="00000000" w:rsidRDefault="00000000" w:rsidRPr="00000000" w14:paraId="000003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6066813"/>
              <w:tag w:val="goog_rdk_2859"/>
            </w:sdtPr>
            <w:sdtContent>
              <w:ins w:author="Anonymous" w:id="66" w:date="2026-09-22T03:03:20Z"/>
              <w:sdt>
                <w:sdtPr>
                  <w:id w:val="196903553"/>
                  <w:tag w:val="goog_rdk_2860"/>
                </w:sdtPr>
                <w:sdtContent>
                  <w:ins w:author="Anonymous" w:id="66" w:date="2026-09-22T03:03:20Z">
                    <w:r w:rsidDel="00000000" w:rsidR="00000000" w:rsidRPr="00000000">
                      <w:rPr>
                        <w:rtl w:val="0"/>
                      </w:rPr>
                    </w:r>
                  </w:ins>
                </w:sdtContent>
              </w:sdt>
              <w:ins w:author="Anonymous" w:id="66" w:date="2026-09-22T03:03:20Z">
                <w:bookmarkStart w:colFirst="0" w:colLast="0" w:name="_heading=h.7kgtz7s0i0m5" w:id="631"/>
                <w:bookmarkEnd w:id="631"/>
              </w:ins>
            </w:sdtContent>
          </w:sdt>
        </w:p>
      </w:sdtContent>
    </w:sdt>
    <w:sdt>
      <w:sdtPr>
        <w:id w:val="-1600231837"/>
        <w:tag w:val="goog_rdk_2864"/>
      </w:sdtPr>
      <w:sdtContent>
        <w:p w:rsidR="00000000" w:rsidDel="00000000" w:rsidP="00000000" w:rsidRDefault="00000000" w:rsidRPr="00000000" w14:paraId="000003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1367674"/>
              <w:tag w:val="goog_rdk_2862"/>
            </w:sdtPr>
            <w:sdtContent>
              <w:ins w:author="Anonymous" w:id="66" w:date="2026-09-22T03:03:20Z"/>
              <w:sdt>
                <w:sdtPr>
                  <w:id w:val="55927753"/>
                  <w:tag w:val="goog_rdk_2863"/>
                </w:sdtPr>
                <w:sdtContent>
                  <w:ins w:author="Anonymous" w:id="66" w:date="2026-09-22T03:03:20Z">
                    <w:r w:rsidDel="00000000" w:rsidR="00000000" w:rsidRPr="00000000">
                      <w:rPr>
                        <w:rtl w:val="0"/>
                      </w:rPr>
                    </w:r>
                  </w:ins>
                </w:sdtContent>
              </w:sdt>
              <w:ins w:author="Anonymous" w:id="66" w:date="2026-09-22T03:03:20Z">
                <w:bookmarkStart w:colFirst="0" w:colLast="0" w:name="_heading=h.2uwbke1b1jrp" w:id="632"/>
                <w:bookmarkEnd w:id="632"/>
              </w:ins>
            </w:sdtContent>
          </w:sdt>
        </w:p>
      </w:sdtContent>
    </w:sdt>
    <w:sdt>
      <w:sdtPr>
        <w:id w:val="-234105210"/>
        <w:tag w:val="goog_rdk_2867"/>
      </w:sdtPr>
      <w:sdtContent>
        <w:p w:rsidR="00000000" w:rsidDel="00000000" w:rsidP="00000000" w:rsidRDefault="00000000" w:rsidRPr="00000000" w14:paraId="000003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9323344"/>
              <w:tag w:val="goog_rdk_2865"/>
            </w:sdtPr>
            <w:sdtContent>
              <w:ins w:author="Anonymous" w:id="66" w:date="2026-09-22T03:03:20Z"/>
              <w:sdt>
                <w:sdtPr>
                  <w:id w:val="1002134174"/>
                  <w:tag w:val="goog_rdk_2866"/>
                </w:sdtPr>
                <w:sdtContent>
                  <w:ins w:author="Anonymous" w:id="66" w:date="2026-09-22T03:03:20Z">
                    <w:r w:rsidDel="00000000" w:rsidR="00000000" w:rsidRPr="00000000">
                      <w:rPr>
                        <w:rtl w:val="0"/>
                      </w:rPr>
                    </w:r>
                  </w:ins>
                </w:sdtContent>
              </w:sdt>
              <w:ins w:author="Anonymous" w:id="66" w:date="2026-09-22T03:03:20Z">
                <w:bookmarkStart w:colFirst="0" w:colLast="0" w:name="_heading=h.1k9juk31syyy" w:id="633"/>
                <w:bookmarkEnd w:id="633"/>
              </w:ins>
            </w:sdtContent>
          </w:sdt>
        </w:p>
      </w:sdtContent>
    </w:sdt>
    <w:sdt>
      <w:sdtPr>
        <w:id w:val="-699695347"/>
        <w:tag w:val="goog_rdk_2870"/>
      </w:sdtPr>
      <w:sdtContent>
        <w:p w:rsidR="00000000" w:rsidDel="00000000" w:rsidP="00000000" w:rsidRDefault="00000000" w:rsidRPr="00000000" w14:paraId="000003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3417919"/>
              <w:tag w:val="goog_rdk_2868"/>
            </w:sdtPr>
            <w:sdtContent>
              <w:ins w:author="Anonymous" w:id="66" w:date="2026-09-22T03:03:20Z"/>
              <w:sdt>
                <w:sdtPr>
                  <w:id w:val="804278532"/>
                  <w:tag w:val="goog_rdk_2869"/>
                </w:sdtPr>
                <w:sdtContent>
                  <w:ins w:author="Anonymous" w:id="66" w:date="2026-09-22T03:03:20Z">
                    <w:r w:rsidDel="00000000" w:rsidR="00000000" w:rsidRPr="00000000">
                      <w:rPr>
                        <w:rtl w:val="0"/>
                      </w:rPr>
                    </w:r>
                  </w:ins>
                </w:sdtContent>
              </w:sdt>
              <w:ins w:author="Anonymous" w:id="66" w:date="2026-09-22T03:03:20Z">
                <w:bookmarkStart w:colFirst="0" w:colLast="0" w:name="_heading=h.rk045rz1bbx6" w:id="634"/>
                <w:bookmarkEnd w:id="634"/>
              </w:ins>
            </w:sdtContent>
          </w:sdt>
        </w:p>
      </w:sdtContent>
    </w:sdt>
    <w:sdt>
      <w:sdtPr>
        <w:id w:val="-1668812697"/>
        <w:tag w:val="goog_rdk_2873"/>
      </w:sdtPr>
      <w:sdtContent>
        <w:p w:rsidR="00000000" w:rsidDel="00000000" w:rsidP="00000000" w:rsidRDefault="00000000" w:rsidRPr="00000000" w14:paraId="000003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3111220"/>
              <w:tag w:val="goog_rdk_2871"/>
            </w:sdtPr>
            <w:sdtContent>
              <w:ins w:author="Anonymous" w:id="66" w:date="2026-09-22T03:03:20Z"/>
              <w:sdt>
                <w:sdtPr>
                  <w:id w:val="-652137532"/>
                  <w:tag w:val="goog_rdk_2872"/>
                </w:sdtPr>
                <w:sdtContent>
                  <w:ins w:author="Anonymous" w:id="66" w:date="2026-09-22T03:03:20Z">
                    <w:r w:rsidDel="00000000" w:rsidR="00000000" w:rsidRPr="00000000">
                      <w:rPr>
                        <w:rtl w:val="0"/>
                      </w:rPr>
                    </w:r>
                  </w:ins>
                </w:sdtContent>
              </w:sdt>
              <w:ins w:author="Anonymous" w:id="66" w:date="2026-09-22T03:03:20Z">
                <w:bookmarkStart w:colFirst="0" w:colLast="0" w:name="_heading=h.4s7es63y2itj" w:id="635"/>
                <w:bookmarkEnd w:id="635"/>
              </w:ins>
            </w:sdtContent>
          </w:sdt>
        </w:p>
      </w:sdtContent>
    </w:sdt>
    <w:sdt>
      <w:sdtPr>
        <w:id w:val="1027791772"/>
        <w:tag w:val="goog_rdk_2876"/>
      </w:sdtPr>
      <w:sdtContent>
        <w:p w:rsidR="00000000" w:rsidDel="00000000" w:rsidP="00000000" w:rsidRDefault="00000000" w:rsidRPr="00000000" w14:paraId="000003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5328245"/>
              <w:tag w:val="goog_rdk_2874"/>
            </w:sdtPr>
            <w:sdtContent>
              <w:ins w:author="Anonymous" w:id="66" w:date="2026-09-22T03:03:20Z"/>
              <w:sdt>
                <w:sdtPr>
                  <w:id w:val="-1466603042"/>
                  <w:tag w:val="goog_rdk_2875"/>
                </w:sdtPr>
                <w:sdtContent>
                  <w:ins w:author="Anonymous" w:id="66" w:date="2026-09-22T03:03:20Z">
                    <w:r w:rsidDel="00000000" w:rsidR="00000000" w:rsidRPr="00000000">
                      <w:rPr>
                        <w:rtl w:val="0"/>
                      </w:rPr>
                    </w:r>
                  </w:ins>
                </w:sdtContent>
              </w:sdt>
              <w:ins w:author="Anonymous" w:id="66" w:date="2026-09-22T03:03:20Z">
                <w:bookmarkStart w:colFirst="0" w:colLast="0" w:name="_heading=h.2pxen4wfh87s" w:id="636"/>
                <w:bookmarkEnd w:id="636"/>
              </w:ins>
            </w:sdtContent>
          </w:sdt>
        </w:p>
      </w:sdtContent>
    </w:sdt>
    <w:sdt>
      <w:sdtPr>
        <w:id w:val="-6632359"/>
        <w:tag w:val="goog_rdk_2879"/>
      </w:sdtPr>
      <w:sdtContent>
        <w:p w:rsidR="00000000" w:rsidDel="00000000" w:rsidP="00000000" w:rsidRDefault="00000000" w:rsidRPr="00000000" w14:paraId="000003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7297363"/>
              <w:tag w:val="goog_rdk_2877"/>
            </w:sdtPr>
            <w:sdtContent>
              <w:ins w:author="Anonymous" w:id="66" w:date="2026-09-22T03:03:20Z"/>
              <w:sdt>
                <w:sdtPr>
                  <w:id w:val="1187140950"/>
                  <w:tag w:val="goog_rdk_2878"/>
                </w:sdtPr>
                <w:sdtContent>
                  <w:ins w:author="Anonymous" w:id="66" w:date="2026-09-22T03:03:20Z">
                    <w:r w:rsidDel="00000000" w:rsidR="00000000" w:rsidRPr="00000000">
                      <w:rPr>
                        <w:rtl w:val="0"/>
                      </w:rPr>
                    </w:r>
                  </w:ins>
                </w:sdtContent>
              </w:sdt>
              <w:ins w:author="Anonymous" w:id="66" w:date="2026-09-22T03:03:20Z">
                <w:bookmarkStart w:colFirst="0" w:colLast="0" w:name="_heading=h.4p53lc4yu5i2" w:id="637"/>
                <w:bookmarkEnd w:id="637"/>
              </w:ins>
            </w:sdtContent>
          </w:sdt>
        </w:p>
      </w:sdtContent>
    </w:sdt>
    <w:sdt>
      <w:sdtPr>
        <w:id w:val="1063218944"/>
        <w:tag w:val="goog_rdk_2882"/>
      </w:sdtPr>
      <w:sdtContent>
        <w:p w:rsidR="00000000" w:rsidDel="00000000" w:rsidP="00000000" w:rsidRDefault="00000000" w:rsidRPr="00000000" w14:paraId="000003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4910911"/>
              <w:tag w:val="goog_rdk_2880"/>
            </w:sdtPr>
            <w:sdtContent>
              <w:ins w:author="Anonymous" w:id="66" w:date="2026-09-22T03:03:20Z"/>
              <w:sdt>
                <w:sdtPr>
                  <w:id w:val="-1570520055"/>
                  <w:tag w:val="goog_rdk_2881"/>
                </w:sdtPr>
                <w:sdtContent>
                  <w:ins w:author="Anonymous" w:id="66" w:date="2026-09-22T03:03:20Z">
                    <w:r w:rsidDel="00000000" w:rsidR="00000000" w:rsidRPr="00000000">
                      <w:rPr>
                        <w:rtl w:val="0"/>
                      </w:rPr>
                    </w:r>
                  </w:ins>
                </w:sdtContent>
              </w:sdt>
              <w:ins w:author="Anonymous" w:id="66" w:date="2026-09-22T03:03:20Z">
                <w:bookmarkStart w:colFirst="0" w:colLast="0" w:name="_heading=h.629ij8ok2bn7" w:id="638"/>
                <w:bookmarkEnd w:id="638"/>
              </w:ins>
            </w:sdtContent>
          </w:sdt>
        </w:p>
      </w:sdtContent>
    </w:sdt>
    <w:sdt>
      <w:sdtPr>
        <w:id w:val="-1992922337"/>
        <w:tag w:val="goog_rdk_2885"/>
      </w:sdtPr>
      <w:sdtContent>
        <w:p w:rsidR="00000000" w:rsidDel="00000000" w:rsidP="00000000" w:rsidRDefault="00000000" w:rsidRPr="00000000" w14:paraId="000003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9971809"/>
              <w:tag w:val="goog_rdk_2883"/>
            </w:sdtPr>
            <w:sdtContent>
              <w:ins w:author="Anonymous" w:id="66" w:date="2026-09-22T03:03:20Z"/>
              <w:sdt>
                <w:sdtPr>
                  <w:id w:val="-1799591915"/>
                  <w:tag w:val="goog_rdk_2884"/>
                </w:sdtPr>
                <w:sdtContent>
                  <w:ins w:author="Anonymous" w:id="66" w:date="2026-09-22T03:03:20Z">
                    <w:r w:rsidDel="00000000" w:rsidR="00000000" w:rsidRPr="00000000">
                      <w:rPr>
                        <w:rtl w:val="0"/>
                      </w:rPr>
                    </w:r>
                  </w:ins>
                </w:sdtContent>
              </w:sdt>
              <w:ins w:author="Anonymous" w:id="66" w:date="2026-09-22T03:03:20Z">
                <w:bookmarkStart w:colFirst="0" w:colLast="0" w:name="_heading=h.4fhabefwb3z9" w:id="639"/>
                <w:bookmarkEnd w:id="639"/>
              </w:ins>
            </w:sdtContent>
          </w:sdt>
        </w:p>
      </w:sdtContent>
    </w:sdt>
    <w:sdt>
      <w:sdtPr>
        <w:id w:val="-397227407"/>
        <w:tag w:val="goog_rdk_2888"/>
      </w:sdtPr>
      <w:sdtContent>
        <w:p w:rsidR="00000000" w:rsidDel="00000000" w:rsidP="00000000" w:rsidRDefault="00000000" w:rsidRPr="00000000" w14:paraId="000003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8324217"/>
              <w:tag w:val="goog_rdk_2886"/>
            </w:sdtPr>
            <w:sdtContent>
              <w:ins w:author="Anonymous" w:id="66" w:date="2026-09-22T03:03:20Z"/>
              <w:sdt>
                <w:sdtPr>
                  <w:id w:val="576696293"/>
                  <w:tag w:val="goog_rdk_2887"/>
                </w:sdtPr>
                <w:sdtContent>
                  <w:ins w:author="Anonymous" w:id="66" w:date="2026-09-22T03:03:20Z">
                    <w:r w:rsidDel="00000000" w:rsidR="00000000" w:rsidRPr="00000000">
                      <w:rPr>
                        <w:rtl w:val="0"/>
                      </w:rPr>
                    </w:r>
                  </w:ins>
                </w:sdtContent>
              </w:sdt>
              <w:ins w:author="Anonymous" w:id="66" w:date="2026-09-22T03:03:20Z">
                <w:bookmarkStart w:colFirst="0" w:colLast="0" w:name="_heading=h.hchufup22tng" w:id="640"/>
                <w:bookmarkEnd w:id="640"/>
              </w:ins>
            </w:sdtContent>
          </w:sdt>
        </w:p>
      </w:sdtContent>
    </w:sdt>
    <w:sdt>
      <w:sdtPr>
        <w:id w:val="1870721712"/>
        <w:tag w:val="goog_rdk_2891"/>
      </w:sdtPr>
      <w:sdtContent>
        <w:p w:rsidR="00000000" w:rsidDel="00000000" w:rsidP="00000000" w:rsidRDefault="00000000" w:rsidRPr="00000000" w14:paraId="000003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0754616"/>
              <w:tag w:val="goog_rdk_2889"/>
            </w:sdtPr>
            <w:sdtContent>
              <w:ins w:author="Anonymous" w:id="66" w:date="2026-09-22T03:03:20Z"/>
              <w:sdt>
                <w:sdtPr>
                  <w:id w:val="707213080"/>
                  <w:tag w:val="goog_rdk_2890"/>
                </w:sdtPr>
                <w:sdtContent>
                  <w:ins w:author="Anonymous" w:id="66" w:date="2026-09-22T03:03:20Z">
                    <w:r w:rsidDel="00000000" w:rsidR="00000000" w:rsidRPr="00000000">
                      <w:rPr>
                        <w:rtl w:val="0"/>
                      </w:rPr>
                    </w:r>
                  </w:ins>
                </w:sdtContent>
              </w:sdt>
              <w:ins w:author="Anonymous" w:id="66" w:date="2026-09-22T03:03:20Z">
                <w:bookmarkStart w:colFirst="0" w:colLast="0" w:name="_heading=h.fss3dspaf4fz" w:id="641"/>
                <w:bookmarkEnd w:id="641"/>
              </w:ins>
            </w:sdtContent>
          </w:sdt>
        </w:p>
      </w:sdtContent>
    </w:sdt>
    <w:sdt>
      <w:sdtPr>
        <w:id w:val="-1115083506"/>
        <w:tag w:val="goog_rdk_2894"/>
      </w:sdtPr>
      <w:sdtContent>
        <w:p w:rsidR="00000000" w:rsidDel="00000000" w:rsidP="00000000" w:rsidRDefault="00000000" w:rsidRPr="00000000" w14:paraId="000003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8006256"/>
              <w:tag w:val="goog_rdk_2892"/>
            </w:sdtPr>
            <w:sdtContent>
              <w:ins w:author="Anonymous" w:id="66" w:date="2026-09-22T03:03:20Z"/>
              <w:sdt>
                <w:sdtPr>
                  <w:id w:val="641058582"/>
                  <w:tag w:val="goog_rdk_2893"/>
                </w:sdtPr>
                <w:sdtContent>
                  <w:ins w:author="Anonymous" w:id="66" w:date="2026-09-22T03:03:20Z">
                    <w:r w:rsidDel="00000000" w:rsidR="00000000" w:rsidRPr="00000000">
                      <w:rPr>
                        <w:rtl w:val="0"/>
                      </w:rPr>
                    </w:r>
                  </w:ins>
                </w:sdtContent>
              </w:sdt>
              <w:ins w:author="Anonymous" w:id="66" w:date="2026-09-22T03:03:20Z">
                <w:bookmarkStart w:colFirst="0" w:colLast="0" w:name="_heading=h.7ev6vzq96vfy" w:id="642"/>
                <w:bookmarkEnd w:id="642"/>
              </w:ins>
            </w:sdtContent>
          </w:sdt>
        </w:p>
      </w:sdtContent>
    </w:sdt>
    <w:sdt>
      <w:sdtPr>
        <w:id w:val="2066399119"/>
        <w:tag w:val="goog_rdk_2897"/>
      </w:sdtPr>
      <w:sdtContent>
        <w:p w:rsidR="00000000" w:rsidDel="00000000" w:rsidP="00000000" w:rsidRDefault="00000000" w:rsidRPr="00000000" w14:paraId="000003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2238109"/>
              <w:tag w:val="goog_rdk_2895"/>
            </w:sdtPr>
            <w:sdtContent>
              <w:ins w:author="Anonymous" w:id="66" w:date="2026-09-22T03:03:20Z"/>
              <w:sdt>
                <w:sdtPr>
                  <w:id w:val="2099898334"/>
                  <w:tag w:val="goog_rdk_2896"/>
                </w:sdtPr>
                <w:sdtContent>
                  <w:ins w:author="Anonymous" w:id="66" w:date="2026-09-22T03:03:20Z">
                    <w:r w:rsidDel="00000000" w:rsidR="00000000" w:rsidRPr="00000000">
                      <w:rPr>
                        <w:rtl w:val="0"/>
                      </w:rPr>
                    </w:r>
                  </w:ins>
                </w:sdtContent>
              </w:sdt>
              <w:ins w:author="Anonymous" w:id="66" w:date="2026-09-22T03:03:20Z">
                <w:bookmarkStart w:colFirst="0" w:colLast="0" w:name="_heading=h.gdp9ir9e3fz1" w:id="643"/>
                <w:bookmarkEnd w:id="643"/>
              </w:ins>
            </w:sdtContent>
          </w:sdt>
        </w:p>
      </w:sdtContent>
    </w:sdt>
    <w:sdt>
      <w:sdtPr>
        <w:id w:val="-1758358271"/>
        <w:tag w:val="goog_rdk_2900"/>
      </w:sdtPr>
      <w:sdtContent>
        <w:p w:rsidR="00000000" w:rsidDel="00000000" w:rsidP="00000000" w:rsidRDefault="00000000" w:rsidRPr="00000000" w14:paraId="000003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3868991"/>
              <w:tag w:val="goog_rdk_2898"/>
            </w:sdtPr>
            <w:sdtContent>
              <w:ins w:author="Anonymous" w:id="66" w:date="2026-09-22T03:03:20Z"/>
              <w:sdt>
                <w:sdtPr>
                  <w:id w:val="-1008599276"/>
                  <w:tag w:val="goog_rdk_2899"/>
                </w:sdtPr>
                <w:sdtContent>
                  <w:ins w:author="Anonymous" w:id="66" w:date="2026-09-22T03:03:20Z">
                    <w:r w:rsidDel="00000000" w:rsidR="00000000" w:rsidRPr="00000000">
                      <w:rPr>
                        <w:rtl w:val="0"/>
                      </w:rPr>
                    </w:r>
                  </w:ins>
                </w:sdtContent>
              </w:sdt>
              <w:ins w:author="Anonymous" w:id="66" w:date="2026-09-22T03:03:20Z">
                <w:bookmarkStart w:colFirst="0" w:colLast="0" w:name="_heading=h.csrf9hut33vd" w:id="644"/>
                <w:bookmarkEnd w:id="644"/>
              </w:ins>
            </w:sdtContent>
          </w:sdt>
        </w:p>
      </w:sdtContent>
    </w:sdt>
    <w:sdt>
      <w:sdtPr>
        <w:id w:val="1399354669"/>
        <w:tag w:val="goog_rdk_2903"/>
      </w:sdtPr>
      <w:sdtContent>
        <w:p w:rsidR="00000000" w:rsidDel="00000000" w:rsidP="00000000" w:rsidRDefault="00000000" w:rsidRPr="00000000" w14:paraId="000003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6173878"/>
              <w:tag w:val="goog_rdk_2901"/>
            </w:sdtPr>
            <w:sdtContent>
              <w:ins w:author="Anonymous" w:id="66" w:date="2026-09-22T03:03:20Z"/>
              <w:sdt>
                <w:sdtPr>
                  <w:id w:val="980681301"/>
                  <w:tag w:val="goog_rdk_2902"/>
                </w:sdtPr>
                <w:sdtContent>
                  <w:ins w:author="Anonymous" w:id="66" w:date="2026-09-22T03:03:20Z">
                    <w:r w:rsidDel="00000000" w:rsidR="00000000" w:rsidRPr="00000000">
                      <w:rPr>
                        <w:rtl w:val="0"/>
                      </w:rPr>
                    </w:r>
                  </w:ins>
                </w:sdtContent>
              </w:sdt>
              <w:ins w:author="Anonymous" w:id="66" w:date="2026-09-22T03:03:20Z">
                <w:bookmarkStart w:colFirst="0" w:colLast="0" w:name="_heading=h.b5qxnixyrukz" w:id="645"/>
                <w:bookmarkEnd w:id="645"/>
              </w:ins>
            </w:sdtContent>
          </w:sdt>
        </w:p>
      </w:sdtContent>
    </w:sdt>
    <w:sdt>
      <w:sdtPr>
        <w:id w:val="191483380"/>
        <w:tag w:val="goog_rdk_2906"/>
      </w:sdtPr>
      <w:sdtContent>
        <w:p w:rsidR="00000000" w:rsidDel="00000000" w:rsidP="00000000" w:rsidRDefault="00000000" w:rsidRPr="00000000" w14:paraId="000003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2235738"/>
              <w:tag w:val="goog_rdk_2904"/>
            </w:sdtPr>
            <w:sdtContent>
              <w:ins w:author="Anonymous" w:id="66" w:date="2026-09-22T03:03:20Z"/>
              <w:sdt>
                <w:sdtPr>
                  <w:id w:val="-1053116811"/>
                  <w:tag w:val="goog_rdk_2905"/>
                </w:sdtPr>
                <w:sdtContent>
                  <w:ins w:author="Anonymous" w:id="66" w:date="2026-09-22T03:03:20Z">
                    <w:r w:rsidDel="00000000" w:rsidR="00000000" w:rsidRPr="00000000">
                      <w:rPr>
                        <w:rtl w:val="0"/>
                      </w:rPr>
                    </w:r>
                  </w:ins>
                </w:sdtContent>
              </w:sdt>
              <w:ins w:author="Anonymous" w:id="66" w:date="2026-09-22T03:03:20Z">
                <w:bookmarkStart w:colFirst="0" w:colLast="0" w:name="_heading=h.gb8sjbss4x1h" w:id="646"/>
                <w:bookmarkEnd w:id="646"/>
              </w:ins>
            </w:sdtContent>
          </w:sdt>
        </w:p>
      </w:sdtContent>
    </w:sdt>
    <w:sdt>
      <w:sdtPr>
        <w:id w:val="-57603102"/>
        <w:tag w:val="goog_rdk_2909"/>
      </w:sdtPr>
      <w:sdtContent>
        <w:p w:rsidR="00000000" w:rsidDel="00000000" w:rsidP="00000000" w:rsidRDefault="00000000" w:rsidRPr="00000000" w14:paraId="000003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2656492"/>
              <w:tag w:val="goog_rdk_2907"/>
            </w:sdtPr>
            <w:sdtContent>
              <w:ins w:author="Anonymous" w:id="66" w:date="2026-09-22T03:03:20Z"/>
              <w:sdt>
                <w:sdtPr>
                  <w:id w:val="2098888810"/>
                  <w:tag w:val="goog_rdk_2908"/>
                </w:sdtPr>
                <w:sdtContent>
                  <w:ins w:author="Anonymous" w:id="66" w:date="2026-09-22T03:03:20Z">
                    <w:r w:rsidDel="00000000" w:rsidR="00000000" w:rsidRPr="00000000">
                      <w:rPr>
                        <w:rtl w:val="0"/>
                      </w:rPr>
                    </w:r>
                  </w:ins>
                </w:sdtContent>
              </w:sdt>
              <w:ins w:author="Anonymous" w:id="66" w:date="2026-09-22T03:03:20Z">
                <w:bookmarkStart w:colFirst="0" w:colLast="0" w:name="_heading=h.5vt7pmq1n7ox" w:id="647"/>
                <w:bookmarkEnd w:id="647"/>
              </w:ins>
            </w:sdtContent>
          </w:sdt>
        </w:p>
      </w:sdtContent>
    </w:sdt>
    <w:sdt>
      <w:sdtPr>
        <w:id w:val="1015972413"/>
        <w:tag w:val="goog_rdk_2912"/>
      </w:sdtPr>
      <w:sdtContent>
        <w:p w:rsidR="00000000" w:rsidDel="00000000" w:rsidP="00000000" w:rsidRDefault="00000000" w:rsidRPr="00000000" w14:paraId="000003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4847352"/>
              <w:tag w:val="goog_rdk_2910"/>
            </w:sdtPr>
            <w:sdtContent>
              <w:ins w:author="Anonymous" w:id="66" w:date="2026-09-22T03:03:20Z"/>
              <w:sdt>
                <w:sdtPr>
                  <w:id w:val="1683998219"/>
                  <w:tag w:val="goog_rdk_2911"/>
                </w:sdtPr>
                <w:sdtContent>
                  <w:ins w:author="Anonymous" w:id="66" w:date="2026-09-22T03:03:20Z">
                    <w:r w:rsidDel="00000000" w:rsidR="00000000" w:rsidRPr="00000000">
                      <w:rPr>
                        <w:rtl w:val="0"/>
                      </w:rPr>
                    </w:r>
                  </w:ins>
                </w:sdtContent>
              </w:sdt>
              <w:ins w:author="Anonymous" w:id="66" w:date="2026-09-22T03:03:20Z">
                <w:bookmarkStart w:colFirst="0" w:colLast="0" w:name="_heading=h.ay18rlj8no1c" w:id="648"/>
                <w:bookmarkEnd w:id="648"/>
              </w:ins>
            </w:sdtContent>
          </w:sdt>
        </w:p>
      </w:sdtContent>
    </w:sdt>
    <w:sdt>
      <w:sdtPr>
        <w:id w:val="2053104493"/>
        <w:tag w:val="goog_rdk_2915"/>
      </w:sdtPr>
      <w:sdtContent>
        <w:p w:rsidR="00000000" w:rsidDel="00000000" w:rsidP="00000000" w:rsidRDefault="00000000" w:rsidRPr="00000000" w14:paraId="000003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2351368"/>
              <w:tag w:val="goog_rdk_2913"/>
            </w:sdtPr>
            <w:sdtContent>
              <w:ins w:author="Anonymous" w:id="66" w:date="2026-09-22T03:03:20Z"/>
              <w:sdt>
                <w:sdtPr>
                  <w:id w:val="-136782211"/>
                  <w:tag w:val="goog_rdk_2914"/>
                </w:sdtPr>
                <w:sdtContent>
                  <w:ins w:author="Anonymous" w:id="66" w:date="2026-09-22T03:03:20Z">
                    <w:r w:rsidDel="00000000" w:rsidR="00000000" w:rsidRPr="00000000">
                      <w:rPr>
                        <w:rtl w:val="0"/>
                      </w:rPr>
                    </w:r>
                  </w:ins>
                </w:sdtContent>
              </w:sdt>
              <w:ins w:author="Anonymous" w:id="66" w:date="2026-09-22T03:03:20Z">
                <w:bookmarkStart w:colFirst="0" w:colLast="0" w:name="_heading=h.uvbaejqlqxv4" w:id="649"/>
                <w:bookmarkEnd w:id="649"/>
              </w:ins>
            </w:sdtContent>
          </w:sdt>
        </w:p>
      </w:sdtContent>
    </w:sdt>
    <w:sdt>
      <w:sdtPr>
        <w:id w:val="464472548"/>
        <w:tag w:val="goog_rdk_2918"/>
      </w:sdtPr>
      <w:sdtContent>
        <w:p w:rsidR="00000000" w:rsidDel="00000000" w:rsidP="00000000" w:rsidRDefault="00000000" w:rsidRPr="00000000" w14:paraId="000003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5420964"/>
              <w:tag w:val="goog_rdk_2916"/>
            </w:sdtPr>
            <w:sdtContent>
              <w:ins w:author="Anonymous" w:id="66" w:date="2026-09-22T03:03:20Z"/>
              <w:sdt>
                <w:sdtPr>
                  <w:id w:val="2114818511"/>
                  <w:tag w:val="goog_rdk_2917"/>
                </w:sdtPr>
                <w:sdtContent>
                  <w:ins w:author="Anonymous" w:id="66" w:date="2026-09-22T03:03:20Z">
                    <w:r w:rsidDel="00000000" w:rsidR="00000000" w:rsidRPr="00000000">
                      <w:rPr>
                        <w:rtl w:val="0"/>
                      </w:rPr>
                    </w:r>
                  </w:ins>
                </w:sdtContent>
              </w:sdt>
              <w:ins w:author="Anonymous" w:id="66" w:date="2026-09-22T03:03:20Z">
                <w:bookmarkStart w:colFirst="0" w:colLast="0" w:name="_heading=h.vv4bjgw7qc0t" w:id="650"/>
                <w:bookmarkEnd w:id="650"/>
              </w:ins>
            </w:sdtContent>
          </w:sdt>
        </w:p>
      </w:sdtContent>
    </w:sdt>
    <w:sdt>
      <w:sdtPr>
        <w:id w:val="-958738200"/>
        <w:tag w:val="goog_rdk_2921"/>
      </w:sdtPr>
      <w:sdtContent>
        <w:p w:rsidR="00000000" w:rsidDel="00000000" w:rsidP="00000000" w:rsidRDefault="00000000" w:rsidRPr="00000000" w14:paraId="000003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6874618"/>
              <w:tag w:val="goog_rdk_2919"/>
            </w:sdtPr>
            <w:sdtContent>
              <w:ins w:author="Anonymous" w:id="66" w:date="2026-09-22T03:03:20Z"/>
              <w:sdt>
                <w:sdtPr>
                  <w:id w:val="817244914"/>
                  <w:tag w:val="goog_rdk_2920"/>
                </w:sdtPr>
                <w:sdtContent>
                  <w:ins w:author="Anonymous" w:id="66" w:date="2026-09-22T03:03:20Z">
                    <w:r w:rsidDel="00000000" w:rsidR="00000000" w:rsidRPr="00000000">
                      <w:rPr>
                        <w:rtl w:val="0"/>
                      </w:rPr>
                    </w:r>
                  </w:ins>
                </w:sdtContent>
              </w:sdt>
              <w:ins w:author="Anonymous" w:id="66" w:date="2026-09-22T03:03:20Z">
                <w:bookmarkStart w:colFirst="0" w:colLast="0" w:name="_heading=h.9w3eidczeoxs" w:id="651"/>
                <w:bookmarkEnd w:id="651"/>
              </w:ins>
            </w:sdtContent>
          </w:sdt>
        </w:p>
      </w:sdtContent>
    </w:sdt>
    <w:sdt>
      <w:sdtPr>
        <w:id w:val="1881586709"/>
        <w:tag w:val="goog_rdk_2924"/>
      </w:sdtPr>
      <w:sdtContent>
        <w:p w:rsidR="00000000" w:rsidDel="00000000" w:rsidP="00000000" w:rsidRDefault="00000000" w:rsidRPr="00000000" w14:paraId="000003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7775312"/>
              <w:tag w:val="goog_rdk_2922"/>
            </w:sdtPr>
            <w:sdtContent>
              <w:ins w:author="Anonymous" w:id="66" w:date="2026-09-22T03:03:20Z"/>
              <w:sdt>
                <w:sdtPr>
                  <w:id w:val="-288090403"/>
                  <w:tag w:val="goog_rdk_2923"/>
                </w:sdtPr>
                <w:sdtContent>
                  <w:ins w:author="Anonymous" w:id="66" w:date="2026-09-22T03:03:20Z">
                    <w:r w:rsidDel="00000000" w:rsidR="00000000" w:rsidRPr="00000000">
                      <w:rPr>
                        <w:rtl w:val="0"/>
                      </w:rPr>
                    </w:r>
                  </w:ins>
                </w:sdtContent>
              </w:sdt>
              <w:ins w:author="Anonymous" w:id="66" w:date="2026-09-22T03:03:20Z">
                <w:bookmarkStart w:colFirst="0" w:colLast="0" w:name="_heading=h.lstot2mvecck" w:id="652"/>
                <w:bookmarkEnd w:id="652"/>
              </w:ins>
            </w:sdtContent>
          </w:sdt>
        </w:p>
      </w:sdtContent>
    </w:sdt>
    <w:sdt>
      <w:sdtPr>
        <w:id w:val="-1898172231"/>
        <w:tag w:val="goog_rdk_2927"/>
      </w:sdtPr>
      <w:sdtContent>
        <w:p w:rsidR="00000000" w:rsidDel="00000000" w:rsidP="00000000" w:rsidRDefault="00000000" w:rsidRPr="00000000" w14:paraId="000003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103611"/>
              <w:tag w:val="goog_rdk_2925"/>
            </w:sdtPr>
            <w:sdtContent>
              <w:ins w:author="Anonymous" w:id="66" w:date="2026-09-22T03:03:20Z"/>
              <w:sdt>
                <w:sdtPr>
                  <w:id w:val="806229598"/>
                  <w:tag w:val="goog_rdk_2926"/>
                </w:sdtPr>
                <w:sdtContent>
                  <w:ins w:author="Anonymous" w:id="66" w:date="2026-09-22T03:03:20Z">
                    <w:r w:rsidDel="00000000" w:rsidR="00000000" w:rsidRPr="00000000">
                      <w:rPr>
                        <w:rtl w:val="0"/>
                      </w:rPr>
                    </w:r>
                  </w:ins>
                </w:sdtContent>
              </w:sdt>
              <w:ins w:author="Anonymous" w:id="66" w:date="2026-09-22T03:03:20Z">
                <w:bookmarkStart w:colFirst="0" w:colLast="0" w:name="_heading=h.ad89w6klsiqx" w:id="653"/>
                <w:bookmarkEnd w:id="653"/>
              </w:ins>
            </w:sdtContent>
          </w:sdt>
        </w:p>
      </w:sdtContent>
    </w:sdt>
    <w:sdt>
      <w:sdtPr>
        <w:id w:val="894860676"/>
        <w:tag w:val="goog_rdk_2930"/>
      </w:sdtPr>
      <w:sdtContent>
        <w:p w:rsidR="00000000" w:rsidDel="00000000" w:rsidP="00000000" w:rsidRDefault="00000000" w:rsidRPr="00000000" w14:paraId="000003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1402993"/>
              <w:tag w:val="goog_rdk_2928"/>
            </w:sdtPr>
            <w:sdtContent>
              <w:ins w:author="Anonymous" w:id="66" w:date="2026-09-22T03:03:20Z"/>
              <w:sdt>
                <w:sdtPr>
                  <w:id w:val="674364782"/>
                  <w:tag w:val="goog_rdk_2929"/>
                </w:sdtPr>
                <w:sdtContent>
                  <w:ins w:author="Anonymous" w:id="66" w:date="2026-09-22T03:03:20Z">
                    <w:r w:rsidDel="00000000" w:rsidR="00000000" w:rsidRPr="00000000">
                      <w:rPr>
                        <w:rtl w:val="0"/>
                      </w:rPr>
                    </w:r>
                  </w:ins>
                </w:sdtContent>
              </w:sdt>
              <w:ins w:author="Anonymous" w:id="66" w:date="2026-09-22T03:03:20Z">
                <w:bookmarkStart w:colFirst="0" w:colLast="0" w:name="_heading=h.yjnvx443fwpl" w:id="654"/>
                <w:bookmarkEnd w:id="654"/>
              </w:ins>
            </w:sdtContent>
          </w:sdt>
        </w:p>
      </w:sdtContent>
    </w:sdt>
    <w:sdt>
      <w:sdtPr>
        <w:id w:val="1698755675"/>
        <w:tag w:val="goog_rdk_2933"/>
      </w:sdtPr>
      <w:sdtContent>
        <w:p w:rsidR="00000000" w:rsidDel="00000000" w:rsidP="00000000" w:rsidRDefault="00000000" w:rsidRPr="00000000" w14:paraId="000003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4860223"/>
              <w:tag w:val="goog_rdk_2931"/>
            </w:sdtPr>
            <w:sdtContent>
              <w:ins w:author="Anonymous" w:id="66" w:date="2026-09-22T03:03:20Z"/>
              <w:sdt>
                <w:sdtPr>
                  <w:id w:val="1140720690"/>
                  <w:tag w:val="goog_rdk_2932"/>
                </w:sdtPr>
                <w:sdtContent>
                  <w:ins w:author="Anonymous" w:id="66" w:date="2026-09-22T03:03:20Z">
                    <w:r w:rsidDel="00000000" w:rsidR="00000000" w:rsidRPr="00000000">
                      <w:rPr>
                        <w:rtl w:val="0"/>
                      </w:rPr>
                    </w:r>
                  </w:ins>
                </w:sdtContent>
              </w:sdt>
              <w:ins w:author="Anonymous" w:id="66" w:date="2026-09-22T03:03:20Z">
                <w:bookmarkStart w:colFirst="0" w:colLast="0" w:name="_heading=h.whpo72ir00m3" w:id="655"/>
                <w:bookmarkEnd w:id="655"/>
              </w:ins>
            </w:sdtContent>
          </w:sdt>
        </w:p>
      </w:sdtContent>
    </w:sdt>
    <w:sdt>
      <w:sdtPr>
        <w:id w:val="528961941"/>
        <w:tag w:val="goog_rdk_2936"/>
      </w:sdtPr>
      <w:sdtContent>
        <w:p w:rsidR="00000000" w:rsidDel="00000000" w:rsidP="00000000" w:rsidRDefault="00000000" w:rsidRPr="00000000" w14:paraId="000003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4378273"/>
              <w:tag w:val="goog_rdk_2934"/>
            </w:sdtPr>
            <w:sdtContent>
              <w:ins w:author="Anonymous" w:id="66" w:date="2026-09-22T03:03:20Z"/>
              <w:sdt>
                <w:sdtPr>
                  <w:id w:val="1788061505"/>
                  <w:tag w:val="goog_rdk_2935"/>
                </w:sdtPr>
                <w:sdtContent>
                  <w:ins w:author="Anonymous" w:id="66" w:date="2026-09-22T03:03:20Z">
                    <w:r w:rsidDel="00000000" w:rsidR="00000000" w:rsidRPr="00000000">
                      <w:rPr>
                        <w:rtl w:val="0"/>
                      </w:rPr>
                    </w:r>
                  </w:ins>
                </w:sdtContent>
              </w:sdt>
              <w:ins w:author="Anonymous" w:id="66" w:date="2026-09-22T03:03:20Z">
                <w:bookmarkStart w:colFirst="0" w:colLast="0" w:name="_heading=h.36cg40u7yxi9" w:id="656"/>
                <w:bookmarkEnd w:id="656"/>
              </w:ins>
            </w:sdtContent>
          </w:sdt>
        </w:p>
      </w:sdtContent>
    </w:sdt>
    <w:sdt>
      <w:sdtPr>
        <w:id w:val="1572517113"/>
        <w:tag w:val="goog_rdk_2939"/>
      </w:sdtPr>
      <w:sdtContent>
        <w:p w:rsidR="00000000" w:rsidDel="00000000" w:rsidP="00000000" w:rsidRDefault="00000000" w:rsidRPr="00000000" w14:paraId="000003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9364982"/>
              <w:tag w:val="goog_rdk_2937"/>
            </w:sdtPr>
            <w:sdtContent>
              <w:ins w:author="Anonymous" w:id="66" w:date="2026-09-22T03:03:20Z"/>
              <w:sdt>
                <w:sdtPr>
                  <w:id w:val="-1187636968"/>
                  <w:tag w:val="goog_rdk_2938"/>
                </w:sdtPr>
                <w:sdtContent>
                  <w:ins w:author="Anonymous" w:id="66" w:date="2026-09-22T03:03:20Z">
                    <w:r w:rsidDel="00000000" w:rsidR="00000000" w:rsidRPr="00000000">
                      <w:rPr>
                        <w:rtl w:val="0"/>
                      </w:rPr>
                    </w:r>
                  </w:ins>
                </w:sdtContent>
              </w:sdt>
              <w:ins w:author="Anonymous" w:id="66" w:date="2026-09-22T03:03:20Z">
                <w:bookmarkStart w:colFirst="0" w:colLast="0" w:name="_heading=h.odh8vnhtvmqb" w:id="657"/>
                <w:bookmarkEnd w:id="657"/>
              </w:ins>
            </w:sdtContent>
          </w:sdt>
        </w:p>
      </w:sdtContent>
    </w:sdt>
    <w:sdt>
      <w:sdtPr>
        <w:id w:val="1491937685"/>
        <w:tag w:val="goog_rdk_2942"/>
      </w:sdtPr>
      <w:sdtContent>
        <w:p w:rsidR="00000000" w:rsidDel="00000000" w:rsidP="00000000" w:rsidRDefault="00000000" w:rsidRPr="00000000" w14:paraId="000003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4224725"/>
              <w:tag w:val="goog_rdk_2940"/>
            </w:sdtPr>
            <w:sdtContent>
              <w:ins w:author="Anonymous" w:id="66" w:date="2026-09-22T03:03:20Z"/>
              <w:sdt>
                <w:sdtPr>
                  <w:id w:val="-1053409017"/>
                  <w:tag w:val="goog_rdk_2941"/>
                </w:sdtPr>
                <w:sdtContent>
                  <w:ins w:author="Anonymous" w:id="66" w:date="2026-09-22T03:03:20Z">
                    <w:r w:rsidDel="00000000" w:rsidR="00000000" w:rsidRPr="00000000">
                      <w:rPr>
                        <w:rtl w:val="0"/>
                      </w:rPr>
                    </w:r>
                  </w:ins>
                </w:sdtContent>
              </w:sdt>
              <w:ins w:author="Anonymous" w:id="66" w:date="2026-09-22T03:03:20Z">
                <w:bookmarkStart w:colFirst="0" w:colLast="0" w:name="_heading=h.cj550wt0mmcw" w:id="658"/>
                <w:bookmarkEnd w:id="658"/>
              </w:ins>
            </w:sdtContent>
          </w:sdt>
        </w:p>
      </w:sdtContent>
    </w:sdt>
    <w:sdt>
      <w:sdtPr>
        <w:id w:val="1078312977"/>
        <w:tag w:val="goog_rdk_2945"/>
      </w:sdtPr>
      <w:sdtContent>
        <w:p w:rsidR="00000000" w:rsidDel="00000000" w:rsidP="00000000" w:rsidRDefault="00000000" w:rsidRPr="00000000" w14:paraId="000003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4289906"/>
              <w:tag w:val="goog_rdk_2943"/>
            </w:sdtPr>
            <w:sdtContent>
              <w:ins w:author="Anonymous" w:id="66" w:date="2026-09-22T03:03:20Z"/>
              <w:sdt>
                <w:sdtPr>
                  <w:id w:val="-1439806191"/>
                  <w:tag w:val="goog_rdk_2944"/>
                </w:sdtPr>
                <w:sdtContent>
                  <w:ins w:author="Anonymous" w:id="66" w:date="2026-09-22T03:03:20Z">
                    <w:r w:rsidDel="00000000" w:rsidR="00000000" w:rsidRPr="00000000">
                      <w:rPr>
                        <w:rtl w:val="0"/>
                      </w:rPr>
                    </w:r>
                  </w:ins>
                </w:sdtContent>
              </w:sdt>
              <w:ins w:author="Anonymous" w:id="66" w:date="2026-09-22T03:03:20Z">
                <w:bookmarkStart w:colFirst="0" w:colLast="0" w:name="_heading=h.i3a1v2hycxq4" w:id="659"/>
                <w:bookmarkEnd w:id="659"/>
              </w:ins>
            </w:sdtContent>
          </w:sdt>
        </w:p>
      </w:sdtContent>
    </w:sdt>
    <w:sdt>
      <w:sdtPr>
        <w:id w:val="-942721755"/>
        <w:tag w:val="goog_rdk_2948"/>
      </w:sdtPr>
      <w:sdtContent>
        <w:p w:rsidR="00000000" w:rsidDel="00000000" w:rsidP="00000000" w:rsidRDefault="00000000" w:rsidRPr="00000000" w14:paraId="000003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906332"/>
              <w:tag w:val="goog_rdk_2946"/>
            </w:sdtPr>
            <w:sdtContent>
              <w:ins w:author="Anonymous" w:id="66" w:date="2026-09-22T03:03:20Z"/>
              <w:sdt>
                <w:sdtPr>
                  <w:id w:val="-51457666"/>
                  <w:tag w:val="goog_rdk_2947"/>
                </w:sdtPr>
                <w:sdtContent>
                  <w:ins w:author="Anonymous" w:id="66" w:date="2026-09-22T03:03:20Z">
                    <w:r w:rsidDel="00000000" w:rsidR="00000000" w:rsidRPr="00000000">
                      <w:rPr>
                        <w:rtl w:val="0"/>
                      </w:rPr>
                    </w:r>
                  </w:ins>
                </w:sdtContent>
              </w:sdt>
              <w:ins w:author="Anonymous" w:id="66" w:date="2026-09-22T03:03:20Z">
                <w:bookmarkStart w:colFirst="0" w:colLast="0" w:name="_heading=h.vcec4akvhwn5" w:id="660"/>
                <w:bookmarkEnd w:id="660"/>
              </w:ins>
            </w:sdtContent>
          </w:sdt>
        </w:p>
      </w:sdtContent>
    </w:sdt>
    <w:sdt>
      <w:sdtPr>
        <w:id w:val="-968676598"/>
        <w:tag w:val="goog_rdk_2951"/>
      </w:sdtPr>
      <w:sdtContent>
        <w:p w:rsidR="00000000" w:rsidDel="00000000" w:rsidP="00000000" w:rsidRDefault="00000000" w:rsidRPr="00000000" w14:paraId="000003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30924852"/>
              <w:tag w:val="goog_rdk_2949"/>
            </w:sdtPr>
            <w:sdtContent>
              <w:ins w:author="Anonymous" w:id="66" w:date="2026-09-22T03:03:20Z"/>
              <w:sdt>
                <w:sdtPr>
                  <w:id w:val="1170176407"/>
                  <w:tag w:val="goog_rdk_2950"/>
                </w:sdtPr>
                <w:sdtContent>
                  <w:ins w:author="Anonymous" w:id="66" w:date="2026-09-22T03:03:20Z">
                    <w:r w:rsidDel="00000000" w:rsidR="00000000" w:rsidRPr="00000000">
                      <w:rPr>
                        <w:rtl w:val="0"/>
                      </w:rPr>
                    </w:r>
                  </w:ins>
                </w:sdtContent>
              </w:sdt>
              <w:ins w:author="Anonymous" w:id="66" w:date="2026-09-22T03:03:20Z">
                <w:bookmarkStart w:colFirst="0" w:colLast="0" w:name="_heading=h.8pr6x7swsvji" w:id="661"/>
                <w:bookmarkEnd w:id="661"/>
              </w:ins>
            </w:sdtContent>
          </w:sdt>
        </w:p>
      </w:sdtContent>
    </w:sdt>
    <w:sdt>
      <w:sdtPr>
        <w:id w:val="1859383922"/>
        <w:tag w:val="goog_rdk_2954"/>
      </w:sdtPr>
      <w:sdtContent>
        <w:p w:rsidR="00000000" w:rsidDel="00000000" w:rsidP="00000000" w:rsidRDefault="00000000" w:rsidRPr="00000000" w14:paraId="000003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1225704"/>
              <w:tag w:val="goog_rdk_2952"/>
            </w:sdtPr>
            <w:sdtContent>
              <w:ins w:author="Anonymous" w:id="66" w:date="2026-09-22T03:03:20Z"/>
              <w:sdt>
                <w:sdtPr>
                  <w:id w:val="785729831"/>
                  <w:tag w:val="goog_rdk_2953"/>
                </w:sdtPr>
                <w:sdtContent>
                  <w:ins w:author="Anonymous" w:id="66" w:date="2026-09-22T03:03:20Z">
                    <w:r w:rsidDel="00000000" w:rsidR="00000000" w:rsidRPr="00000000">
                      <w:rPr>
                        <w:rtl w:val="0"/>
                      </w:rPr>
                    </w:r>
                  </w:ins>
                </w:sdtContent>
              </w:sdt>
              <w:ins w:author="Anonymous" w:id="66" w:date="2026-09-22T03:03:20Z">
                <w:bookmarkStart w:colFirst="0" w:colLast="0" w:name="_heading=h.jyq7dzkbg56m" w:id="662"/>
                <w:bookmarkEnd w:id="662"/>
              </w:ins>
            </w:sdtContent>
          </w:sdt>
        </w:p>
      </w:sdtContent>
    </w:sdt>
    <w:sdt>
      <w:sdtPr>
        <w:id w:val="-1841897173"/>
        <w:tag w:val="goog_rdk_2957"/>
      </w:sdtPr>
      <w:sdtContent>
        <w:p w:rsidR="00000000" w:rsidDel="00000000" w:rsidP="00000000" w:rsidRDefault="00000000" w:rsidRPr="00000000" w14:paraId="000003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2904538"/>
              <w:tag w:val="goog_rdk_2955"/>
            </w:sdtPr>
            <w:sdtContent>
              <w:ins w:author="Anonymous" w:id="66" w:date="2026-09-22T03:03:20Z"/>
              <w:sdt>
                <w:sdtPr>
                  <w:id w:val="773876540"/>
                  <w:tag w:val="goog_rdk_2956"/>
                </w:sdtPr>
                <w:sdtContent>
                  <w:ins w:author="Anonymous" w:id="66" w:date="2026-09-22T03:03:20Z">
                    <w:r w:rsidDel="00000000" w:rsidR="00000000" w:rsidRPr="00000000">
                      <w:rPr>
                        <w:rtl w:val="0"/>
                      </w:rPr>
                    </w:r>
                  </w:ins>
                </w:sdtContent>
              </w:sdt>
              <w:ins w:author="Anonymous" w:id="66" w:date="2026-09-22T03:03:20Z">
                <w:bookmarkStart w:colFirst="0" w:colLast="0" w:name="_heading=h.3ftw3f846ftl" w:id="663"/>
                <w:bookmarkEnd w:id="663"/>
              </w:ins>
            </w:sdtContent>
          </w:sdt>
        </w:p>
      </w:sdtContent>
    </w:sdt>
    <w:sdt>
      <w:sdtPr>
        <w:id w:val="-1200538257"/>
        <w:tag w:val="goog_rdk_2960"/>
      </w:sdtPr>
      <w:sdtContent>
        <w:p w:rsidR="00000000" w:rsidDel="00000000" w:rsidP="00000000" w:rsidRDefault="00000000" w:rsidRPr="00000000" w14:paraId="000003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616643"/>
              <w:tag w:val="goog_rdk_2958"/>
            </w:sdtPr>
            <w:sdtContent>
              <w:ins w:author="Anonymous" w:id="66" w:date="2026-09-22T03:03:20Z"/>
              <w:sdt>
                <w:sdtPr>
                  <w:id w:val="1674810180"/>
                  <w:tag w:val="goog_rdk_2959"/>
                </w:sdtPr>
                <w:sdtContent>
                  <w:ins w:author="Anonymous" w:id="66" w:date="2026-09-22T03:03:20Z">
                    <w:r w:rsidDel="00000000" w:rsidR="00000000" w:rsidRPr="00000000">
                      <w:rPr>
                        <w:rtl w:val="0"/>
                      </w:rPr>
                    </w:r>
                  </w:ins>
                </w:sdtContent>
              </w:sdt>
              <w:ins w:author="Anonymous" w:id="66" w:date="2026-09-22T03:03:20Z">
                <w:bookmarkStart w:colFirst="0" w:colLast="0" w:name="_heading=h.j4uvnztv56ic" w:id="664"/>
                <w:bookmarkEnd w:id="664"/>
              </w:ins>
            </w:sdtContent>
          </w:sdt>
        </w:p>
      </w:sdtContent>
    </w:sdt>
    <w:sdt>
      <w:sdtPr>
        <w:id w:val="-752241793"/>
        <w:tag w:val="goog_rdk_2963"/>
      </w:sdtPr>
      <w:sdtContent>
        <w:p w:rsidR="00000000" w:rsidDel="00000000" w:rsidP="00000000" w:rsidRDefault="00000000" w:rsidRPr="00000000" w14:paraId="000003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8876278"/>
              <w:tag w:val="goog_rdk_2961"/>
            </w:sdtPr>
            <w:sdtContent>
              <w:ins w:author="Anonymous" w:id="66" w:date="2026-09-22T03:03:20Z"/>
              <w:sdt>
                <w:sdtPr>
                  <w:id w:val="-783880439"/>
                  <w:tag w:val="goog_rdk_2962"/>
                </w:sdtPr>
                <w:sdtContent>
                  <w:ins w:author="Anonymous" w:id="66" w:date="2026-09-22T03:03:20Z">
                    <w:r w:rsidDel="00000000" w:rsidR="00000000" w:rsidRPr="00000000">
                      <w:rPr>
                        <w:rtl w:val="0"/>
                      </w:rPr>
                    </w:r>
                  </w:ins>
                </w:sdtContent>
              </w:sdt>
              <w:ins w:author="Anonymous" w:id="66" w:date="2026-09-22T03:03:20Z">
                <w:bookmarkStart w:colFirst="0" w:colLast="0" w:name="_heading=h.le1sx683go4" w:id="665"/>
                <w:bookmarkEnd w:id="665"/>
              </w:ins>
            </w:sdtContent>
          </w:sdt>
        </w:p>
      </w:sdtContent>
    </w:sdt>
    <w:sdt>
      <w:sdtPr>
        <w:id w:val="-1098882993"/>
        <w:tag w:val="goog_rdk_2966"/>
      </w:sdtPr>
      <w:sdtContent>
        <w:p w:rsidR="00000000" w:rsidDel="00000000" w:rsidP="00000000" w:rsidRDefault="00000000" w:rsidRPr="00000000" w14:paraId="000003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2393055"/>
              <w:tag w:val="goog_rdk_2964"/>
            </w:sdtPr>
            <w:sdtContent>
              <w:ins w:author="Anonymous" w:id="66" w:date="2026-09-22T03:03:20Z"/>
              <w:sdt>
                <w:sdtPr>
                  <w:id w:val="-1575443104"/>
                  <w:tag w:val="goog_rdk_2965"/>
                </w:sdtPr>
                <w:sdtContent>
                  <w:ins w:author="Anonymous" w:id="66" w:date="2026-09-22T03:03:20Z">
                    <w:r w:rsidDel="00000000" w:rsidR="00000000" w:rsidRPr="00000000">
                      <w:rPr>
                        <w:rtl w:val="0"/>
                      </w:rPr>
                    </w:r>
                  </w:ins>
                </w:sdtContent>
              </w:sdt>
              <w:ins w:author="Anonymous" w:id="66" w:date="2026-09-22T03:03:20Z">
                <w:bookmarkStart w:colFirst="0" w:colLast="0" w:name="_heading=h.h6qo90ngu4cq" w:id="666"/>
                <w:bookmarkEnd w:id="666"/>
              </w:ins>
            </w:sdtContent>
          </w:sdt>
        </w:p>
      </w:sdtContent>
    </w:sdt>
    <w:sdt>
      <w:sdtPr>
        <w:id w:val="-995137154"/>
        <w:tag w:val="goog_rdk_2969"/>
      </w:sdtPr>
      <w:sdtContent>
        <w:p w:rsidR="00000000" w:rsidDel="00000000" w:rsidP="00000000" w:rsidRDefault="00000000" w:rsidRPr="00000000" w14:paraId="000003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1413624"/>
              <w:tag w:val="goog_rdk_2967"/>
            </w:sdtPr>
            <w:sdtContent>
              <w:ins w:author="Anonymous" w:id="66" w:date="2026-09-22T03:03:20Z"/>
              <w:sdt>
                <w:sdtPr>
                  <w:id w:val="-609425682"/>
                  <w:tag w:val="goog_rdk_2968"/>
                </w:sdtPr>
                <w:sdtContent>
                  <w:ins w:author="Anonymous" w:id="66" w:date="2026-09-22T03:03:20Z">
                    <w:r w:rsidDel="00000000" w:rsidR="00000000" w:rsidRPr="00000000">
                      <w:rPr>
                        <w:rtl w:val="0"/>
                      </w:rPr>
                    </w:r>
                  </w:ins>
                </w:sdtContent>
              </w:sdt>
              <w:ins w:author="Anonymous" w:id="66" w:date="2026-09-22T03:03:20Z">
                <w:bookmarkStart w:colFirst="0" w:colLast="0" w:name="_heading=h.5z1c26hxqz40" w:id="667"/>
                <w:bookmarkEnd w:id="667"/>
              </w:ins>
            </w:sdtContent>
          </w:sdt>
        </w:p>
      </w:sdtContent>
    </w:sdt>
    <w:sdt>
      <w:sdtPr>
        <w:id w:val="-554294163"/>
        <w:tag w:val="goog_rdk_2972"/>
      </w:sdtPr>
      <w:sdtContent>
        <w:p w:rsidR="00000000" w:rsidDel="00000000" w:rsidP="00000000" w:rsidRDefault="00000000" w:rsidRPr="00000000" w14:paraId="000003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42923788"/>
              <w:tag w:val="goog_rdk_2970"/>
            </w:sdtPr>
            <w:sdtContent>
              <w:ins w:author="Anonymous" w:id="66" w:date="2026-09-22T03:03:20Z"/>
              <w:sdt>
                <w:sdtPr>
                  <w:id w:val="1768918830"/>
                  <w:tag w:val="goog_rdk_2971"/>
                </w:sdtPr>
                <w:sdtContent>
                  <w:ins w:author="Anonymous" w:id="66" w:date="2026-09-22T03:03:20Z">
                    <w:r w:rsidDel="00000000" w:rsidR="00000000" w:rsidRPr="00000000">
                      <w:rPr>
                        <w:rtl w:val="0"/>
                      </w:rPr>
                    </w:r>
                  </w:ins>
                </w:sdtContent>
              </w:sdt>
              <w:ins w:author="Anonymous" w:id="66" w:date="2026-09-22T03:03:20Z">
                <w:bookmarkStart w:colFirst="0" w:colLast="0" w:name="_heading=h.45flf55lgbgq" w:id="668"/>
                <w:bookmarkEnd w:id="668"/>
              </w:ins>
            </w:sdtContent>
          </w:sdt>
        </w:p>
      </w:sdtContent>
    </w:sdt>
    <w:sdt>
      <w:sdtPr>
        <w:id w:val="2089865424"/>
        <w:tag w:val="goog_rdk_2975"/>
      </w:sdtPr>
      <w:sdtContent>
        <w:p w:rsidR="00000000" w:rsidDel="00000000" w:rsidP="00000000" w:rsidRDefault="00000000" w:rsidRPr="00000000" w14:paraId="000003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5222883"/>
              <w:tag w:val="goog_rdk_2973"/>
            </w:sdtPr>
            <w:sdtContent>
              <w:ins w:author="Anonymous" w:id="66" w:date="2026-09-22T03:03:20Z"/>
              <w:sdt>
                <w:sdtPr>
                  <w:id w:val="645485701"/>
                  <w:tag w:val="goog_rdk_2974"/>
                </w:sdtPr>
                <w:sdtContent>
                  <w:ins w:author="Anonymous" w:id="66" w:date="2026-09-22T03:03:20Z">
                    <w:r w:rsidDel="00000000" w:rsidR="00000000" w:rsidRPr="00000000">
                      <w:rPr>
                        <w:rtl w:val="0"/>
                      </w:rPr>
                    </w:r>
                  </w:ins>
                </w:sdtContent>
              </w:sdt>
              <w:ins w:author="Anonymous" w:id="66" w:date="2026-09-22T03:03:20Z">
                <w:bookmarkStart w:colFirst="0" w:colLast="0" w:name="_heading=h.y0sao3nnyyki" w:id="669"/>
                <w:bookmarkEnd w:id="669"/>
              </w:ins>
            </w:sdtContent>
          </w:sdt>
        </w:p>
      </w:sdtContent>
    </w:sdt>
    <w:sdt>
      <w:sdtPr>
        <w:id w:val="784261219"/>
        <w:tag w:val="goog_rdk_2978"/>
      </w:sdtPr>
      <w:sdtContent>
        <w:p w:rsidR="00000000" w:rsidDel="00000000" w:rsidP="00000000" w:rsidRDefault="00000000" w:rsidRPr="00000000" w14:paraId="000003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5837283"/>
              <w:tag w:val="goog_rdk_2976"/>
            </w:sdtPr>
            <w:sdtContent>
              <w:ins w:author="Anonymous" w:id="66" w:date="2026-09-22T03:03:20Z"/>
              <w:sdt>
                <w:sdtPr>
                  <w:id w:val="930777633"/>
                  <w:tag w:val="goog_rdk_2977"/>
                </w:sdtPr>
                <w:sdtContent>
                  <w:ins w:author="Anonymous" w:id="66" w:date="2026-09-22T03:03:20Z">
                    <w:r w:rsidDel="00000000" w:rsidR="00000000" w:rsidRPr="00000000">
                      <w:rPr>
                        <w:rtl w:val="0"/>
                      </w:rPr>
                    </w:r>
                  </w:ins>
                </w:sdtContent>
              </w:sdt>
              <w:ins w:author="Anonymous" w:id="66" w:date="2026-09-22T03:03:20Z">
                <w:bookmarkStart w:colFirst="0" w:colLast="0" w:name="_heading=h.jhg8oi4zaa2x" w:id="670"/>
                <w:bookmarkEnd w:id="670"/>
              </w:ins>
            </w:sdtContent>
          </w:sdt>
        </w:p>
      </w:sdtContent>
    </w:sdt>
    <w:sdt>
      <w:sdtPr>
        <w:id w:val="-1223045616"/>
        <w:tag w:val="goog_rdk_2981"/>
      </w:sdtPr>
      <w:sdtContent>
        <w:p w:rsidR="00000000" w:rsidDel="00000000" w:rsidP="00000000" w:rsidRDefault="00000000" w:rsidRPr="00000000" w14:paraId="000003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9707375"/>
              <w:tag w:val="goog_rdk_2979"/>
            </w:sdtPr>
            <w:sdtContent>
              <w:ins w:author="Anonymous" w:id="66" w:date="2026-09-22T03:03:20Z"/>
              <w:sdt>
                <w:sdtPr>
                  <w:id w:val="-1039307372"/>
                  <w:tag w:val="goog_rdk_2980"/>
                </w:sdtPr>
                <w:sdtContent>
                  <w:ins w:author="Anonymous" w:id="66" w:date="2026-09-22T03:03:20Z">
                    <w:r w:rsidDel="00000000" w:rsidR="00000000" w:rsidRPr="00000000">
                      <w:rPr>
                        <w:rtl w:val="0"/>
                      </w:rPr>
                    </w:r>
                  </w:ins>
                </w:sdtContent>
              </w:sdt>
              <w:ins w:author="Anonymous" w:id="66" w:date="2026-09-22T03:03:20Z">
                <w:bookmarkStart w:colFirst="0" w:colLast="0" w:name="_heading=h.p9i138e35asv" w:id="671"/>
                <w:bookmarkEnd w:id="671"/>
              </w:ins>
            </w:sdtContent>
          </w:sdt>
        </w:p>
      </w:sdtContent>
    </w:sdt>
    <w:sdt>
      <w:sdtPr>
        <w:id w:val="-1682011813"/>
        <w:tag w:val="goog_rdk_2984"/>
      </w:sdtPr>
      <w:sdtContent>
        <w:p w:rsidR="00000000" w:rsidDel="00000000" w:rsidP="00000000" w:rsidRDefault="00000000" w:rsidRPr="00000000" w14:paraId="000003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6475144"/>
              <w:tag w:val="goog_rdk_2982"/>
            </w:sdtPr>
            <w:sdtContent>
              <w:ins w:author="Anonymous" w:id="66" w:date="2026-09-22T03:03:20Z"/>
              <w:sdt>
                <w:sdtPr>
                  <w:id w:val="-791541105"/>
                  <w:tag w:val="goog_rdk_2983"/>
                </w:sdtPr>
                <w:sdtContent>
                  <w:ins w:author="Anonymous" w:id="66" w:date="2026-09-22T03:03:20Z">
                    <w:r w:rsidDel="00000000" w:rsidR="00000000" w:rsidRPr="00000000">
                      <w:rPr>
                        <w:rtl w:val="0"/>
                      </w:rPr>
                    </w:r>
                  </w:ins>
                </w:sdtContent>
              </w:sdt>
              <w:ins w:author="Anonymous" w:id="66" w:date="2026-09-22T03:03:20Z">
                <w:bookmarkStart w:colFirst="0" w:colLast="0" w:name="_heading=h.jk45ojudu6c" w:id="672"/>
                <w:bookmarkEnd w:id="672"/>
              </w:ins>
            </w:sdtContent>
          </w:sdt>
        </w:p>
      </w:sdtContent>
    </w:sdt>
    <w:sdt>
      <w:sdtPr>
        <w:id w:val="-1827968180"/>
        <w:tag w:val="goog_rdk_2987"/>
      </w:sdtPr>
      <w:sdtContent>
        <w:p w:rsidR="00000000" w:rsidDel="00000000" w:rsidP="00000000" w:rsidRDefault="00000000" w:rsidRPr="00000000" w14:paraId="000003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5572565"/>
              <w:tag w:val="goog_rdk_2985"/>
            </w:sdtPr>
            <w:sdtContent>
              <w:ins w:author="Anonymous" w:id="66" w:date="2026-09-22T03:03:20Z"/>
              <w:sdt>
                <w:sdtPr>
                  <w:id w:val="-34232017"/>
                  <w:tag w:val="goog_rdk_2986"/>
                </w:sdtPr>
                <w:sdtContent>
                  <w:ins w:author="Anonymous" w:id="66" w:date="2026-09-22T03:03:20Z">
                    <w:r w:rsidDel="00000000" w:rsidR="00000000" w:rsidRPr="00000000">
                      <w:rPr>
                        <w:rtl w:val="0"/>
                      </w:rPr>
                    </w:r>
                  </w:ins>
                </w:sdtContent>
              </w:sdt>
              <w:ins w:author="Anonymous" w:id="66" w:date="2026-09-22T03:03:20Z">
                <w:bookmarkStart w:colFirst="0" w:colLast="0" w:name="_heading=h.2yfv6aoyd680" w:id="673"/>
                <w:bookmarkEnd w:id="673"/>
              </w:ins>
            </w:sdtContent>
          </w:sdt>
        </w:p>
      </w:sdtContent>
    </w:sdt>
    <w:sdt>
      <w:sdtPr>
        <w:id w:val="-822820188"/>
        <w:tag w:val="goog_rdk_2990"/>
      </w:sdtPr>
      <w:sdtContent>
        <w:p w:rsidR="00000000" w:rsidDel="00000000" w:rsidP="00000000" w:rsidRDefault="00000000" w:rsidRPr="00000000" w14:paraId="000003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2589798"/>
              <w:tag w:val="goog_rdk_2988"/>
            </w:sdtPr>
            <w:sdtContent>
              <w:ins w:author="Anonymous" w:id="66" w:date="2026-09-22T03:03:20Z"/>
              <w:sdt>
                <w:sdtPr>
                  <w:id w:val="1342689067"/>
                  <w:tag w:val="goog_rdk_2989"/>
                </w:sdtPr>
                <w:sdtContent>
                  <w:ins w:author="Anonymous" w:id="66" w:date="2026-09-22T03:03:20Z">
                    <w:r w:rsidDel="00000000" w:rsidR="00000000" w:rsidRPr="00000000">
                      <w:rPr>
                        <w:rtl w:val="0"/>
                      </w:rPr>
                    </w:r>
                  </w:ins>
                </w:sdtContent>
              </w:sdt>
              <w:ins w:author="Anonymous" w:id="66" w:date="2026-09-22T03:03:20Z">
                <w:bookmarkStart w:colFirst="0" w:colLast="0" w:name="_heading=h.switlnvrmawl" w:id="674"/>
                <w:bookmarkEnd w:id="674"/>
              </w:ins>
            </w:sdtContent>
          </w:sdt>
        </w:p>
      </w:sdtContent>
    </w:sdt>
    <w:sdt>
      <w:sdtPr>
        <w:id w:val="1848764720"/>
        <w:tag w:val="goog_rdk_2993"/>
      </w:sdtPr>
      <w:sdtContent>
        <w:p w:rsidR="00000000" w:rsidDel="00000000" w:rsidP="00000000" w:rsidRDefault="00000000" w:rsidRPr="00000000" w14:paraId="000003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429811"/>
              <w:tag w:val="goog_rdk_2991"/>
            </w:sdtPr>
            <w:sdtContent>
              <w:ins w:author="Anonymous" w:id="66" w:date="2026-09-22T03:03:20Z"/>
              <w:sdt>
                <w:sdtPr>
                  <w:id w:val="-1891708762"/>
                  <w:tag w:val="goog_rdk_2992"/>
                </w:sdtPr>
                <w:sdtContent>
                  <w:ins w:author="Anonymous" w:id="66" w:date="2026-09-22T03:03:20Z">
                    <w:r w:rsidDel="00000000" w:rsidR="00000000" w:rsidRPr="00000000">
                      <w:rPr>
                        <w:rtl w:val="0"/>
                      </w:rPr>
                    </w:r>
                  </w:ins>
                </w:sdtContent>
              </w:sdt>
              <w:ins w:author="Anonymous" w:id="66" w:date="2026-09-22T03:03:20Z">
                <w:bookmarkStart w:colFirst="0" w:colLast="0" w:name="_heading=h.19fy4mtowtec" w:id="675"/>
                <w:bookmarkEnd w:id="675"/>
              </w:ins>
            </w:sdtContent>
          </w:sdt>
        </w:p>
      </w:sdtContent>
    </w:sdt>
    <w:sdt>
      <w:sdtPr>
        <w:id w:val="532999682"/>
        <w:tag w:val="goog_rdk_2996"/>
      </w:sdtPr>
      <w:sdtContent>
        <w:p w:rsidR="00000000" w:rsidDel="00000000" w:rsidP="00000000" w:rsidRDefault="00000000" w:rsidRPr="00000000" w14:paraId="000003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2843911"/>
              <w:tag w:val="goog_rdk_2994"/>
            </w:sdtPr>
            <w:sdtContent>
              <w:ins w:author="Anonymous" w:id="66" w:date="2026-09-22T03:03:20Z"/>
              <w:sdt>
                <w:sdtPr>
                  <w:id w:val="999157760"/>
                  <w:tag w:val="goog_rdk_2995"/>
                </w:sdtPr>
                <w:sdtContent>
                  <w:ins w:author="Anonymous" w:id="66" w:date="2026-09-22T03:03:20Z">
                    <w:r w:rsidDel="00000000" w:rsidR="00000000" w:rsidRPr="00000000">
                      <w:rPr>
                        <w:rtl w:val="0"/>
                      </w:rPr>
                    </w:r>
                  </w:ins>
                </w:sdtContent>
              </w:sdt>
              <w:ins w:author="Anonymous" w:id="66" w:date="2026-09-22T03:03:20Z">
                <w:bookmarkStart w:colFirst="0" w:colLast="0" w:name="_heading=h.rv1wo1lv3mss" w:id="676"/>
                <w:bookmarkEnd w:id="676"/>
              </w:ins>
            </w:sdtContent>
          </w:sdt>
        </w:p>
      </w:sdtContent>
    </w:sdt>
    <w:sdt>
      <w:sdtPr>
        <w:id w:val="1402916416"/>
        <w:tag w:val="goog_rdk_2999"/>
      </w:sdtPr>
      <w:sdtContent>
        <w:p w:rsidR="00000000" w:rsidDel="00000000" w:rsidP="00000000" w:rsidRDefault="00000000" w:rsidRPr="00000000" w14:paraId="000003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761404"/>
              <w:tag w:val="goog_rdk_2997"/>
            </w:sdtPr>
            <w:sdtContent>
              <w:ins w:author="Anonymous" w:id="66" w:date="2026-09-22T03:03:20Z"/>
              <w:sdt>
                <w:sdtPr>
                  <w:id w:val="909053852"/>
                  <w:tag w:val="goog_rdk_2998"/>
                </w:sdtPr>
                <w:sdtContent>
                  <w:ins w:author="Anonymous" w:id="66" w:date="2026-09-22T03:03:20Z">
                    <w:r w:rsidDel="00000000" w:rsidR="00000000" w:rsidRPr="00000000">
                      <w:rPr>
                        <w:rtl w:val="0"/>
                      </w:rPr>
                    </w:r>
                  </w:ins>
                </w:sdtContent>
              </w:sdt>
              <w:ins w:author="Anonymous" w:id="66" w:date="2026-09-22T03:03:20Z">
                <w:bookmarkStart w:colFirst="0" w:colLast="0" w:name="_heading=h.3avqll5zwtfl" w:id="677"/>
                <w:bookmarkEnd w:id="677"/>
              </w:ins>
            </w:sdtContent>
          </w:sdt>
        </w:p>
      </w:sdtContent>
    </w:sdt>
    <w:sdt>
      <w:sdtPr>
        <w:id w:val="694303688"/>
        <w:tag w:val="goog_rdk_3002"/>
      </w:sdtPr>
      <w:sdtContent>
        <w:p w:rsidR="00000000" w:rsidDel="00000000" w:rsidP="00000000" w:rsidRDefault="00000000" w:rsidRPr="00000000" w14:paraId="000003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8500768"/>
              <w:tag w:val="goog_rdk_3000"/>
            </w:sdtPr>
            <w:sdtContent>
              <w:ins w:author="Anonymous" w:id="66" w:date="2026-09-22T03:03:20Z"/>
              <w:sdt>
                <w:sdtPr>
                  <w:id w:val="595718261"/>
                  <w:tag w:val="goog_rdk_3001"/>
                </w:sdtPr>
                <w:sdtContent>
                  <w:ins w:author="Anonymous" w:id="66" w:date="2026-09-22T03:03:20Z">
                    <w:r w:rsidDel="00000000" w:rsidR="00000000" w:rsidRPr="00000000">
                      <w:rPr>
                        <w:rtl w:val="0"/>
                      </w:rPr>
                    </w:r>
                  </w:ins>
                </w:sdtContent>
              </w:sdt>
              <w:ins w:author="Anonymous" w:id="66" w:date="2026-09-22T03:03:20Z">
                <w:bookmarkStart w:colFirst="0" w:colLast="0" w:name="_heading=h.jc8wglw16jmc" w:id="678"/>
                <w:bookmarkEnd w:id="678"/>
              </w:ins>
            </w:sdtContent>
          </w:sdt>
        </w:p>
      </w:sdtContent>
    </w:sdt>
    <w:sdt>
      <w:sdtPr>
        <w:id w:val="-1400440848"/>
        <w:tag w:val="goog_rdk_3005"/>
      </w:sdtPr>
      <w:sdtContent>
        <w:p w:rsidR="00000000" w:rsidDel="00000000" w:rsidP="00000000" w:rsidRDefault="00000000" w:rsidRPr="00000000" w14:paraId="000003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4988104"/>
              <w:tag w:val="goog_rdk_3003"/>
            </w:sdtPr>
            <w:sdtContent>
              <w:ins w:author="Anonymous" w:id="66" w:date="2026-09-22T03:03:20Z"/>
              <w:sdt>
                <w:sdtPr>
                  <w:id w:val="-2073885593"/>
                  <w:tag w:val="goog_rdk_3004"/>
                </w:sdtPr>
                <w:sdtContent>
                  <w:ins w:author="Anonymous" w:id="66" w:date="2026-09-22T03:03:20Z">
                    <w:r w:rsidDel="00000000" w:rsidR="00000000" w:rsidRPr="00000000">
                      <w:rPr>
                        <w:rtl w:val="0"/>
                      </w:rPr>
                    </w:r>
                  </w:ins>
                </w:sdtContent>
              </w:sdt>
              <w:ins w:author="Anonymous" w:id="66" w:date="2026-09-22T03:03:20Z">
                <w:bookmarkStart w:colFirst="0" w:colLast="0" w:name="_heading=h.fhgx5ai3ftlw" w:id="679"/>
                <w:bookmarkEnd w:id="679"/>
              </w:ins>
            </w:sdtContent>
          </w:sdt>
        </w:p>
      </w:sdtContent>
    </w:sdt>
    <w:sdt>
      <w:sdtPr>
        <w:id w:val="-748701239"/>
        <w:tag w:val="goog_rdk_3008"/>
      </w:sdtPr>
      <w:sdtContent>
        <w:p w:rsidR="00000000" w:rsidDel="00000000" w:rsidP="00000000" w:rsidRDefault="00000000" w:rsidRPr="00000000" w14:paraId="000003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8572427"/>
              <w:tag w:val="goog_rdk_3006"/>
            </w:sdtPr>
            <w:sdtContent>
              <w:ins w:author="Anonymous" w:id="66" w:date="2026-09-22T03:03:20Z"/>
              <w:sdt>
                <w:sdtPr>
                  <w:id w:val="-2007249559"/>
                  <w:tag w:val="goog_rdk_3007"/>
                </w:sdtPr>
                <w:sdtContent>
                  <w:ins w:author="Anonymous" w:id="66" w:date="2026-09-22T03:03:20Z">
                    <w:r w:rsidDel="00000000" w:rsidR="00000000" w:rsidRPr="00000000">
                      <w:rPr>
                        <w:rtl w:val="0"/>
                      </w:rPr>
                    </w:r>
                  </w:ins>
                </w:sdtContent>
              </w:sdt>
              <w:ins w:author="Anonymous" w:id="66" w:date="2026-09-22T03:03:20Z">
                <w:bookmarkStart w:colFirst="0" w:colLast="0" w:name="_heading=h.c57by7xlev18" w:id="680"/>
                <w:bookmarkEnd w:id="680"/>
              </w:ins>
            </w:sdtContent>
          </w:sdt>
        </w:p>
      </w:sdtContent>
    </w:sdt>
    <w:sdt>
      <w:sdtPr>
        <w:id w:val="616868127"/>
        <w:tag w:val="goog_rdk_3011"/>
      </w:sdtPr>
      <w:sdtContent>
        <w:p w:rsidR="00000000" w:rsidDel="00000000" w:rsidP="00000000" w:rsidRDefault="00000000" w:rsidRPr="00000000" w14:paraId="000003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661241"/>
              <w:tag w:val="goog_rdk_3009"/>
            </w:sdtPr>
            <w:sdtContent>
              <w:ins w:author="Anonymous" w:id="66" w:date="2026-09-22T03:03:20Z"/>
              <w:sdt>
                <w:sdtPr>
                  <w:id w:val="-1538339038"/>
                  <w:tag w:val="goog_rdk_3010"/>
                </w:sdtPr>
                <w:sdtContent>
                  <w:ins w:author="Anonymous" w:id="66" w:date="2026-09-22T03:03:20Z">
                    <w:r w:rsidDel="00000000" w:rsidR="00000000" w:rsidRPr="00000000">
                      <w:rPr>
                        <w:rtl w:val="0"/>
                      </w:rPr>
                    </w:r>
                  </w:ins>
                </w:sdtContent>
              </w:sdt>
              <w:ins w:author="Anonymous" w:id="66" w:date="2026-09-22T03:03:20Z">
                <w:bookmarkStart w:colFirst="0" w:colLast="0" w:name="_heading=h.2uo6lodwfkw" w:id="681"/>
                <w:bookmarkEnd w:id="681"/>
              </w:ins>
            </w:sdtContent>
          </w:sdt>
        </w:p>
      </w:sdtContent>
    </w:sdt>
    <w:sdt>
      <w:sdtPr>
        <w:id w:val="-563845966"/>
        <w:tag w:val="goog_rdk_3014"/>
      </w:sdtPr>
      <w:sdtContent>
        <w:p w:rsidR="00000000" w:rsidDel="00000000" w:rsidP="00000000" w:rsidRDefault="00000000" w:rsidRPr="00000000" w14:paraId="000003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5383418"/>
              <w:tag w:val="goog_rdk_3012"/>
            </w:sdtPr>
            <w:sdtContent>
              <w:ins w:author="Anonymous" w:id="66" w:date="2026-09-22T03:03:20Z"/>
              <w:sdt>
                <w:sdtPr>
                  <w:id w:val="193007118"/>
                  <w:tag w:val="goog_rdk_3013"/>
                </w:sdtPr>
                <w:sdtContent>
                  <w:ins w:author="Anonymous" w:id="66" w:date="2026-09-22T03:03:20Z">
                    <w:r w:rsidDel="00000000" w:rsidR="00000000" w:rsidRPr="00000000">
                      <w:rPr>
                        <w:rtl w:val="0"/>
                      </w:rPr>
                    </w:r>
                  </w:ins>
                </w:sdtContent>
              </w:sdt>
              <w:ins w:author="Anonymous" w:id="66" w:date="2026-09-22T03:03:20Z">
                <w:bookmarkStart w:colFirst="0" w:colLast="0" w:name="_heading=h.2o9u659fjibo" w:id="682"/>
                <w:bookmarkEnd w:id="682"/>
              </w:ins>
            </w:sdtContent>
          </w:sdt>
        </w:p>
      </w:sdtContent>
    </w:sdt>
    <w:sdt>
      <w:sdtPr>
        <w:id w:val="-201483347"/>
        <w:tag w:val="goog_rdk_3017"/>
      </w:sdtPr>
      <w:sdtContent>
        <w:p w:rsidR="00000000" w:rsidDel="00000000" w:rsidP="00000000" w:rsidRDefault="00000000" w:rsidRPr="00000000" w14:paraId="000003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2016914"/>
              <w:tag w:val="goog_rdk_3015"/>
            </w:sdtPr>
            <w:sdtContent>
              <w:ins w:author="Anonymous" w:id="66" w:date="2026-09-22T03:03:20Z"/>
              <w:sdt>
                <w:sdtPr>
                  <w:id w:val="1126375944"/>
                  <w:tag w:val="goog_rdk_3016"/>
                </w:sdtPr>
                <w:sdtContent>
                  <w:ins w:author="Anonymous" w:id="66" w:date="2026-09-22T03:03:20Z">
                    <w:r w:rsidDel="00000000" w:rsidR="00000000" w:rsidRPr="00000000">
                      <w:rPr>
                        <w:rtl w:val="0"/>
                      </w:rPr>
                    </w:r>
                  </w:ins>
                </w:sdtContent>
              </w:sdt>
              <w:ins w:author="Anonymous" w:id="66" w:date="2026-09-22T03:03:20Z">
                <w:bookmarkStart w:colFirst="0" w:colLast="0" w:name="_heading=h.lp5zb4rbrq2" w:id="683"/>
                <w:bookmarkEnd w:id="683"/>
              </w:ins>
            </w:sdtContent>
          </w:sdt>
        </w:p>
      </w:sdtContent>
    </w:sdt>
    <w:sdt>
      <w:sdtPr>
        <w:id w:val="1174615734"/>
        <w:tag w:val="goog_rdk_3020"/>
      </w:sdtPr>
      <w:sdtContent>
        <w:p w:rsidR="00000000" w:rsidDel="00000000" w:rsidP="00000000" w:rsidRDefault="00000000" w:rsidRPr="00000000" w14:paraId="000003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3437172"/>
              <w:tag w:val="goog_rdk_3018"/>
            </w:sdtPr>
            <w:sdtContent>
              <w:ins w:author="Anonymous" w:id="66" w:date="2026-09-22T03:03:20Z"/>
              <w:sdt>
                <w:sdtPr>
                  <w:id w:val="716952732"/>
                  <w:tag w:val="goog_rdk_3019"/>
                </w:sdtPr>
                <w:sdtContent>
                  <w:ins w:author="Anonymous" w:id="66" w:date="2026-09-22T03:03:20Z">
                    <w:r w:rsidDel="00000000" w:rsidR="00000000" w:rsidRPr="00000000">
                      <w:rPr>
                        <w:rtl w:val="0"/>
                      </w:rPr>
                    </w:r>
                  </w:ins>
                </w:sdtContent>
              </w:sdt>
              <w:ins w:author="Anonymous" w:id="66" w:date="2026-09-22T03:03:20Z">
                <w:bookmarkStart w:colFirst="0" w:colLast="0" w:name="_heading=h.w789gbvgue66" w:id="684"/>
                <w:bookmarkEnd w:id="684"/>
              </w:ins>
            </w:sdtContent>
          </w:sdt>
        </w:p>
      </w:sdtContent>
    </w:sdt>
    <w:sdt>
      <w:sdtPr>
        <w:id w:val="-59961473"/>
        <w:tag w:val="goog_rdk_3023"/>
      </w:sdtPr>
      <w:sdtContent>
        <w:p w:rsidR="00000000" w:rsidDel="00000000" w:rsidP="00000000" w:rsidRDefault="00000000" w:rsidRPr="00000000" w14:paraId="000003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8382682"/>
              <w:tag w:val="goog_rdk_3021"/>
            </w:sdtPr>
            <w:sdtContent>
              <w:ins w:author="Anonymous" w:id="66" w:date="2026-09-22T03:03:20Z"/>
              <w:sdt>
                <w:sdtPr>
                  <w:id w:val="-32091474"/>
                  <w:tag w:val="goog_rdk_3022"/>
                </w:sdtPr>
                <w:sdtContent>
                  <w:ins w:author="Anonymous" w:id="66" w:date="2026-09-22T03:03:20Z">
                    <w:r w:rsidDel="00000000" w:rsidR="00000000" w:rsidRPr="00000000">
                      <w:rPr>
                        <w:rtl w:val="0"/>
                      </w:rPr>
                    </w:r>
                  </w:ins>
                </w:sdtContent>
              </w:sdt>
              <w:ins w:author="Anonymous" w:id="66" w:date="2026-09-22T03:03:20Z">
                <w:bookmarkStart w:colFirst="0" w:colLast="0" w:name="_heading=h.9k4hpovqmo3e" w:id="685"/>
                <w:bookmarkEnd w:id="685"/>
              </w:ins>
            </w:sdtContent>
          </w:sdt>
        </w:p>
      </w:sdtContent>
    </w:sdt>
    <w:sdt>
      <w:sdtPr>
        <w:id w:val="146225438"/>
        <w:tag w:val="goog_rdk_3026"/>
      </w:sdtPr>
      <w:sdtContent>
        <w:p w:rsidR="00000000" w:rsidDel="00000000" w:rsidP="00000000" w:rsidRDefault="00000000" w:rsidRPr="00000000" w14:paraId="000003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569526"/>
              <w:tag w:val="goog_rdk_3024"/>
            </w:sdtPr>
            <w:sdtContent>
              <w:ins w:author="Anonymous" w:id="66" w:date="2026-09-22T03:03:20Z"/>
              <w:sdt>
                <w:sdtPr>
                  <w:id w:val="127265883"/>
                  <w:tag w:val="goog_rdk_3025"/>
                </w:sdtPr>
                <w:sdtContent>
                  <w:ins w:author="Anonymous" w:id="66" w:date="2026-09-22T03:03:20Z">
                    <w:r w:rsidDel="00000000" w:rsidR="00000000" w:rsidRPr="00000000">
                      <w:rPr>
                        <w:rtl w:val="0"/>
                      </w:rPr>
                    </w:r>
                  </w:ins>
                </w:sdtContent>
              </w:sdt>
              <w:ins w:author="Anonymous" w:id="66" w:date="2026-09-22T03:03:20Z">
                <w:bookmarkStart w:colFirst="0" w:colLast="0" w:name="_heading=h.es3l9gcx8ljz" w:id="686"/>
                <w:bookmarkEnd w:id="686"/>
              </w:ins>
            </w:sdtContent>
          </w:sdt>
        </w:p>
      </w:sdtContent>
    </w:sdt>
    <w:sdt>
      <w:sdtPr>
        <w:id w:val="1884412431"/>
        <w:tag w:val="goog_rdk_3029"/>
      </w:sdtPr>
      <w:sdtContent>
        <w:p w:rsidR="00000000" w:rsidDel="00000000" w:rsidP="00000000" w:rsidRDefault="00000000" w:rsidRPr="00000000" w14:paraId="000003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9106152"/>
              <w:tag w:val="goog_rdk_3027"/>
            </w:sdtPr>
            <w:sdtContent>
              <w:ins w:author="Anonymous" w:id="66" w:date="2026-09-22T03:03:20Z"/>
              <w:sdt>
                <w:sdtPr>
                  <w:id w:val="-200186107"/>
                  <w:tag w:val="goog_rdk_3028"/>
                </w:sdtPr>
                <w:sdtContent>
                  <w:ins w:author="Anonymous" w:id="66" w:date="2026-09-22T03:03:20Z">
                    <w:r w:rsidDel="00000000" w:rsidR="00000000" w:rsidRPr="00000000">
                      <w:rPr>
                        <w:rtl w:val="0"/>
                      </w:rPr>
                    </w:r>
                  </w:ins>
                </w:sdtContent>
              </w:sdt>
              <w:ins w:author="Anonymous" w:id="66" w:date="2026-09-22T03:03:20Z">
                <w:bookmarkStart w:colFirst="0" w:colLast="0" w:name="_heading=h.cax5t5301jz4" w:id="687"/>
                <w:bookmarkEnd w:id="687"/>
              </w:ins>
            </w:sdtContent>
          </w:sdt>
        </w:p>
      </w:sdtContent>
    </w:sdt>
    <w:sdt>
      <w:sdtPr>
        <w:id w:val="654545749"/>
        <w:tag w:val="goog_rdk_3032"/>
      </w:sdtPr>
      <w:sdtContent>
        <w:p w:rsidR="00000000" w:rsidDel="00000000" w:rsidP="00000000" w:rsidRDefault="00000000" w:rsidRPr="00000000" w14:paraId="000003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9339288"/>
              <w:tag w:val="goog_rdk_3030"/>
            </w:sdtPr>
            <w:sdtContent>
              <w:ins w:author="Anonymous" w:id="66" w:date="2026-09-22T03:03:20Z"/>
              <w:sdt>
                <w:sdtPr>
                  <w:id w:val="-73933874"/>
                  <w:tag w:val="goog_rdk_3031"/>
                </w:sdtPr>
                <w:sdtContent>
                  <w:ins w:author="Anonymous" w:id="66" w:date="2026-09-22T03:03:20Z">
                    <w:r w:rsidDel="00000000" w:rsidR="00000000" w:rsidRPr="00000000">
                      <w:rPr>
                        <w:rtl w:val="0"/>
                      </w:rPr>
                    </w:r>
                  </w:ins>
                </w:sdtContent>
              </w:sdt>
              <w:ins w:author="Anonymous" w:id="66" w:date="2026-09-22T03:03:20Z">
                <w:bookmarkStart w:colFirst="0" w:colLast="0" w:name="_heading=h.drq0tzpqp8tq" w:id="688"/>
                <w:bookmarkEnd w:id="688"/>
              </w:ins>
            </w:sdtContent>
          </w:sdt>
        </w:p>
      </w:sdtContent>
    </w:sdt>
    <w:sdt>
      <w:sdtPr>
        <w:id w:val="-285181816"/>
        <w:tag w:val="goog_rdk_3035"/>
      </w:sdtPr>
      <w:sdtContent>
        <w:p w:rsidR="00000000" w:rsidDel="00000000" w:rsidP="00000000" w:rsidRDefault="00000000" w:rsidRPr="00000000" w14:paraId="000003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4760311"/>
              <w:tag w:val="goog_rdk_3033"/>
            </w:sdtPr>
            <w:sdtContent>
              <w:ins w:author="Anonymous" w:id="66" w:date="2026-09-22T03:03:20Z"/>
              <w:sdt>
                <w:sdtPr>
                  <w:id w:val="1556162819"/>
                  <w:tag w:val="goog_rdk_3034"/>
                </w:sdtPr>
                <w:sdtContent>
                  <w:ins w:author="Anonymous" w:id="66" w:date="2026-09-22T03:03:20Z">
                    <w:r w:rsidDel="00000000" w:rsidR="00000000" w:rsidRPr="00000000">
                      <w:rPr>
                        <w:rtl w:val="0"/>
                      </w:rPr>
                    </w:r>
                  </w:ins>
                </w:sdtContent>
              </w:sdt>
              <w:ins w:author="Anonymous" w:id="66" w:date="2026-09-22T03:03:20Z">
                <w:bookmarkStart w:colFirst="0" w:colLast="0" w:name="_heading=h.iv53nu63f7r2" w:id="689"/>
                <w:bookmarkEnd w:id="689"/>
              </w:ins>
            </w:sdtContent>
          </w:sdt>
        </w:p>
      </w:sdtContent>
    </w:sdt>
    <w:sdt>
      <w:sdtPr>
        <w:id w:val="-357066119"/>
        <w:tag w:val="goog_rdk_3038"/>
      </w:sdtPr>
      <w:sdtContent>
        <w:p w:rsidR="00000000" w:rsidDel="00000000" w:rsidP="00000000" w:rsidRDefault="00000000" w:rsidRPr="00000000" w14:paraId="000003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8440397"/>
              <w:tag w:val="goog_rdk_3036"/>
            </w:sdtPr>
            <w:sdtContent>
              <w:ins w:author="Anonymous" w:id="66" w:date="2026-09-22T03:03:20Z"/>
              <w:sdt>
                <w:sdtPr>
                  <w:id w:val="-93588686"/>
                  <w:tag w:val="goog_rdk_3037"/>
                </w:sdtPr>
                <w:sdtContent>
                  <w:ins w:author="Anonymous" w:id="66" w:date="2026-09-22T03:03:20Z">
                    <w:r w:rsidDel="00000000" w:rsidR="00000000" w:rsidRPr="00000000">
                      <w:rPr>
                        <w:rtl w:val="0"/>
                      </w:rPr>
                    </w:r>
                  </w:ins>
                </w:sdtContent>
              </w:sdt>
              <w:ins w:author="Anonymous" w:id="66" w:date="2026-09-22T03:03:20Z">
                <w:bookmarkStart w:colFirst="0" w:colLast="0" w:name="_heading=h.vd3xf319opkw" w:id="690"/>
                <w:bookmarkEnd w:id="690"/>
              </w:ins>
            </w:sdtContent>
          </w:sdt>
        </w:p>
      </w:sdtContent>
    </w:sdt>
    <w:sdt>
      <w:sdtPr>
        <w:id w:val="1251548437"/>
        <w:tag w:val="goog_rdk_3041"/>
      </w:sdtPr>
      <w:sdtContent>
        <w:p w:rsidR="00000000" w:rsidDel="00000000" w:rsidP="00000000" w:rsidRDefault="00000000" w:rsidRPr="00000000" w14:paraId="000003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5032675"/>
              <w:tag w:val="goog_rdk_3039"/>
            </w:sdtPr>
            <w:sdtContent>
              <w:ins w:author="Anonymous" w:id="66" w:date="2026-09-22T03:03:20Z"/>
              <w:sdt>
                <w:sdtPr>
                  <w:id w:val="1175139335"/>
                  <w:tag w:val="goog_rdk_3040"/>
                </w:sdtPr>
                <w:sdtContent>
                  <w:ins w:author="Anonymous" w:id="66" w:date="2026-09-22T03:03:20Z">
                    <w:r w:rsidDel="00000000" w:rsidR="00000000" w:rsidRPr="00000000">
                      <w:rPr>
                        <w:rtl w:val="0"/>
                      </w:rPr>
                    </w:r>
                  </w:ins>
                </w:sdtContent>
              </w:sdt>
              <w:ins w:author="Anonymous" w:id="66" w:date="2026-09-22T03:03:20Z">
                <w:bookmarkStart w:colFirst="0" w:colLast="0" w:name="_heading=h.4w4pmebr0xif" w:id="691"/>
                <w:bookmarkEnd w:id="691"/>
              </w:ins>
            </w:sdtContent>
          </w:sdt>
        </w:p>
      </w:sdtContent>
    </w:sdt>
    <w:sdt>
      <w:sdtPr>
        <w:id w:val="-950607349"/>
        <w:tag w:val="goog_rdk_3044"/>
      </w:sdtPr>
      <w:sdtContent>
        <w:p w:rsidR="00000000" w:rsidDel="00000000" w:rsidP="00000000" w:rsidRDefault="00000000" w:rsidRPr="00000000" w14:paraId="000003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5105779"/>
              <w:tag w:val="goog_rdk_3042"/>
            </w:sdtPr>
            <w:sdtContent>
              <w:ins w:author="Anonymous" w:id="66" w:date="2026-09-22T03:03:20Z"/>
              <w:sdt>
                <w:sdtPr>
                  <w:id w:val="48586000"/>
                  <w:tag w:val="goog_rdk_3043"/>
                </w:sdtPr>
                <w:sdtContent>
                  <w:ins w:author="Anonymous" w:id="66" w:date="2026-09-22T03:03:20Z">
                    <w:r w:rsidDel="00000000" w:rsidR="00000000" w:rsidRPr="00000000">
                      <w:rPr>
                        <w:rtl w:val="0"/>
                      </w:rPr>
                    </w:r>
                  </w:ins>
                </w:sdtContent>
              </w:sdt>
              <w:ins w:author="Anonymous" w:id="66" w:date="2026-09-22T03:03:20Z">
                <w:bookmarkStart w:colFirst="0" w:colLast="0" w:name="_heading=h.miib2xn1fvrw" w:id="692"/>
                <w:bookmarkEnd w:id="692"/>
              </w:ins>
            </w:sdtContent>
          </w:sdt>
        </w:p>
      </w:sdtContent>
    </w:sdt>
    <w:sdt>
      <w:sdtPr>
        <w:id w:val="1734459493"/>
        <w:tag w:val="goog_rdk_3047"/>
      </w:sdtPr>
      <w:sdtContent>
        <w:p w:rsidR="00000000" w:rsidDel="00000000" w:rsidP="00000000" w:rsidRDefault="00000000" w:rsidRPr="00000000" w14:paraId="000003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3899232"/>
              <w:tag w:val="goog_rdk_3045"/>
            </w:sdtPr>
            <w:sdtContent>
              <w:ins w:author="Anonymous" w:id="66" w:date="2026-09-22T03:03:20Z"/>
              <w:sdt>
                <w:sdtPr>
                  <w:id w:val="-655948330"/>
                  <w:tag w:val="goog_rdk_3046"/>
                </w:sdtPr>
                <w:sdtContent>
                  <w:ins w:author="Anonymous" w:id="66" w:date="2026-09-22T03:03:20Z">
                    <w:r w:rsidDel="00000000" w:rsidR="00000000" w:rsidRPr="00000000">
                      <w:rPr>
                        <w:rtl w:val="0"/>
                      </w:rPr>
                    </w:r>
                  </w:ins>
                </w:sdtContent>
              </w:sdt>
              <w:ins w:author="Anonymous" w:id="66" w:date="2026-09-22T03:03:20Z">
                <w:bookmarkStart w:colFirst="0" w:colLast="0" w:name="_heading=h.ssnjub3q5e4a" w:id="693"/>
                <w:bookmarkEnd w:id="693"/>
              </w:ins>
            </w:sdtContent>
          </w:sdt>
        </w:p>
      </w:sdtContent>
    </w:sdt>
    <w:sdt>
      <w:sdtPr>
        <w:id w:val="1688554678"/>
        <w:tag w:val="goog_rdk_3050"/>
      </w:sdtPr>
      <w:sdtContent>
        <w:p w:rsidR="00000000" w:rsidDel="00000000" w:rsidP="00000000" w:rsidRDefault="00000000" w:rsidRPr="00000000" w14:paraId="000004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5859550"/>
              <w:tag w:val="goog_rdk_3048"/>
            </w:sdtPr>
            <w:sdtContent>
              <w:ins w:author="Anonymous" w:id="66" w:date="2026-09-22T03:03:20Z"/>
              <w:sdt>
                <w:sdtPr>
                  <w:id w:val="535506514"/>
                  <w:tag w:val="goog_rdk_3049"/>
                </w:sdtPr>
                <w:sdtContent>
                  <w:ins w:author="Anonymous" w:id="66" w:date="2026-09-22T03:03:20Z">
                    <w:r w:rsidDel="00000000" w:rsidR="00000000" w:rsidRPr="00000000">
                      <w:rPr>
                        <w:rtl w:val="0"/>
                      </w:rPr>
                    </w:r>
                  </w:ins>
                </w:sdtContent>
              </w:sdt>
              <w:ins w:author="Anonymous" w:id="66" w:date="2026-09-22T03:03:20Z">
                <w:bookmarkStart w:colFirst="0" w:colLast="0" w:name="_heading=h.76d10ix4d0dl" w:id="694"/>
                <w:bookmarkEnd w:id="694"/>
              </w:ins>
            </w:sdtContent>
          </w:sdt>
        </w:p>
      </w:sdtContent>
    </w:sdt>
    <w:sdt>
      <w:sdtPr>
        <w:id w:val="-440127049"/>
        <w:tag w:val="goog_rdk_3053"/>
      </w:sdtPr>
      <w:sdtContent>
        <w:p w:rsidR="00000000" w:rsidDel="00000000" w:rsidP="00000000" w:rsidRDefault="00000000" w:rsidRPr="00000000" w14:paraId="000004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2549419"/>
              <w:tag w:val="goog_rdk_3051"/>
            </w:sdtPr>
            <w:sdtContent>
              <w:ins w:author="Anonymous" w:id="66" w:date="2026-09-22T03:03:20Z"/>
              <w:sdt>
                <w:sdtPr>
                  <w:id w:val="-962916762"/>
                  <w:tag w:val="goog_rdk_3052"/>
                </w:sdtPr>
                <w:sdtContent>
                  <w:ins w:author="Anonymous" w:id="66" w:date="2026-09-22T03:03:20Z">
                    <w:r w:rsidDel="00000000" w:rsidR="00000000" w:rsidRPr="00000000">
                      <w:rPr>
                        <w:rtl w:val="0"/>
                      </w:rPr>
                    </w:r>
                  </w:ins>
                </w:sdtContent>
              </w:sdt>
              <w:ins w:author="Anonymous" w:id="66" w:date="2026-09-22T03:03:20Z">
                <w:bookmarkStart w:colFirst="0" w:colLast="0" w:name="_heading=h.yq6gtzok2wta" w:id="695"/>
                <w:bookmarkEnd w:id="695"/>
              </w:ins>
            </w:sdtContent>
          </w:sdt>
        </w:p>
      </w:sdtContent>
    </w:sdt>
    <w:sdt>
      <w:sdtPr>
        <w:id w:val="-1537795601"/>
        <w:tag w:val="goog_rdk_3056"/>
      </w:sdtPr>
      <w:sdtContent>
        <w:p w:rsidR="00000000" w:rsidDel="00000000" w:rsidP="00000000" w:rsidRDefault="00000000" w:rsidRPr="00000000" w14:paraId="000004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4440109"/>
              <w:tag w:val="goog_rdk_3054"/>
            </w:sdtPr>
            <w:sdtContent>
              <w:ins w:author="Anonymous" w:id="66" w:date="2026-09-22T03:03:20Z"/>
              <w:sdt>
                <w:sdtPr>
                  <w:id w:val="-1169721755"/>
                  <w:tag w:val="goog_rdk_3055"/>
                </w:sdtPr>
                <w:sdtContent>
                  <w:ins w:author="Anonymous" w:id="66" w:date="2026-09-22T03:03:20Z">
                    <w:r w:rsidDel="00000000" w:rsidR="00000000" w:rsidRPr="00000000">
                      <w:rPr>
                        <w:rtl w:val="0"/>
                      </w:rPr>
                    </w:r>
                  </w:ins>
                </w:sdtContent>
              </w:sdt>
              <w:ins w:author="Anonymous" w:id="66" w:date="2026-09-22T03:03:20Z">
                <w:bookmarkStart w:colFirst="0" w:colLast="0" w:name="_heading=h.on8wkrpe0y0b" w:id="696"/>
                <w:bookmarkEnd w:id="696"/>
              </w:ins>
            </w:sdtContent>
          </w:sdt>
        </w:p>
      </w:sdtContent>
    </w:sdt>
    <w:sdt>
      <w:sdtPr>
        <w:id w:val="-2014304697"/>
        <w:tag w:val="goog_rdk_3059"/>
      </w:sdtPr>
      <w:sdtContent>
        <w:p w:rsidR="00000000" w:rsidDel="00000000" w:rsidP="00000000" w:rsidRDefault="00000000" w:rsidRPr="00000000" w14:paraId="000004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495982"/>
              <w:tag w:val="goog_rdk_3057"/>
            </w:sdtPr>
            <w:sdtContent>
              <w:ins w:author="Anonymous" w:id="66" w:date="2026-09-22T03:03:20Z"/>
              <w:sdt>
                <w:sdtPr>
                  <w:id w:val="-1084375071"/>
                  <w:tag w:val="goog_rdk_3058"/>
                </w:sdtPr>
                <w:sdtContent>
                  <w:ins w:author="Anonymous" w:id="66" w:date="2026-09-22T03:03:20Z">
                    <w:r w:rsidDel="00000000" w:rsidR="00000000" w:rsidRPr="00000000">
                      <w:rPr>
                        <w:rtl w:val="0"/>
                      </w:rPr>
                    </w:r>
                  </w:ins>
                </w:sdtContent>
              </w:sdt>
              <w:ins w:author="Anonymous" w:id="66" w:date="2026-09-22T03:03:20Z">
                <w:bookmarkStart w:colFirst="0" w:colLast="0" w:name="_heading=h.uf8wc681kx4u" w:id="697"/>
                <w:bookmarkEnd w:id="697"/>
              </w:ins>
            </w:sdtContent>
          </w:sdt>
        </w:p>
      </w:sdtContent>
    </w:sdt>
    <w:sdt>
      <w:sdtPr>
        <w:id w:val="-1276839851"/>
        <w:tag w:val="goog_rdk_3062"/>
      </w:sdtPr>
      <w:sdtContent>
        <w:p w:rsidR="00000000" w:rsidDel="00000000" w:rsidP="00000000" w:rsidRDefault="00000000" w:rsidRPr="00000000" w14:paraId="000004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2452212"/>
              <w:tag w:val="goog_rdk_3060"/>
            </w:sdtPr>
            <w:sdtContent>
              <w:ins w:author="Anonymous" w:id="66" w:date="2026-09-22T03:03:20Z"/>
              <w:sdt>
                <w:sdtPr>
                  <w:id w:val="1012551183"/>
                  <w:tag w:val="goog_rdk_3061"/>
                </w:sdtPr>
                <w:sdtContent>
                  <w:ins w:author="Anonymous" w:id="66" w:date="2026-09-22T03:03:20Z">
                    <w:r w:rsidDel="00000000" w:rsidR="00000000" w:rsidRPr="00000000">
                      <w:rPr>
                        <w:rtl w:val="0"/>
                      </w:rPr>
                    </w:r>
                  </w:ins>
                </w:sdtContent>
              </w:sdt>
              <w:ins w:author="Anonymous" w:id="66" w:date="2026-09-22T03:03:20Z">
                <w:bookmarkStart w:colFirst="0" w:colLast="0" w:name="_heading=h.6na5cpq55qdx" w:id="698"/>
                <w:bookmarkEnd w:id="698"/>
              </w:ins>
            </w:sdtContent>
          </w:sdt>
        </w:p>
      </w:sdtContent>
    </w:sdt>
    <w:sdt>
      <w:sdtPr>
        <w:id w:val="-2078193223"/>
        <w:tag w:val="goog_rdk_3065"/>
      </w:sdtPr>
      <w:sdtContent>
        <w:p w:rsidR="00000000" w:rsidDel="00000000" w:rsidP="00000000" w:rsidRDefault="00000000" w:rsidRPr="00000000" w14:paraId="000004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7520247"/>
              <w:tag w:val="goog_rdk_3063"/>
            </w:sdtPr>
            <w:sdtContent>
              <w:ins w:author="Anonymous" w:id="66" w:date="2026-09-22T03:03:20Z"/>
              <w:sdt>
                <w:sdtPr>
                  <w:id w:val="324705943"/>
                  <w:tag w:val="goog_rdk_3064"/>
                </w:sdtPr>
                <w:sdtContent>
                  <w:ins w:author="Anonymous" w:id="66" w:date="2026-09-22T03:03:20Z">
                    <w:r w:rsidDel="00000000" w:rsidR="00000000" w:rsidRPr="00000000">
                      <w:rPr>
                        <w:rtl w:val="0"/>
                      </w:rPr>
                    </w:r>
                  </w:ins>
                </w:sdtContent>
              </w:sdt>
              <w:ins w:author="Anonymous" w:id="66" w:date="2026-09-22T03:03:20Z">
                <w:bookmarkStart w:colFirst="0" w:colLast="0" w:name="_heading=h.ihv92dolomk9" w:id="699"/>
                <w:bookmarkEnd w:id="699"/>
              </w:ins>
            </w:sdtContent>
          </w:sdt>
        </w:p>
      </w:sdtContent>
    </w:sdt>
    <w:sdt>
      <w:sdtPr>
        <w:id w:val="2072253693"/>
        <w:tag w:val="goog_rdk_3068"/>
      </w:sdtPr>
      <w:sdtContent>
        <w:p w:rsidR="00000000" w:rsidDel="00000000" w:rsidP="00000000" w:rsidRDefault="00000000" w:rsidRPr="00000000" w14:paraId="000004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7111550"/>
              <w:tag w:val="goog_rdk_3066"/>
            </w:sdtPr>
            <w:sdtContent>
              <w:ins w:author="Anonymous" w:id="66" w:date="2026-09-22T03:03:20Z"/>
              <w:sdt>
                <w:sdtPr>
                  <w:id w:val="1219553703"/>
                  <w:tag w:val="goog_rdk_3067"/>
                </w:sdtPr>
                <w:sdtContent>
                  <w:ins w:author="Anonymous" w:id="66" w:date="2026-09-22T03:03:20Z">
                    <w:r w:rsidDel="00000000" w:rsidR="00000000" w:rsidRPr="00000000">
                      <w:rPr>
                        <w:rtl w:val="0"/>
                      </w:rPr>
                    </w:r>
                  </w:ins>
                </w:sdtContent>
              </w:sdt>
              <w:ins w:author="Anonymous" w:id="66" w:date="2026-09-22T03:03:20Z">
                <w:bookmarkStart w:colFirst="0" w:colLast="0" w:name="_heading=h.vi4et9sszn3p" w:id="700"/>
                <w:bookmarkEnd w:id="700"/>
              </w:ins>
            </w:sdtContent>
          </w:sdt>
        </w:p>
      </w:sdtContent>
    </w:sdt>
    <w:sdt>
      <w:sdtPr>
        <w:id w:val="881413597"/>
        <w:tag w:val="goog_rdk_3071"/>
      </w:sdtPr>
      <w:sdtContent>
        <w:p w:rsidR="00000000" w:rsidDel="00000000" w:rsidP="00000000" w:rsidRDefault="00000000" w:rsidRPr="00000000" w14:paraId="000004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0915661"/>
              <w:tag w:val="goog_rdk_3069"/>
            </w:sdtPr>
            <w:sdtContent>
              <w:ins w:author="Anonymous" w:id="66" w:date="2026-09-22T03:03:20Z"/>
              <w:sdt>
                <w:sdtPr>
                  <w:id w:val="-551857722"/>
                  <w:tag w:val="goog_rdk_3070"/>
                </w:sdtPr>
                <w:sdtContent>
                  <w:ins w:author="Anonymous" w:id="66" w:date="2026-09-22T03:03:20Z">
                    <w:r w:rsidDel="00000000" w:rsidR="00000000" w:rsidRPr="00000000">
                      <w:rPr>
                        <w:rtl w:val="0"/>
                      </w:rPr>
                    </w:r>
                  </w:ins>
                </w:sdtContent>
              </w:sdt>
              <w:ins w:author="Anonymous" w:id="66" w:date="2026-09-22T03:03:20Z">
                <w:bookmarkStart w:colFirst="0" w:colLast="0" w:name="_heading=h.p205mbqmo99v" w:id="701"/>
                <w:bookmarkEnd w:id="701"/>
              </w:ins>
            </w:sdtContent>
          </w:sdt>
        </w:p>
      </w:sdtContent>
    </w:sdt>
    <w:sdt>
      <w:sdtPr>
        <w:id w:val="-79549926"/>
        <w:tag w:val="goog_rdk_3074"/>
      </w:sdtPr>
      <w:sdtContent>
        <w:p w:rsidR="00000000" w:rsidDel="00000000" w:rsidP="00000000" w:rsidRDefault="00000000" w:rsidRPr="00000000" w14:paraId="000004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6151566"/>
              <w:tag w:val="goog_rdk_3072"/>
            </w:sdtPr>
            <w:sdtContent>
              <w:ins w:author="Anonymous" w:id="66" w:date="2026-09-22T03:03:20Z"/>
              <w:sdt>
                <w:sdtPr>
                  <w:id w:val="75540040"/>
                  <w:tag w:val="goog_rdk_3073"/>
                </w:sdtPr>
                <w:sdtContent>
                  <w:ins w:author="Anonymous" w:id="66" w:date="2026-09-22T03:03:20Z">
                    <w:r w:rsidDel="00000000" w:rsidR="00000000" w:rsidRPr="00000000">
                      <w:rPr>
                        <w:rtl w:val="0"/>
                      </w:rPr>
                    </w:r>
                  </w:ins>
                </w:sdtContent>
              </w:sdt>
              <w:ins w:author="Anonymous" w:id="66" w:date="2026-09-22T03:03:20Z">
                <w:bookmarkStart w:colFirst="0" w:colLast="0" w:name="_heading=h.i82e5bq0h2l8" w:id="702"/>
                <w:bookmarkEnd w:id="702"/>
              </w:ins>
            </w:sdtContent>
          </w:sdt>
        </w:p>
      </w:sdtContent>
    </w:sdt>
    <w:sdt>
      <w:sdtPr>
        <w:id w:val="-706872692"/>
        <w:tag w:val="goog_rdk_3077"/>
      </w:sdtPr>
      <w:sdtContent>
        <w:p w:rsidR="00000000" w:rsidDel="00000000" w:rsidP="00000000" w:rsidRDefault="00000000" w:rsidRPr="00000000" w14:paraId="000004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6433195"/>
              <w:tag w:val="goog_rdk_3075"/>
            </w:sdtPr>
            <w:sdtContent>
              <w:ins w:author="Anonymous" w:id="66" w:date="2026-09-22T03:03:20Z"/>
              <w:sdt>
                <w:sdtPr>
                  <w:id w:val="1683272192"/>
                  <w:tag w:val="goog_rdk_3076"/>
                </w:sdtPr>
                <w:sdtContent>
                  <w:ins w:author="Anonymous" w:id="66" w:date="2026-09-22T03:03:20Z">
                    <w:r w:rsidDel="00000000" w:rsidR="00000000" w:rsidRPr="00000000">
                      <w:rPr>
                        <w:rtl w:val="0"/>
                      </w:rPr>
                    </w:r>
                  </w:ins>
                </w:sdtContent>
              </w:sdt>
              <w:ins w:author="Anonymous" w:id="66" w:date="2026-09-22T03:03:20Z">
                <w:bookmarkStart w:colFirst="0" w:colLast="0" w:name="_heading=h.kfa16yuvaku4" w:id="703"/>
                <w:bookmarkEnd w:id="703"/>
              </w:ins>
            </w:sdtContent>
          </w:sdt>
        </w:p>
      </w:sdtContent>
    </w:sdt>
    <w:sdt>
      <w:sdtPr>
        <w:id w:val="1732612540"/>
        <w:tag w:val="goog_rdk_3080"/>
      </w:sdtPr>
      <w:sdtContent>
        <w:p w:rsidR="00000000" w:rsidDel="00000000" w:rsidP="00000000" w:rsidRDefault="00000000" w:rsidRPr="00000000" w14:paraId="000004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5438335"/>
              <w:tag w:val="goog_rdk_3078"/>
            </w:sdtPr>
            <w:sdtContent>
              <w:ins w:author="Anonymous" w:id="66" w:date="2026-09-22T03:03:20Z"/>
              <w:sdt>
                <w:sdtPr>
                  <w:id w:val="923147514"/>
                  <w:tag w:val="goog_rdk_3079"/>
                </w:sdtPr>
                <w:sdtContent>
                  <w:ins w:author="Anonymous" w:id="66" w:date="2026-09-22T03:03:20Z">
                    <w:r w:rsidDel="00000000" w:rsidR="00000000" w:rsidRPr="00000000">
                      <w:rPr>
                        <w:rtl w:val="0"/>
                      </w:rPr>
                    </w:r>
                  </w:ins>
                </w:sdtContent>
              </w:sdt>
              <w:ins w:author="Anonymous" w:id="66" w:date="2026-09-22T03:03:20Z">
                <w:bookmarkStart w:colFirst="0" w:colLast="0" w:name="_heading=h.9fkz3vlvyb8z" w:id="704"/>
                <w:bookmarkEnd w:id="704"/>
              </w:ins>
            </w:sdtContent>
          </w:sdt>
        </w:p>
      </w:sdtContent>
    </w:sdt>
    <w:sdt>
      <w:sdtPr>
        <w:id w:val="1166753356"/>
        <w:tag w:val="goog_rdk_3083"/>
      </w:sdtPr>
      <w:sdtContent>
        <w:p w:rsidR="00000000" w:rsidDel="00000000" w:rsidP="00000000" w:rsidRDefault="00000000" w:rsidRPr="00000000" w14:paraId="000004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7483436"/>
              <w:tag w:val="goog_rdk_3081"/>
            </w:sdtPr>
            <w:sdtContent>
              <w:ins w:author="Anonymous" w:id="66" w:date="2026-09-22T03:03:20Z"/>
              <w:sdt>
                <w:sdtPr>
                  <w:id w:val="1880611604"/>
                  <w:tag w:val="goog_rdk_3082"/>
                </w:sdtPr>
                <w:sdtContent>
                  <w:ins w:author="Anonymous" w:id="66" w:date="2026-09-22T03:03:20Z">
                    <w:r w:rsidDel="00000000" w:rsidR="00000000" w:rsidRPr="00000000">
                      <w:rPr>
                        <w:rtl w:val="0"/>
                      </w:rPr>
                    </w:r>
                  </w:ins>
                </w:sdtContent>
              </w:sdt>
              <w:ins w:author="Anonymous" w:id="66" w:date="2026-09-22T03:03:20Z">
                <w:bookmarkStart w:colFirst="0" w:colLast="0" w:name="_heading=h.hjk2ugjs6isv" w:id="705"/>
                <w:bookmarkEnd w:id="705"/>
              </w:ins>
            </w:sdtContent>
          </w:sdt>
        </w:p>
      </w:sdtContent>
    </w:sdt>
    <w:sdt>
      <w:sdtPr>
        <w:id w:val="338776768"/>
        <w:tag w:val="goog_rdk_3086"/>
      </w:sdtPr>
      <w:sdtContent>
        <w:p w:rsidR="00000000" w:rsidDel="00000000" w:rsidP="00000000" w:rsidRDefault="00000000" w:rsidRPr="00000000" w14:paraId="000004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748736"/>
              <w:tag w:val="goog_rdk_3084"/>
            </w:sdtPr>
            <w:sdtContent>
              <w:ins w:author="Anonymous" w:id="66" w:date="2026-09-22T03:03:20Z"/>
              <w:sdt>
                <w:sdtPr>
                  <w:id w:val="1053306701"/>
                  <w:tag w:val="goog_rdk_3085"/>
                </w:sdtPr>
                <w:sdtContent>
                  <w:ins w:author="Anonymous" w:id="66" w:date="2026-09-22T03:03:20Z">
                    <w:r w:rsidDel="00000000" w:rsidR="00000000" w:rsidRPr="00000000">
                      <w:rPr>
                        <w:rtl w:val="0"/>
                      </w:rPr>
                    </w:r>
                  </w:ins>
                </w:sdtContent>
              </w:sdt>
              <w:ins w:author="Anonymous" w:id="66" w:date="2026-09-22T03:03:20Z">
                <w:bookmarkStart w:colFirst="0" w:colLast="0" w:name="_heading=h.5im4jw834qdn" w:id="706"/>
                <w:bookmarkEnd w:id="706"/>
              </w:ins>
            </w:sdtContent>
          </w:sdt>
        </w:p>
      </w:sdtContent>
    </w:sdt>
    <w:sdt>
      <w:sdtPr>
        <w:id w:val="-259441194"/>
        <w:tag w:val="goog_rdk_3089"/>
      </w:sdtPr>
      <w:sdtContent>
        <w:p w:rsidR="00000000" w:rsidDel="00000000" w:rsidP="00000000" w:rsidRDefault="00000000" w:rsidRPr="00000000" w14:paraId="000004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9217380"/>
              <w:tag w:val="goog_rdk_3087"/>
            </w:sdtPr>
            <w:sdtContent>
              <w:ins w:author="Anonymous" w:id="66" w:date="2026-09-22T03:03:20Z"/>
              <w:sdt>
                <w:sdtPr>
                  <w:id w:val="-278447553"/>
                  <w:tag w:val="goog_rdk_3088"/>
                </w:sdtPr>
                <w:sdtContent>
                  <w:ins w:author="Anonymous" w:id="66" w:date="2026-09-22T03:03:20Z">
                    <w:r w:rsidDel="00000000" w:rsidR="00000000" w:rsidRPr="00000000">
                      <w:rPr>
                        <w:rtl w:val="0"/>
                      </w:rPr>
                    </w:r>
                  </w:ins>
                </w:sdtContent>
              </w:sdt>
              <w:ins w:author="Anonymous" w:id="66" w:date="2026-09-22T03:03:20Z">
                <w:bookmarkStart w:colFirst="0" w:colLast="0" w:name="_heading=h.eemubbidf21w" w:id="707"/>
                <w:bookmarkEnd w:id="707"/>
              </w:ins>
            </w:sdtContent>
          </w:sdt>
        </w:p>
      </w:sdtContent>
    </w:sdt>
    <w:sdt>
      <w:sdtPr>
        <w:id w:val="-2069023957"/>
        <w:tag w:val="goog_rdk_3092"/>
      </w:sdtPr>
      <w:sdtContent>
        <w:p w:rsidR="00000000" w:rsidDel="00000000" w:rsidP="00000000" w:rsidRDefault="00000000" w:rsidRPr="00000000" w14:paraId="000004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6236529"/>
              <w:tag w:val="goog_rdk_3090"/>
            </w:sdtPr>
            <w:sdtContent>
              <w:ins w:author="Anonymous" w:id="66" w:date="2026-09-22T03:03:20Z"/>
              <w:sdt>
                <w:sdtPr>
                  <w:id w:val="499063385"/>
                  <w:tag w:val="goog_rdk_3091"/>
                </w:sdtPr>
                <w:sdtContent>
                  <w:ins w:author="Anonymous" w:id="66" w:date="2026-09-22T03:03:20Z">
                    <w:r w:rsidDel="00000000" w:rsidR="00000000" w:rsidRPr="00000000">
                      <w:rPr>
                        <w:rtl w:val="0"/>
                      </w:rPr>
                    </w:r>
                  </w:ins>
                </w:sdtContent>
              </w:sdt>
              <w:ins w:author="Anonymous" w:id="66" w:date="2026-09-22T03:03:20Z">
                <w:bookmarkStart w:colFirst="0" w:colLast="0" w:name="_heading=h.16pa878fn7ls" w:id="708"/>
                <w:bookmarkEnd w:id="708"/>
              </w:ins>
            </w:sdtContent>
          </w:sdt>
        </w:p>
      </w:sdtContent>
    </w:sdt>
    <w:sdt>
      <w:sdtPr>
        <w:id w:val="1674994616"/>
        <w:tag w:val="goog_rdk_3095"/>
      </w:sdtPr>
      <w:sdtContent>
        <w:p w:rsidR="00000000" w:rsidDel="00000000" w:rsidP="00000000" w:rsidRDefault="00000000" w:rsidRPr="00000000" w14:paraId="000004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0433514"/>
              <w:tag w:val="goog_rdk_3093"/>
            </w:sdtPr>
            <w:sdtContent>
              <w:ins w:author="Anonymous" w:id="66" w:date="2026-09-22T03:03:20Z"/>
              <w:sdt>
                <w:sdtPr>
                  <w:id w:val="321887897"/>
                  <w:tag w:val="goog_rdk_3094"/>
                </w:sdtPr>
                <w:sdtContent>
                  <w:ins w:author="Anonymous" w:id="66" w:date="2026-09-22T03:03:20Z">
                    <w:r w:rsidDel="00000000" w:rsidR="00000000" w:rsidRPr="00000000">
                      <w:rPr>
                        <w:rtl w:val="0"/>
                      </w:rPr>
                    </w:r>
                  </w:ins>
                </w:sdtContent>
              </w:sdt>
              <w:ins w:author="Anonymous" w:id="66" w:date="2026-09-22T03:03:20Z">
                <w:bookmarkStart w:colFirst="0" w:colLast="0" w:name="_heading=h.vi0mwtin8d1y" w:id="709"/>
                <w:bookmarkEnd w:id="709"/>
              </w:ins>
            </w:sdtContent>
          </w:sdt>
        </w:p>
      </w:sdtContent>
    </w:sdt>
    <w:sdt>
      <w:sdtPr>
        <w:id w:val="689030764"/>
        <w:tag w:val="goog_rdk_3098"/>
      </w:sdtPr>
      <w:sdtContent>
        <w:p w:rsidR="00000000" w:rsidDel="00000000" w:rsidP="00000000" w:rsidRDefault="00000000" w:rsidRPr="00000000" w14:paraId="000004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058985"/>
              <w:tag w:val="goog_rdk_3096"/>
            </w:sdtPr>
            <w:sdtContent>
              <w:ins w:author="Anonymous" w:id="66" w:date="2026-09-22T03:03:20Z"/>
              <w:sdt>
                <w:sdtPr>
                  <w:id w:val="492799200"/>
                  <w:tag w:val="goog_rdk_3097"/>
                </w:sdtPr>
                <w:sdtContent>
                  <w:ins w:author="Anonymous" w:id="66" w:date="2026-09-22T03:03:20Z">
                    <w:r w:rsidDel="00000000" w:rsidR="00000000" w:rsidRPr="00000000">
                      <w:rPr>
                        <w:rtl w:val="0"/>
                      </w:rPr>
                    </w:r>
                  </w:ins>
                </w:sdtContent>
              </w:sdt>
              <w:ins w:author="Anonymous" w:id="66" w:date="2026-09-22T03:03:20Z">
                <w:bookmarkStart w:colFirst="0" w:colLast="0" w:name="_heading=h.ugt91s9pf890" w:id="710"/>
                <w:bookmarkEnd w:id="710"/>
              </w:ins>
            </w:sdtContent>
          </w:sdt>
        </w:p>
      </w:sdtContent>
    </w:sdt>
    <w:sdt>
      <w:sdtPr>
        <w:id w:val="798322892"/>
        <w:tag w:val="goog_rdk_3101"/>
      </w:sdtPr>
      <w:sdtContent>
        <w:p w:rsidR="00000000" w:rsidDel="00000000" w:rsidP="00000000" w:rsidRDefault="00000000" w:rsidRPr="00000000" w14:paraId="000004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9929827"/>
              <w:tag w:val="goog_rdk_3099"/>
            </w:sdtPr>
            <w:sdtContent>
              <w:ins w:author="Anonymous" w:id="66" w:date="2026-09-22T03:03:20Z"/>
              <w:sdt>
                <w:sdtPr>
                  <w:id w:val="-1532671171"/>
                  <w:tag w:val="goog_rdk_3100"/>
                </w:sdtPr>
                <w:sdtContent>
                  <w:ins w:author="Anonymous" w:id="66" w:date="2026-09-22T03:03:20Z">
                    <w:r w:rsidDel="00000000" w:rsidR="00000000" w:rsidRPr="00000000">
                      <w:rPr>
                        <w:rtl w:val="0"/>
                      </w:rPr>
                    </w:r>
                  </w:ins>
                </w:sdtContent>
              </w:sdt>
              <w:ins w:author="Anonymous" w:id="66" w:date="2026-09-22T03:03:20Z">
                <w:bookmarkStart w:colFirst="0" w:colLast="0" w:name="_heading=h.corhm2lqexhr" w:id="711"/>
                <w:bookmarkEnd w:id="711"/>
              </w:ins>
            </w:sdtContent>
          </w:sdt>
        </w:p>
      </w:sdtContent>
    </w:sdt>
    <w:sdt>
      <w:sdtPr>
        <w:id w:val="-1573355728"/>
        <w:tag w:val="goog_rdk_3104"/>
      </w:sdtPr>
      <w:sdtContent>
        <w:p w:rsidR="00000000" w:rsidDel="00000000" w:rsidP="00000000" w:rsidRDefault="00000000" w:rsidRPr="00000000" w14:paraId="000004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5153286"/>
              <w:tag w:val="goog_rdk_3102"/>
            </w:sdtPr>
            <w:sdtContent>
              <w:ins w:author="Anonymous" w:id="66" w:date="2026-09-22T03:03:20Z"/>
              <w:sdt>
                <w:sdtPr>
                  <w:id w:val="-880177184"/>
                  <w:tag w:val="goog_rdk_3103"/>
                </w:sdtPr>
                <w:sdtContent>
                  <w:ins w:author="Anonymous" w:id="66" w:date="2026-09-22T03:03:20Z">
                    <w:r w:rsidDel="00000000" w:rsidR="00000000" w:rsidRPr="00000000">
                      <w:rPr>
                        <w:rtl w:val="0"/>
                      </w:rPr>
                    </w:r>
                  </w:ins>
                </w:sdtContent>
              </w:sdt>
              <w:ins w:author="Anonymous" w:id="66" w:date="2026-09-22T03:03:20Z">
                <w:bookmarkStart w:colFirst="0" w:colLast="0" w:name="_heading=h.6q9zjhvx6kw2" w:id="712"/>
                <w:bookmarkEnd w:id="712"/>
              </w:ins>
            </w:sdtContent>
          </w:sdt>
        </w:p>
      </w:sdtContent>
    </w:sdt>
    <w:sdt>
      <w:sdtPr>
        <w:id w:val="231705868"/>
        <w:tag w:val="goog_rdk_3107"/>
      </w:sdtPr>
      <w:sdtContent>
        <w:p w:rsidR="00000000" w:rsidDel="00000000" w:rsidP="00000000" w:rsidRDefault="00000000" w:rsidRPr="00000000" w14:paraId="000004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8420613"/>
              <w:tag w:val="goog_rdk_3105"/>
            </w:sdtPr>
            <w:sdtContent>
              <w:ins w:author="Anonymous" w:id="66" w:date="2026-09-22T03:03:20Z"/>
              <w:sdt>
                <w:sdtPr>
                  <w:id w:val="1795490708"/>
                  <w:tag w:val="goog_rdk_3106"/>
                </w:sdtPr>
                <w:sdtContent>
                  <w:ins w:author="Anonymous" w:id="66" w:date="2026-09-22T03:03:20Z">
                    <w:r w:rsidDel="00000000" w:rsidR="00000000" w:rsidRPr="00000000">
                      <w:rPr>
                        <w:rtl w:val="0"/>
                      </w:rPr>
                    </w:r>
                  </w:ins>
                </w:sdtContent>
              </w:sdt>
              <w:ins w:author="Anonymous" w:id="66" w:date="2026-09-22T03:03:20Z">
                <w:bookmarkStart w:colFirst="0" w:colLast="0" w:name="_heading=h.shv9fajhvc9l" w:id="713"/>
                <w:bookmarkEnd w:id="713"/>
              </w:ins>
            </w:sdtContent>
          </w:sdt>
        </w:p>
      </w:sdtContent>
    </w:sdt>
    <w:sdt>
      <w:sdtPr>
        <w:id w:val="-1737507344"/>
        <w:tag w:val="goog_rdk_3110"/>
      </w:sdtPr>
      <w:sdtContent>
        <w:p w:rsidR="00000000" w:rsidDel="00000000" w:rsidP="00000000" w:rsidRDefault="00000000" w:rsidRPr="00000000" w14:paraId="000004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0019275"/>
              <w:tag w:val="goog_rdk_3108"/>
            </w:sdtPr>
            <w:sdtContent>
              <w:ins w:author="Anonymous" w:id="66" w:date="2026-09-22T03:03:20Z"/>
              <w:sdt>
                <w:sdtPr>
                  <w:id w:val="1364977438"/>
                  <w:tag w:val="goog_rdk_3109"/>
                </w:sdtPr>
                <w:sdtContent>
                  <w:ins w:author="Anonymous" w:id="66" w:date="2026-09-22T03:03:20Z">
                    <w:r w:rsidDel="00000000" w:rsidR="00000000" w:rsidRPr="00000000">
                      <w:rPr>
                        <w:rtl w:val="0"/>
                      </w:rPr>
                    </w:r>
                  </w:ins>
                </w:sdtContent>
              </w:sdt>
              <w:ins w:author="Anonymous" w:id="66" w:date="2026-09-22T03:03:20Z">
                <w:bookmarkStart w:colFirst="0" w:colLast="0" w:name="_heading=h.q7x7hx2gm6ir" w:id="714"/>
                <w:bookmarkEnd w:id="714"/>
              </w:ins>
            </w:sdtContent>
          </w:sdt>
        </w:p>
      </w:sdtContent>
    </w:sdt>
    <w:sdt>
      <w:sdtPr>
        <w:id w:val="2111460798"/>
        <w:tag w:val="goog_rdk_3113"/>
      </w:sdtPr>
      <w:sdtContent>
        <w:p w:rsidR="00000000" w:rsidDel="00000000" w:rsidP="00000000" w:rsidRDefault="00000000" w:rsidRPr="00000000" w14:paraId="000004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1627448"/>
              <w:tag w:val="goog_rdk_3111"/>
            </w:sdtPr>
            <w:sdtContent>
              <w:ins w:author="Anonymous" w:id="66" w:date="2026-09-22T03:03:20Z"/>
              <w:sdt>
                <w:sdtPr>
                  <w:id w:val="-1011278240"/>
                  <w:tag w:val="goog_rdk_3112"/>
                </w:sdtPr>
                <w:sdtContent>
                  <w:ins w:author="Anonymous" w:id="66" w:date="2026-09-22T03:03:20Z">
                    <w:r w:rsidDel="00000000" w:rsidR="00000000" w:rsidRPr="00000000">
                      <w:rPr>
                        <w:rtl w:val="0"/>
                      </w:rPr>
                    </w:r>
                  </w:ins>
                </w:sdtContent>
              </w:sdt>
              <w:ins w:author="Anonymous" w:id="66" w:date="2026-09-22T03:03:20Z">
                <w:bookmarkStart w:colFirst="0" w:colLast="0" w:name="_heading=h.om0ny010ty98" w:id="715"/>
                <w:bookmarkEnd w:id="715"/>
              </w:ins>
            </w:sdtContent>
          </w:sdt>
        </w:p>
      </w:sdtContent>
    </w:sdt>
    <w:sdt>
      <w:sdtPr>
        <w:id w:val="2006114529"/>
        <w:tag w:val="goog_rdk_3116"/>
      </w:sdtPr>
      <w:sdtContent>
        <w:p w:rsidR="00000000" w:rsidDel="00000000" w:rsidP="00000000" w:rsidRDefault="00000000" w:rsidRPr="00000000" w14:paraId="000004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5571916"/>
              <w:tag w:val="goog_rdk_3114"/>
            </w:sdtPr>
            <w:sdtContent>
              <w:ins w:author="Anonymous" w:id="66" w:date="2026-09-22T03:03:20Z"/>
              <w:sdt>
                <w:sdtPr>
                  <w:id w:val="1693110211"/>
                  <w:tag w:val="goog_rdk_3115"/>
                </w:sdtPr>
                <w:sdtContent>
                  <w:ins w:author="Anonymous" w:id="66" w:date="2026-09-22T03:03:20Z">
                    <w:r w:rsidDel="00000000" w:rsidR="00000000" w:rsidRPr="00000000">
                      <w:rPr>
                        <w:rtl w:val="0"/>
                      </w:rPr>
                    </w:r>
                  </w:ins>
                </w:sdtContent>
              </w:sdt>
              <w:ins w:author="Anonymous" w:id="66" w:date="2026-09-22T03:03:20Z">
                <w:bookmarkStart w:colFirst="0" w:colLast="0" w:name="_heading=h.b7jlfcn7d4j3" w:id="716"/>
                <w:bookmarkEnd w:id="716"/>
              </w:ins>
            </w:sdtContent>
          </w:sdt>
        </w:p>
      </w:sdtContent>
    </w:sdt>
    <w:sdt>
      <w:sdtPr>
        <w:id w:val="1164045866"/>
        <w:tag w:val="goog_rdk_3119"/>
      </w:sdtPr>
      <w:sdtContent>
        <w:p w:rsidR="00000000" w:rsidDel="00000000" w:rsidP="00000000" w:rsidRDefault="00000000" w:rsidRPr="00000000" w14:paraId="000004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9299698"/>
              <w:tag w:val="goog_rdk_3117"/>
            </w:sdtPr>
            <w:sdtContent>
              <w:ins w:author="Anonymous" w:id="66" w:date="2026-09-22T03:03:20Z"/>
              <w:sdt>
                <w:sdtPr>
                  <w:id w:val="-840788802"/>
                  <w:tag w:val="goog_rdk_3118"/>
                </w:sdtPr>
                <w:sdtContent>
                  <w:ins w:author="Anonymous" w:id="66" w:date="2026-09-22T03:03:20Z">
                    <w:r w:rsidDel="00000000" w:rsidR="00000000" w:rsidRPr="00000000">
                      <w:rPr>
                        <w:rtl w:val="0"/>
                      </w:rPr>
                    </w:r>
                  </w:ins>
                </w:sdtContent>
              </w:sdt>
              <w:ins w:author="Anonymous" w:id="66" w:date="2026-09-22T03:03:20Z">
                <w:bookmarkStart w:colFirst="0" w:colLast="0" w:name="_heading=h.125k03etsdtd" w:id="717"/>
                <w:bookmarkEnd w:id="717"/>
              </w:ins>
            </w:sdtContent>
          </w:sdt>
        </w:p>
      </w:sdtContent>
    </w:sdt>
    <w:sdt>
      <w:sdtPr>
        <w:id w:val="-1589226123"/>
        <w:tag w:val="goog_rdk_3122"/>
      </w:sdtPr>
      <w:sdtContent>
        <w:p w:rsidR="00000000" w:rsidDel="00000000" w:rsidP="00000000" w:rsidRDefault="00000000" w:rsidRPr="00000000" w14:paraId="000004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1529684"/>
              <w:tag w:val="goog_rdk_3120"/>
            </w:sdtPr>
            <w:sdtContent>
              <w:ins w:author="Anonymous" w:id="66" w:date="2026-09-22T03:03:20Z"/>
              <w:sdt>
                <w:sdtPr>
                  <w:id w:val="1457207806"/>
                  <w:tag w:val="goog_rdk_3121"/>
                </w:sdtPr>
                <w:sdtContent>
                  <w:ins w:author="Anonymous" w:id="66" w:date="2026-09-22T03:03:20Z">
                    <w:r w:rsidDel="00000000" w:rsidR="00000000" w:rsidRPr="00000000">
                      <w:rPr>
                        <w:rtl w:val="0"/>
                      </w:rPr>
                    </w:r>
                  </w:ins>
                </w:sdtContent>
              </w:sdt>
              <w:ins w:author="Anonymous" w:id="66" w:date="2026-09-22T03:03:20Z">
                <w:bookmarkStart w:colFirst="0" w:colLast="0" w:name="_heading=h.jaxj1f3hft81" w:id="718"/>
                <w:bookmarkEnd w:id="718"/>
              </w:ins>
            </w:sdtContent>
          </w:sdt>
        </w:p>
      </w:sdtContent>
    </w:sdt>
    <w:sdt>
      <w:sdtPr>
        <w:id w:val="-2011754208"/>
        <w:tag w:val="goog_rdk_3125"/>
      </w:sdtPr>
      <w:sdtContent>
        <w:p w:rsidR="00000000" w:rsidDel="00000000" w:rsidP="00000000" w:rsidRDefault="00000000" w:rsidRPr="00000000" w14:paraId="000004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4678815"/>
              <w:tag w:val="goog_rdk_3123"/>
            </w:sdtPr>
            <w:sdtContent>
              <w:ins w:author="Anonymous" w:id="66" w:date="2026-09-22T03:03:20Z"/>
              <w:sdt>
                <w:sdtPr>
                  <w:id w:val="-901377756"/>
                  <w:tag w:val="goog_rdk_3124"/>
                </w:sdtPr>
                <w:sdtContent>
                  <w:ins w:author="Anonymous" w:id="66" w:date="2026-09-22T03:03:20Z">
                    <w:r w:rsidDel="00000000" w:rsidR="00000000" w:rsidRPr="00000000">
                      <w:rPr>
                        <w:rtl w:val="0"/>
                      </w:rPr>
                    </w:r>
                  </w:ins>
                </w:sdtContent>
              </w:sdt>
              <w:ins w:author="Anonymous" w:id="66" w:date="2026-09-22T03:03:20Z">
                <w:bookmarkStart w:colFirst="0" w:colLast="0" w:name="_heading=h.t358ele55zol" w:id="719"/>
                <w:bookmarkEnd w:id="719"/>
              </w:ins>
            </w:sdtContent>
          </w:sdt>
        </w:p>
      </w:sdtContent>
    </w:sdt>
    <w:sdt>
      <w:sdtPr>
        <w:id w:val="-430463296"/>
        <w:tag w:val="goog_rdk_3128"/>
      </w:sdtPr>
      <w:sdtContent>
        <w:p w:rsidR="00000000" w:rsidDel="00000000" w:rsidP="00000000" w:rsidRDefault="00000000" w:rsidRPr="00000000" w14:paraId="000004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7643298"/>
              <w:tag w:val="goog_rdk_3126"/>
            </w:sdtPr>
            <w:sdtContent>
              <w:ins w:author="Anonymous" w:id="66" w:date="2026-09-22T03:03:20Z"/>
              <w:sdt>
                <w:sdtPr>
                  <w:id w:val="-52310078"/>
                  <w:tag w:val="goog_rdk_3127"/>
                </w:sdtPr>
                <w:sdtContent>
                  <w:ins w:author="Anonymous" w:id="66" w:date="2026-09-22T03:03:20Z">
                    <w:r w:rsidDel="00000000" w:rsidR="00000000" w:rsidRPr="00000000">
                      <w:rPr>
                        <w:rtl w:val="0"/>
                      </w:rPr>
                    </w:r>
                  </w:ins>
                </w:sdtContent>
              </w:sdt>
              <w:ins w:author="Anonymous" w:id="66" w:date="2026-09-22T03:03:20Z">
                <w:bookmarkStart w:colFirst="0" w:colLast="0" w:name="_heading=h.8tf26m8y2l9l" w:id="720"/>
                <w:bookmarkEnd w:id="720"/>
              </w:ins>
            </w:sdtContent>
          </w:sdt>
        </w:p>
      </w:sdtContent>
    </w:sdt>
    <w:sdt>
      <w:sdtPr>
        <w:id w:val="1551219349"/>
        <w:tag w:val="goog_rdk_3133"/>
      </w:sdtPr>
      <w:sdtContent>
        <w:p w:rsidR="00000000" w:rsidDel="00000000" w:rsidP="00000000" w:rsidRDefault="00000000" w:rsidRPr="00000000" w14:paraId="0000041B">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8758732"/>
              <w:tag w:val="goog_rdk_3130"/>
            </w:sdtPr>
            <w:sdtContent>
              <w:ins w:author="Anonymous" w:id="66" w:date="2026-09-22T03:03:20Z">
                <w:sdt>
                  <w:sdtPr>
                    <w:id w:val="2145038844"/>
                    <w:tag w:val="goog_rdk_3131"/>
                  </w:sdtPr>
                  <w:sdtContent>
                    <w:del w:author="divya dharshini" w:id="71" w:date="2026-09-22T04:54:13Z"/>
                  </w:sdtContent>
                </w:sdt>
              </w:ins>
              <w:sdt>
                <w:sdtPr>
                  <w:id w:val="1728126602"/>
                  <w:tag w:val="goog_rdk_3132"/>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iop61hwzn56s" w:id="721"/>
                  <w:bookmarkEnd w:id="721"/>
                </w:del>
              </w:ins>
            </w:sdtContent>
          </w:sdt>
        </w:p>
      </w:sdtContent>
    </w:sdt>
    <w:sdt>
      <w:sdtPr>
        <w:id w:val="-472093958"/>
        <w:tag w:val="goog_rdk_3137"/>
      </w:sdtPr>
      <w:sdtContent>
        <w:p w:rsidR="00000000" w:rsidDel="00000000" w:rsidP="00000000" w:rsidRDefault="00000000" w:rsidRPr="00000000" w14:paraId="0000041C">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0691179"/>
              <w:tag w:val="goog_rdk_3134"/>
            </w:sdtPr>
            <w:sdtContent>
              <w:ins w:author="Anonymous" w:id="66" w:date="2026-09-22T03:03:20Z">
                <w:sdt>
                  <w:sdtPr>
                    <w:id w:val="-970768032"/>
                    <w:tag w:val="goog_rdk_3135"/>
                  </w:sdtPr>
                  <w:sdtContent>
                    <w:del w:author="divya dharshini" w:id="71" w:date="2026-09-22T04:54:13Z"/>
                  </w:sdtContent>
                </w:sdt>
              </w:ins>
              <w:sdt>
                <w:sdtPr>
                  <w:id w:val="994747422"/>
                  <w:tag w:val="goog_rdk_3136"/>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g2p9o0jl7xhh" w:id="722"/>
                  <w:bookmarkEnd w:id="722"/>
                </w:del>
              </w:ins>
            </w:sdtContent>
          </w:sdt>
        </w:p>
      </w:sdtContent>
    </w:sdt>
    <w:sdt>
      <w:sdtPr>
        <w:id w:val="899052883"/>
        <w:tag w:val="goog_rdk_3141"/>
      </w:sdtPr>
      <w:sdtContent>
        <w:p w:rsidR="00000000" w:rsidDel="00000000" w:rsidP="00000000" w:rsidRDefault="00000000" w:rsidRPr="00000000" w14:paraId="0000041D">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6523446"/>
              <w:tag w:val="goog_rdk_3138"/>
            </w:sdtPr>
            <w:sdtContent>
              <w:ins w:author="Anonymous" w:id="66" w:date="2026-09-22T03:03:20Z">
                <w:sdt>
                  <w:sdtPr>
                    <w:id w:val="-1056558154"/>
                    <w:tag w:val="goog_rdk_3139"/>
                  </w:sdtPr>
                  <w:sdtContent>
                    <w:del w:author="divya dharshini" w:id="71" w:date="2026-09-22T04:54:13Z"/>
                  </w:sdtContent>
                </w:sdt>
              </w:ins>
              <w:sdt>
                <w:sdtPr>
                  <w:id w:val="-1009515788"/>
                  <w:tag w:val="goog_rdk_3140"/>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duqhkt7smal" w:id="723"/>
                  <w:bookmarkEnd w:id="723"/>
                </w:del>
              </w:ins>
            </w:sdtContent>
          </w:sdt>
        </w:p>
      </w:sdtContent>
    </w:sdt>
    <w:sdt>
      <w:sdtPr>
        <w:id w:val="2011313553"/>
        <w:tag w:val="goog_rdk_3145"/>
      </w:sdtPr>
      <w:sdtContent>
        <w:p w:rsidR="00000000" w:rsidDel="00000000" w:rsidP="00000000" w:rsidRDefault="00000000" w:rsidRPr="00000000" w14:paraId="0000041E">
          <w:pPr>
            <w:pStyle w:val="Heading3"/>
            <w:keepNext w:val="0"/>
            <w:keepLines w:val="0"/>
            <w:spacing w:before="280" w:lineRule="auto"/>
            <w:rPr>
              <w:ins w:author="Anonymous" w:id="66" w:date="2026-09-22T03:03:20Z"/>
              <w:del w:author="divya dharshini" w:id="71" w:date="2026-09-22T04:54:13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8404536"/>
              <w:tag w:val="goog_rdk_3142"/>
            </w:sdtPr>
            <w:sdtContent>
              <w:ins w:author="Anonymous" w:id="66" w:date="2026-09-22T03:03:20Z">
                <w:sdt>
                  <w:sdtPr>
                    <w:id w:val="-824020313"/>
                    <w:tag w:val="goog_rdk_3143"/>
                  </w:sdtPr>
                  <w:sdtContent>
                    <w:del w:author="divya dharshini" w:id="71" w:date="2026-09-22T04:54:13Z"/>
                  </w:sdtContent>
                </w:sdt>
              </w:ins>
              <w:sdt>
                <w:sdtPr>
                  <w:id w:val="366048809"/>
                  <w:tag w:val="goog_rdk_3144"/>
                </w:sdtPr>
                <w:sdtContent>
                  <w:ins w:author="Anonymous" w:id="66" w:date="2026-09-22T03:03:20Z">
                    <w:del w:author="divya dharshini" w:id="71" w:date="2026-09-22T04:54:13Z">
                      <w:r w:rsidDel="00000000" w:rsidR="00000000" w:rsidRPr="00000000">
                        <w:rPr>
                          <w:rtl w:val="0"/>
                        </w:rPr>
                      </w:r>
                    </w:del>
                  </w:ins>
                </w:sdtContent>
              </w:sdt>
              <w:ins w:author="Anonymous" w:id="66" w:date="2026-09-22T03:03:20Z">
                <w:del w:author="divya dharshini" w:id="71" w:date="2026-09-22T04:54:13Z">
                  <w:bookmarkStart w:colFirst="0" w:colLast="0" w:name="_heading=h.j6tlqwveby56" w:id="724"/>
                  <w:bookmarkEnd w:id="724"/>
                </w:del>
              </w:ins>
            </w:sdtContent>
          </w:sdt>
        </w:p>
      </w:sdtContent>
    </w:sdt>
    <w:sdt>
      <w:sdtPr>
        <w:id w:val="-687432057"/>
        <w:tag w:val="goog_rdk_3148"/>
      </w:sdtPr>
      <w:sdtContent>
        <w:p w:rsidR="00000000" w:rsidDel="00000000" w:rsidP="00000000" w:rsidRDefault="00000000" w:rsidRPr="00000000" w14:paraId="000004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1967438"/>
              <w:tag w:val="goog_rdk_3146"/>
            </w:sdtPr>
            <w:sdtContent>
              <w:ins w:author="Anonymous" w:id="66" w:date="2026-09-22T03:03:20Z"/>
              <w:sdt>
                <w:sdtPr>
                  <w:id w:val="-1724414838"/>
                  <w:tag w:val="goog_rdk_3147"/>
                </w:sdtPr>
                <w:sdtContent>
                  <w:ins w:author="Anonymous" w:id="66" w:date="2026-09-22T03:03:20Z">
                    <w:r w:rsidDel="00000000" w:rsidR="00000000" w:rsidRPr="00000000">
                      <w:rPr>
                        <w:rtl w:val="0"/>
                      </w:rPr>
                    </w:r>
                  </w:ins>
                </w:sdtContent>
              </w:sdt>
              <w:ins w:author="Anonymous" w:id="66" w:date="2026-09-22T03:03:20Z">
                <w:bookmarkStart w:colFirst="0" w:colLast="0" w:name="_heading=h.lfr4xgc523tk" w:id="725"/>
                <w:bookmarkEnd w:id="725"/>
              </w:ins>
            </w:sdtContent>
          </w:sdt>
        </w:p>
      </w:sdtContent>
    </w:sdt>
    <w:sdt>
      <w:sdtPr>
        <w:id w:val="246445972"/>
        <w:tag w:val="goog_rdk_3151"/>
      </w:sdtPr>
      <w:sdtContent>
        <w:p w:rsidR="00000000" w:rsidDel="00000000" w:rsidP="00000000" w:rsidRDefault="00000000" w:rsidRPr="00000000" w14:paraId="000004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45717"/>
              <w:tag w:val="goog_rdk_3149"/>
            </w:sdtPr>
            <w:sdtContent>
              <w:ins w:author="Anonymous" w:id="66" w:date="2026-09-22T03:03:20Z"/>
              <w:sdt>
                <w:sdtPr>
                  <w:id w:val="-1761694131"/>
                  <w:tag w:val="goog_rdk_3150"/>
                </w:sdtPr>
                <w:sdtContent>
                  <w:ins w:author="Anonymous" w:id="66" w:date="2026-09-22T03:03:20Z">
                    <w:r w:rsidDel="00000000" w:rsidR="00000000" w:rsidRPr="00000000">
                      <w:rPr>
                        <w:rtl w:val="0"/>
                      </w:rPr>
                    </w:r>
                  </w:ins>
                </w:sdtContent>
              </w:sdt>
              <w:ins w:author="Anonymous" w:id="66" w:date="2026-09-22T03:03:20Z">
                <w:bookmarkStart w:colFirst="0" w:colLast="0" w:name="_heading=h.ulq0vksey5th" w:id="726"/>
                <w:bookmarkEnd w:id="726"/>
              </w:ins>
            </w:sdtContent>
          </w:sdt>
        </w:p>
      </w:sdtContent>
    </w:sdt>
    <w:sdt>
      <w:sdtPr>
        <w:id w:val="1840970423"/>
        <w:tag w:val="goog_rdk_3154"/>
      </w:sdtPr>
      <w:sdtContent>
        <w:p w:rsidR="00000000" w:rsidDel="00000000" w:rsidP="00000000" w:rsidRDefault="00000000" w:rsidRPr="00000000" w14:paraId="000004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2200191"/>
              <w:tag w:val="goog_rdk_3152"/>
            </w:sdtPr>
            <w:sdtContent>
              <w:ins w:author="Anonymous" w:id="66" w:date="2026-09-22T03:03:20Z"/>
              <w:sdt>
                <w:sdtPr>
                  <w:id w:val="1034820643"/>
                  <w:tag w:val="goog_rdk_3153"/>
                </w:sdtPr>
                <w:sdtContent>
                  <w:ins w:author="Anonymous" w:id="66" w:date="2026-09-22T03:03:20Z">
                    <w:r w:rsidDel="00000000" w:rsidR="00000000" w:rsidRPr="00000000">
                      <w:rPr>
                        <w:rtl w:val="0"/>
                      </w:rPr>
                    </w:r>
                  </w:ins>
                </w:sdtContent>
              </w:sdt>
              <w:ins w:author="Anonymous" w:id="66" w:date="2026-09-22T03:03:20Z">
                <w:bookmarkStart w:colFirst="0" w:colLast="0" w:name="_heading=h.z1os0x6qtms" w:id="727"/>
                <w:bookmarkEnd w:id="727"/>
              </w:ins>
            </w:sdtContent>
          </w:sdt>
        </w:p>
      </w:sdtContent>
    </w:sdt>
    <w:sdt>
      <w:sdtPr>
        <w:id w:val="-1225765171"/>
        <w:tag w:val="goog_rdk_3157"/>
      </w:sdtPr>
      <w:sdtContent>
        <w:p w:rsidR="00000000" w:rsidDel="00000000" w:rsidP="00000000" w:rsidRDefault="00000000" w:rsidRPr="00000000" w14:paraId="000004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1719745"/>
              <w:tag w:val="goog_rdk_3155"/>
            </w:sdtPr>
            <w:sdtContent>
              <w:ins w:author="Anonymous" w:id="66" w:date="2026-09-22T03:03:20Z"/>
              <w:sdt>
                <w:sdtPr>
                  <w:id w:val="2114775388"/>
                  <w:tag w:val="goog_rdk_3156"/>
                </w:sdtPr>
                <w:sdtContent>
                  <w:ins w:author="Anonymous" w:id="66" w:date="2026-09-22T03:03:20Z">
                    <w:r w:rsidDel="00000000" w:rsidR="00000000" w:rsidRPr="00000000">
                      <w:rPr>
                        <w:rtl w:val="0"/>
                      </w:rPr>
                    </w:r>
                  </w:ins>
                </w:sdtContent>
              </w:sdt>
              <w:ins w:author="Anonymous" w:id="66" w:date="2026-09-22T03:03:20Z">
                <w:bookmarkStart w:colFirst="0" w:colLast="0" w:name="_heading=h.trq7sr8uwdlu" w:id="728"/>
                <w:bookmarkEnd w:id="728"/>
              </w:ins>
            </w:sdtContent>
          </w:sdt>
        </w:p>
      </w:sdtContent>
    </w:sdt>
    <w:sdt>
      <w:sdtPr>
        <w:id w:val="786502550"/>
        <w:tag w:val="goog_rdk_3160"/>
      </w:sdtPr>
      <w:sdtContent>
        <w:p w:rsidR="00000000" w:rsidDel="00000000" w:rsidP="00000000" w:rsidRDefault="00000000" w:rsidRPr="00000000" w14:paraId="000004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16449109"/>
              <w:tag w:val="goog_rdk_3158"/>
            </w:sdtPr>
            <w:sdtContent>
              <w:ins w:author="Anonymous" w:id="66" w:date="2026-09-22T03:03:20Z"/>
              <w:sdt>
                <w:sdtPr>
                  <w:id w:val="-1472929029"/>
                  <w:tag w:val="goog_rdk_3159"/>
                </w:sdtPr>
                <w:sdtContent>
                  <w:ins w:author="Anonymous" w:id="66" w:date="2026-09-22T03:03:20Z">
                    <w:r w:rsidDel="00000000" w:rsidR="00000000" w:rsidRPr="00000000">
                      <w:rPr>
                        <w:rtl w:val="0"/>
                      </w:rPr>
                    </w:r>
                  </w:ins>
                </w:sdtContent>
              </w:sdt>
              <w:ins w:author="Anonymous" w:id="66" w:date="2026-09-22T03:03:20Z">
                <w:bookmarkStart w:colFirst="0" w:colLast="0" w:name="_heading=h.i870edj3zt43" w:id="729"/>
                <w:bookmarkEnd w:id="729"/>
              </w:ins>
            </w:sdtContent>
          </w:sdt>
        </w:p>
      </w:sdtContent>
    </w:sdt>
    <w:sdt>
      <w:sdtPr>
        <w:id w:val="326172255"/>
        <w:tag w:val="goog_rdk_3163"/>
      </w:sdtPr>
      <w:sdtContent>
        <w:p w:rsidR="00000000" w:rsidDel="00000000" w:rsidP="00000000" w:rsidRDefault="00000000" w:rsidRPr="00000000" w14:paraId="000004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3525969"/>
              <w:tag w:val="goog_rdk_3161"/>
            </w:sdtPr>
            <w:sdtContent>
              <w:ins w:author="Anonymous" w:id="66" w:date="2026-09-22T03:03:20Z"/>
              <w:sdt>
                <w:sdtPr>
                  <w:id w:val="-100246890"/>
                  <w:tag w:val="goog_rdk_3162"/>
                </w:sdtPr>
                <w:sdtContent>
                  <w:ins w:author="Anonymous" w:id="66" w:date="2026-09-22T03:03:20Z">
                    <w:r w:rsidDel="00000000" w:rsidR="00000000" w:rsidRPr="00000000">
                      <w:rPr>
                        <w:rtl w:val="0"/>
                      </w:rPr>
                    </w:r>
                  </w:ins>
                </w:sdtContent>
              </w:sdt>
              <w:ins w:author="Anonymous" w:id="66" w:date="2026-09-22T03:03:20Z">
                <w:bookmarkStart w:colFirst="0" w:colLast="0" w:name="_heading=h.r960zoun38zj" w:id="730"/>
                <w:bookmarkEnd w:id="730"/>
              </w:ins>
            </w:sdtContent>
          </w:sdt>
        </w:p>
      </w:sdtContent>
    </w:sdt>
    <w:sdt>
      <w:sdtPr>
        <w:id w:val="2024441351"/>
        <w:tag w:val="goog_rdk_3166"/>
      </w:sdtPr>
      <w:sdtContent>
        <w:p w:rsidR="00000000" w:rsidDel="00000000" w:rsidP="00000000" w:rsidRDefault="00000000" w:rsidRPr="00000000" w14:paraId="000004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4219976"/>
              <w:tag w:val="goog_rdk_3164"/>
            </w:sdtPr>
            <w:sdtContent>
              <w:ins w:author="Anonymous" w:id="66" w:date="2026-09-22T03:03:20Z"/>
              <w:sdt>
                <w:sdtPr>
                  <w:id w:val="596773938"/>
                  <w:tag w:val="goog_rdk_3165"/>
                </w:sdtPr>
                <w:sdtContent>
                  <w:ins w:author="Anonymous" w:id="66" w:date="2026-09-22T03:03:20Z">
                    <w:r w:rsidDel="00000000" w:rsidR="00000000" w:rsidRPr="00000000">
                      <w:rPr>
                        <w:rtl w:val="0"/>
                      </w:rPr>
                    </w:r>
                  </w:ins>
                </w:sdtContent>
              </w:sdt>
              <w:ins w:author="Anonymous" w:id="66" w:date="2026-09-22T03:03:20Z">
                <w:bookmarkStart w:colFirst="0" w:colLast="0" w:name="_heading=h.mx81ththtx5r" w:id="731"/>
                <w:bookmarkEnd w:id="731"/>
              </w:ins>
            </w:sdtContent>
          </w:sdt>
        </w:p>
      </w:sdtContent>
    </w:sdt>
    <w:sdt>
      <w:sdtPr>
        <w:id w:val="-1498701599"/>
        <w:tag w:val="goog_rdk_3169"/>
      </w:sdtPr>
      <w:sdtContent>
        <w:p w:rsidR="00000000" w:rsidDel="00000000" w:rsidP="00000000" w:rsidRDefault="00000000" w:rsidRPr="00000000" w14:paraId="000004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0508088"/>
              <w:tag w:val="goog_rdk_3167"/>
            </w:sdtPr>
            <w:sdtContent>
              <w:ins w:author="Anonymous" w:id="66" w:date="2026-09-22T03:03:20Z"/>
              <w:sdt>
                <w:sdtPr>
                  <w:id w:val="-1540681405"/>
                  <w:tag w:val="goog_rdk_3168"/>
                </w:sdtPr>
                <w:sdtContent>
                  <w:ins w:author="Anonymous" w:id="66" w:date="2026-09-22T03:03:20Z">
                    <w:r w:rsidDel="00000000" w:rsidR="00000000" w:rsidRPr="00000000">
                      <w:rPr>
                        <w:rtl w:val="0"/>
                      </w:rPr>
                    </w:r>
                  </w:ins>
                </w:sdtContent>
              </w:sdt>
              <w:ins w:author="Anonymous" w:id="66" w:date="2026-09-22T03:03:20Z">
                <w:bookmarkStart w:colFirst="0" w:colLast="0" w:name="_heading=h.4e9j174ojmnc" w:id="732"/>
                <w:bookmarkEnd w:id="732"/>
              </w:ins>
            </w:sdtContent>
          </w:sdt>
        </w:p>
      </w:sdtContent>
    </w:sdt>
    <w:sdt>
      <w:sdtPr>
        <w:id w:val="-54685931"/>
        <w:tag w:val="goog_rdk_3172"/>
      </w:sdtPr>
      <w:sdtContent>
        <w:p w:rsidR="00000000" w:rsidDel="00000000" w:rsidP="00000000" w:rsidRDefault="00000000" w:rsidRPr="00000000" w14:paraId="000004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7611606"/>
              <w:tag w:val="goog_rdk_3170"/>
            </w:sdtPr>
            <w:sdtContent>
              <w:ins w:author="Anonymous" w:id="66" w:date="2026-09-22T03:03:20Z"/>
              <w:sdt>
                <w:sdtPr>
                  <w:id w:val="-955062471"/>
                  <w:tag w:val="goog_rdk_3171"/>
                </w:sdtPr>
                <w:sdtContent>
                  <w:ins w:author="Anonymous" w:id="66" w:date="2026-09-22T03:03:20Z">
                    <w:r w:rsidDel="00000000" w:rsidR="00000000" w:rsidRPr="00000000">
                      <w:rPr>
                        <w:rtl w:val="0"/>
                      </w:rPr>
                    </w:r>
                  </w:ins>
                </w:sdtContent>
              </w:sdt>
              <w:ins w:author="Anonymous" w:id="66" w:date="2026-09-22T03:03:20Z">
                <w:bookmarkStart w:colFirst="0" w:colLast="0" w:name="_heading=h.thjnlytk9sqm" w:id="733"/>
                <w:bookmarkEnd w:id="733"/>
              </w:ins>
            </w:sdtContent>
          </w:sdt>
        </w:p>
      </w:sdtContent>
    </w:sdt>
    <w:sdt>
      <w:sdtPr>
        <w:id w:val="233421170"/>
        <w:tag w:val="goog_rdk_3175"/>
      </w:sdtPr>
      <w:sdtContent>
        <w:p w:rsidR="00000000" w:rsidDel="00000000" w:rsidP="00000000" w:rsidRDefault="00000000" w:rsidRPr="00000000" w14:paraId="000004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0071737"/>
              <w:tag w:val="goog_rdk_3173"/>
            </w:sdtPr>
            <w:sdtContent>
              <w:ins w:author="Anonymous" w:id="66" w:date="2026-09-22T03:03:20Z"/>
              <w:sdt>
                <w:sdtPr>
                  <w:id w:val="854688126"/>
                  <w:tag w:val="goog_rdk_3174"/>
                </w:sdtPr>
                <w:sdtContent>
                  <w:ins w:author="Anonymous" w:id="66" w:date="2026-09-22T03:03:20Z">
                    <w:r w:rsidDel="00000000" w:rsidR="00000000" w:rsidRPr="00000000">
                      <w:rPr>
                        <w:rtl w:val="0"/>
                      </w:rPr>
                    </w:r>
                  </w:ins>
                </w:sdtContent>
              </w:sdt>
              <w:ins w:author="Anonymous" w:id="66" w:date="2026-09-22T03:03:20Z">
                <w:bookmarkStart w:colFirst="0" w:colLast="0" w:name="_heading=h.o3seiqvt95lz" w:id="734"/>
                <w:bookmarkEnd w:id="734"/>
              </w:ins>
            </w:sdtContent>
          </w:sdt>
        </w:p>
      </w:sdtContent>
    </w:sdt>
    <w:sdt>
      <w:sdtPr>
        <w:id w:val="597531625"/>
        <w:tag w:val="goog_rdk_3178"/>
      </w:sdtPr>
      <w:sdtContent>
        <w:p w:rsidR="00000000" w:rsidDel="00000000" w:rsidP="00000000" w:rsidRDefault="00000000" w:rsidRPr="00000000" w14:paraId="000004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1845049"/>
              <w:tag w:val="goog_rdk_3176"/>
            </w:sdtPr>
            <w:sdtContent>
              <w:ins w:author="Anonymous" w:id="66" w:date="2026-09-22T03:03:20Z"/>
              <w:sdt>
                <w:sdtPr>
                  <w:id w:val="1938518008"/>
                  <w:tag w:val="goog_rdk_3177"/>
                </w:sdtPr>
                <w:sdtContent>
                  <w:ins w:author="Anonymous" w:id="66" w:date="2026-09-22T03:03:20Z">
                    <w:r w:rsidDel="00000000" w:rsidR="00000000" w:rsidRPr="00000000">
                      <w:rPr>
                        <w:rtl w:val="0"/>
                      </w:rPr>
                    </w:r>
                  </w:ins>
                </w:sdtContent>
              </w:sdt>
              <w:ins w:author="Anonymous" w:id="66" w:date="2026-09-22T03:03:20Z">
                <w:bookmarkStart w:colFirst="0" w:colLast="0" w:name="_heading=h.ip9uo4vkk2p1" w:id="735"/>
                <w:bookmarkEnd w:id="735"/>
              </w:ins>
            </w:sdtContent>
          </w:sdt>
        </w:p>
      </w:sdtContent>
    </w:sdt>
    <w:sdt>
      <w:sdtPr>
        <w:id w:val="-1825586318"/>
        <w:tag w:val="goog_rdk_3181"/>
      </w:sdtPr>
      <w:sdtContent>
        <w:p w:rsidR="00000000" w:rsidDel="00000000" w:rsidP="00000000" w:rsidRDefault="00000000" w:rsidRPr="00000000" w14:paraId="000004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2388427"/>
              <w:tag w:val="goog_rdk_3179"/>
            </w:sdtPr>
            <w:sdtContent>
              <w:ins w:author="Anonymous" w:id="66" w:date="2026-09-22T03:03:20Z"/>
              <w:sdt>
                <w:sdtPr>
                  <w:id w:val="-1587015103"/>
                  <w:tag w:val="goog_rdk_3180"/>
                </w:sdtPr>
                <w:sdtContent>
                  <w:ins w:author="Anonymous" w:id="66" w:date="2026-09-22T03:03:20Z">
                    <w:r w:rsidDel="00000000" w:rsidR="00000000" w:rsidRPr="00000000">
                      <w:rPr>
                        <w:rtl w:val="0"/>
                      </w:rPr>
                    </w:r>
                  </w:ins>
                </w:sdtContent>
              </w:sdt>
              <w:ins w:author="Anonymous" w:id="66" w:date="2026-09-22T03:03:20Z">
                <w:bookmarkStart w:colFirst="0" w:colLast="0" w:name="_heading=h.kt1tvlhkq1yt" w:id="736"/>
                <w:bookmarkEnd w:id="736"/>
              </w:ins>
            </w:sdtContent>
          </w:sdt>
        </w:p>
      </w:sdtContent>
    </w:sdt>
    <w:sdt>
      <w:sdtPr>
        <w:id w:val="1532484072"/>
        <w:tag w:val="goog_rdk_3184"/>
      </w:sdtPr>
      <w:sdtContent>
        <w:p w:rsidR="00000000" w:rsidDel="00000000" w:rsidP="00000000" w:rsidRDefault="00000000" w:rsidRPr="00000000" w14:paraId="000004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4725041"/>
              <w:tag w:val="goog_rdk_3182"/>
            </w:sdtPr>
            <w:sdtContent>
              <w:ins w:author="Anonymous" w:id="66" w:date="2026-09-22T03:03:20Z"/>
              <w:sdt>
                <w:sdtPr>
                  <w:id w:val="1331289561"/>
                  <w:tag w:val="goog_rdk_3183"/>
                </w:sdtPr>
                <w:sdtContent>
                  <w:ins w:author="Anonymous" w:id="66" w:date="2026-09-22T03:03:20Z">
                    <w:r w:rsidDel="00000000" w:rsidR="00000000" w:rsidRPr="00000000">
                      <w:rPr>
                        <w:rtl w:val="0"/>
                      </w:rPr>
                    </w:r>
                  </w:ins>
                </w:sdtContent>
              </w:sdt>
              <w:ins w:author="Anonymous" w:id="66" w:date="2026-09-22T03:03:20Z">
                <w:bookmarkStart w:colFirst="0" w:colLast="0" w:name="_heading=h.1pc04mynym2d" w:id="737"/>
                <w:bookmarkEnd w:id="737"/>
              </w:ins>
            </w:sdtContent>
          </w:sdt>
        </w:p>
      </w:sdtContent>
    </w:sdt>
    <w:sdt>
      <w:sdtPr>
        <w:id w:val="1324073579"/>
        <w:tag w:val="goog_rdk_3187"/>
      </w:sdtPr>
      <w:sdtContent>
        <w:p w:rsidR="00000000" w:rsidDel="00000000" w:rsidP="00000000" w:rsidRDefault="00000000" w:rsidRPr="00000000" w14:paraId="000004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7265198"/>
              <w:tag w:val="goog_rdk_3185"/>
            </w:sdtPr>
            <w:sdtContent>
              <w:ins w:author="Anonymous" w:id="66" w:date="2026-09-22T03:03:20Z"/>
              <w:sdt>
                <w:sdtPr>
                  <w:id w:val="840609888"/>
                  <w:tag w:val="goog_rdk_3186"/>
                </w:sdtPr>
                <w:sdtContent>
                  <w:ins w:author="Anonymous" w:id="66" w:date="2026-09-22T03:03:20Z">
                    <w:r w:rsidDel="00000000" w:rsidR="00000000" w:rsidRPr="00000000">
                      <w:rPr>
                        <w:rtl w:val="0"/>
                      </w:rPr>
                    </w:r>
                  </w:ins>
                </w:sdtContent>
              </w:sdt>
              <w:ins w:author="Anonymous" w:id="66" w:date="2026-09-22T03:03:20Z">
                <w:bookmarkStart w:colFirst="0" w:colLast="0" w:name="_heading=h.138xdnl3glup" w:id="738"/>
                <w:bookmarkEnd w:id="738"/>
              </w:ins>
            </w:sdtContent>
          </w:sdt>
        </w:p>
      </w:sdtContent>
    </w:sdt>
    <w:sdt>
      <w:sdtPr>
        <w:id w:val="-1435253110"/>
        <w:tag w:val="goog_rdk_3190"/>
      </w:sdtPr>
      <w:sdtContent>
        <w:p w:rsidR="00000000" w:rsidDel="00000000" w:rsidP="00000000" w:rsidRDefault="00000000" w:rsidRPr="00000000" w14:paraId="000004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1454963"/>
              <w:tag w:val="goog_rdk_3188"/>
            </w:sdtPr>
            <w:sdtContent>
              <w:ins w:author="Anonymous" w:id="66" w:date="2026-09-22T03:03:20Z"/>
              <w:sdt>
                <w:sdtPr>
                  <w:id w:val="-1972488840"/>
                  <w:tag w:val="goog_rdk_3189"/>
                </w:sdtPr>
                <w:sdtContent>
                  <w:ins w:author="Anonymous" w:id="66" w:date="2026-09-22T03:03:20Z">
                    <w:r w:rsidDel="00000000" w:rsidR="00000000" w:rsidRPr="00000000">
                      <w:rPr>
                        <w:rtl w:val="0"/>
                      </w:rPr>
                    </w:r>
                  </w:ins>
                </w:sdtContent>
              </w:sdt>
              <w:ins w:author="Anonymous" w:id="66" w:date="2026-09-22T03:03:20Z">
                <w:bookmarkStart w:colFirst="0" w:colLast="0" w:name="_heading=h.v03dj04qaq8q" w:id="739"/>
                <w:bookmarkEnd w:id="739"/>
              </w:ins>
            </w:sdtContent>
          </w:sdt>
        </w:p>
      </w:sdtContent>
    </w:sdt>
    <w:sdt>
      <w:sdtPr>
        <w:id w:val="1382535765"/>
        <w:tag w:val="goog_rdk_3193"/>
      </w:sdtPr>
      <w:sdtContent>
        <w:p w:rsidR="00000000" w:rsidDel="00000000" w:rsidP="00000000" w:rsidRDefault="00000000" w:rsidRPr="00000000" w14:paraId="000004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8810343"/>
              <w:tag w:val="goog_rdk_3191"/>
            </w:sdtPr>
            <w:sdtContent>
              <w:ins w:author="Anonymous" w:id="66" w:date="2026-09-22T03:03:20Z"/>
              <w:sdt>
                <w:sdtPr>
                  <w:id w:val="914119494"/>
                  <w:tag w:val="goog_rdk_3192"/>
                </w:sdtPr>
                <w:sdtContent>
                  <w:ins w:author="Anonymous" w:id="66" w:date="2026-09-22T03:03:20Z">
                    <w:r w:rsidDel="00000000" w:rsidR="00000000" w:rsidRPr="00000000">
                      <w:rPr>
                        <w:rtl w:val="0"/>
                      </w:rPr>
                    </w:r>
                  </w:ins>
                </w:sdtContent>
              </w:sdt>
              <w:ins w:author="Anonymous" w:id="66" w:date="2026-09-22T03:03:20Z">
                <w:bookmarkStart w:colFirst="0" w:colLast="0" w:name="_heading=h.e9gktskefi7z" w:id="740"/>
                <w:bookmarkEnd w:id="740"/>
              </w:ins>
            </w:sdtContent>
          </w:sdt>
        </w:p>
      </w:sdtContent>
    </w:sdt>
    <w:sdt>
      <w:sdtPr>
        <w:id w:val="539476035"/>
        <w:tag w:val="goog_rdk_3196"/>
      </w:sdtPr>
      <w:sdtContent>
        <w:p w:rsidR="00000000" w:rsidDel="00000000" w:rsidP="00000000" w:rsidRDefault="00000000" w:rsidRPr="00000000" w14:paraId="000004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7810947"/>
              <w:tag w:val="goog_rdk_3194"/>
            </w:sdtPr>
            <w:sdtContent>
              <w:ins w:author="Anonymous" w:id="66" w:date="2026-09-22T03:03:20Z"/>
              <w:sdt>
                <w:sdtPr>
                  <w:id w:val="1935005482"/>
                  <w:tag w:val="goog_rdk_3195"/>
                </w:sdtPr>
                <w:sdtContent>
                  <w:ins w:author="Anonymous" w:id="66" w:date="2026-09-22T03:03:20Z">
                    <w:r w:rsidDel="00000000" w:rsidR="00000000" w:rsidRPr="00000000">
                      <w:rPr>
                        <w:rtl w:val="0"/>
                      </w:rPr>
                    </w:r>
                  </w:ins>
                </w:sdtContent>
              </w:sdt>
              <w:ins w:author="Anonymous" w:id="66" w:date="2026-09-22T03:03:20Z">
                <w:bookmarkStart w:colFirst="0" w:colLast="0" w:name="_heading=h.os2y7zk98kge" w:id="741"/>
                <w:bookmarkEnd w:id="741"/>
              </w:ins>
            </w:sdtContent>
          </w:sdt>
        </w:p>
      </w:sdtContent>
    </w:sdt>
    <w:sdt>
      <w:sdtPr>
        <w:id w:val="-1811892452"/>
        <w:tag w:val="goog_rdk_3199"/>
      </w:sdtPr>
      <w:sdtContent>
        <w:p w:rsidR="00000000" w:rsidDel="00000000" w:rsidP="00000000" w:rsidRDefault="00000000" w:rsidRPr="00000000" w14:paraId="000004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0817534"/>
              <w:tag w:val="goog_rdk_3197"/>
            </w:sdtPr>
            <w:sdtContent>
              <w:ins w:author="Anonymous" w:id="66" w:date="2026-09-22T03:03:20Z"/>
              <w:sdt>
                <w:sdtPr>
                  <w:id w:val="-1009469331"/>
                  <w:tag w:val="goog_rdk_3198"/>
                </w:sdtPr>
                <w:sdtContent>
                  <w:ins w:author="Anonymous" w:id="66" w:date="2026-09-22T03:03:20Z">
                    <w:r w:rsidDel="00000000" w:rsidR="00000000" w:rsidRPr="00000000">
                      <w:rPr>
                        <w:rtl w:val="0"/>
                      </w:rPr>
                    </w:r>
                  </w:ins>
                </w:sdtContent>
              </w:sdt>
              <w:ins w:author="Anonymous" w:id="66" w:date="2026-09-22T03:03:20Z">
                <w:bookmarkStart w:colFirst="0" w:colLast="0" w:name="_heading=h.awjodbetpq6w" w:id="742"/>
                <w:bookmarkEnd w:id="742"/>
              </w:ins>
            </w:sdtContent>
          </w:sdt>
        </w:p>
      </w:sdtContent>
    </w:sdt>
    <w:sdt>
      <w:sdtPr>
        <w:id w:val="-86928081"/>
        <w:tag w:val="goog_rdk_3202"/>
      </w:sdtPr>
      <w:sdtContent>
        <w:p w:rsidR="00000000" w:rsidDel="00000000" w:rsidP="00000000" w:rsidRDefault="00000000" w:rsidRPr="00000000" w14:paraId="000004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8205749"/>
              <w:tag w:val="goog_rdk_3200"/>
            </w:sdtPr>
            <w:sdtContent>
              <w:ins w:author="Anonymous" w:id="66" w:date="2026-09-22T03:03:20Z"/>
              <w:sdt>
                <w:sdtPr>
                  <w:id w:val="642453341"/>
                  <w:tag w:val="goog_rdk_3201"/>
                </w:sdtPr>
                <w:sdtContent>
                  <w:ins w:author="Anonymous" w:id="66" w:date="2026-09-22T03:03:20Z">
                    <w:r w:rsidDel="00000000" w:rsidR="00000000" w:rsidRPr="00000000">
                      <w:rPr>
                        <w:rtl w:val="0"/>
                      </w:rPr>
                    </w:r>
                  </w:ins>
                </w:sdtContent>
              </w:sdt>
              <w:ins w:author="Anonymous" w:id="66" w:date="2026-09-22T03:03:20Z">
                <w:bookmarkStart w:colFirst="0" w:colLast="0" w:name="_heading=h.jb1bf19sbgx9" w:id="743"/>
                <w:bookmarkEnd w:id="743"/>
              </w:ins>
            </w:sdtContent>
          </w:sdt>
        </w:p>
      </w:sdtContent>
    </w:sdt>
    <w:sdt>
      <w:sdtPr>
        <w:id w:val="-1776259743"/>
        <w:tag w:val="goog_rdk_3205"/>
      </w:sdtPr>
      <w:sdtContent>
        <w:p w:rsidR="00000000" w:rsidDel="00000000" w:rsidP="00000000" w:rsidRDefault="00000000" w:rsidRPr="00000000" w14:paraId="000004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6736785"/>
              <w:tag w:val="goog_rdk_3203"/>
            </w:sdtPr>
            <w:sdtContent>
              <w:ins w:author="Anonymous" w:id="66" w:date="2026-09-22T03:03:20Z"/>
              <w:sdt>
                <w:sdtPr>
                  <w:id w:val="-1095655476"/>
                  <w:tag w:val="goog_rdk_3204"/>
                </w:sdtPr>
                <w:sdtContent>
                  <w:ins w:author="Anonymous" w:id="66" w:date="2026-09-22T03:03:20Z">
                    <w:r w:rsidDel="00000000" w:rsidR="00000000" w:rsidRPr="00000000">
                      <w:rPr>
                        <w:rtl w:val="0"/>
                      </w:rPr>
                    </w:r>
                  </w:ins>
                </w:sdtContent>
              </w:sdt>
              <w:ins w:author="Anonymous" w:id="66" w:date="2026-09-22T03:03:20Z">
                <w:bookmarkStart w:colFirst="0" w:colLast="0" w:name="_heading=h.sqdf8e5x4m8w" w:id="744"/>
                <w:bookmarkEnd w:id="744"/>
              </w:ins>
            </w:sdtContent>
          </w:sdt>
        </w:p>
      </w:sdtContent>
    </w:sdt>
    <w:sdt>
      <w:sdtPr>
        <w:id w:val="-1649208394"/>
        <w:tag w:val="goog_rdk_3208"/>
      </w:sdtPr>
      <w:sdtContent>
        <w:p w:rsidR="00000000" w:rsidDel="00000000" w:rsidP="00000000" w:rsidRDefault="00000000" w:rsidRPr="00000000" w14:paraId="000004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2418532"/>
              <w:tag w:val="goog_rdk_3206"/>
            </w:sdtPr>
            <w:sdtContent>
              <w:ins w:author="Anonymous" w:id="66" w:date="2026-09-22T03:03:20Z"/>
              <w:sdt>
                <w:sdtPr>
                  <w:id w:val="1598596916"/>
                  <w:tag w:val="goog_rdk_3207"/>
                </w:sdtPr>
                <w:sdtContent>
                  <w:ins w:author="Anonymous" w:id="66" w:date="2026-09-22T03:03:20Z">
                    <w:r w:rsidDel="00000000" w:rsidR="00000000" w:rsidRPr="00000000">
                      <w:rPr>
                        <w:rtl w:val="0"/>
                      </w:rPr>
                    </w:r>
                  </w:ins>
                </w:sdtContent>
              </w:sdt>
              <w:ins w:author="Anonymous" w:id="66" w:date="2026-09-22T03:03:20Z">
                <w:bookmarkStart w:colFirst="0" w:colLast="0" w:name="_heading=h.lgvmg713h1ya" w:id="745"/>
                <w:bookmarkEnd w:id="745"/>
              </w:ins>
            </w:sdtContent>
          </w:sdt>
        </w:p>
      </w:sdtContent>
    </w:sdt>
    <w:sdt>
      <w:sdtPr>
        <w:id w:val="33339766"/>
        <w:tag w:val="goog_rdk_3211"/>
      </w:sdtPr>
      <w:sdtContent>
        <w:p w:rsidR="00000000" w:rsidDel="00000000" w:rsidP="00000000" w:rsidRDefault="00000000" w:rsidRPr="00000000" w14:paraId="000004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920986"/>
              <w:tag w:val="goog_rdk_3209"/>
            </w:sdtPr>
            <w:sdtContent>
              <w:ins w:author="Anonymous" w:id="66" w:date="2026-09-22T03:03:20Z"/>
              <w:sdt>
                <w:sdtPr>
                  <w:id w:val="-438522079"/>
                  <w:tag w:val="goog_rdk_3210"/>
                </w:sdtPr>
                <w:sdtContent>
                  <w:ins w:author="Anonymous" w:id="66" w:date="2026-09-22T03:03:20Z">
                    <w:r w:rsidDel="00000000" w:rsidR="00000000" w:rsidRPr="00000000">
                      <w:rPr>
                        <w:rtl w:val="0"/>
                      </w:rPr>
                    </w:r>
                  </w:ins>
                </w:sdtContent>
              </w:sdt>
              <w:ins w:author="Anonymous" w:id="66" w:date="2026-09-22T03:03:20Z">
                <w:bookmarkStart w:colFirst="0" w:colLast="0" w:name="_heading=h.oojkpzdyjjog" w:id="746"/>
                <w:bookmarkEnd w:id="746"/>
              </w:ins>
            </w:sdtContent>
          </w:sdt>
        </w:p>
      </w:sdtContent>
    </w:sdt>
    <w:sdt>
      <w:sdtPr>
        <w:id w:val="-1359832554"/>
        <w:tag w:val="goog_rdk_3214"/>
      </w:sdtPr>
      <w:sdtContent>
        <w:p w:rsidR="00000000" w:rsidDel="00000000" w:rsidP="00000000" w:rsidRDefault="00000000" w:rsidRPr="00000000" w14:paraId="000004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8121361"/>
              <w:tag w:val="goog_rdk_3212"/>
            </w:sdtPr>
            <w:sdtContent>
              <w:ins w:author="Anonymous" w:id="66" w:date="2026-09-22T03:03:20Z"/>
              <w:sdt>
                <w:sdtPr>
                  <w:id w:val="941716368"/>
                  <w:tag w:val="goog_rdk_3213"/>
                </w:sdtPr>
                <w:sdtContent>
                  <w:ins w:author="Anonymous" w:id="66" w:date="2026-09-22T03:03:20Z">
                    <w:r w:rsidDel="00000000" w:rsidR="00000000" w:rsidRPr="00000000">
                      <w:rPr>
                        <w:rtl w:val="0"/>
                      </w:rPr>
                    </w:r>
                  </w:ins>
                </w:sdtContent>
              </w:sdt>
              <w:ins w:author="Anonymous" w:id="66" w:date="2026-09-22T03:03:20Z">
                <w:bookmarkStart w:colFirst="0" w:colLast="0" w:name="_heading=h.9ydbymezg7i3" w:id="747"/>
                <w:bookmarkEnd w:id="747"/>
              </w:ins>
            </w:sdtContent>
          </w:sdt>
        </w:p>
      </w:sdtContent>
    </w:sdt>
    <w:sdt>
      <w:sdtPr>
        <w:id w:val="-1357268947"/>
        <w:tag w:val="goog_rdk_3217"/>
      </w:sdtPr>
      <w:sdtContent>
        <w:p w:rsidR="00000000" w:rsidDel="00000000" w:rsidP="00000000" w:rsidRDefault="00000000" w:rsidRPr="00000000" w14:paraId="000004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6979792"/>
              <w:tag w:val="goog_rdk_3215"/>
            </w:sdtPr>
            <w:sdtContent>
              <w:ins w:author="Anonymous" w:id="66" w:date="2026-09-22T03:03:20Z"/>
              <w:sdt>
                <w:sdtPr>
                  <w:id w:val="-975907053"/>
                  <w:tag w:val="goog_rdk_3216"/>
                </w:sdtPr>
                <w:sdtContent>
                  <w:ins w:author="Anonymous" w:id="66" w:date="2026-09-22T03:03:20Z">
                    <w:r w:rsidDel="00000000" w:rsidR="00000000" w:rsidRPr="00000000">
                      <w:rPr>
                        <w:rtl w:val="0"/>
                      </w:rPr>
                    </w:r>
                  </w:ins>
                </w:sdtContent>
              </w:sdt>
              <w:ins w:author="Anonymous" w:id="66" w:date="2026-09-22T03:03:20Z">
                <w:bookmarkStart w:colFirst="0" w:colLast="0" w:name="_heading=h.wfkedeb86v3j" w:id="748"/>
                <w:bookmarkEnd w:id="748"/>
              </w:ins>
            </w:sdtContent>
          </w:sdt>
        </w:p>
      </w:sdtContent>
    </w:sdt>
    <w:sdt>
      <w:sdtPr>
        <w:id w:val="-153114565"/>
        <w:tag w:val="goog_rdk_3220"/>
      </w:sdtPr>
      <w:sdtContent>
        <w:p w:rsidR="00000000" w:rsidDel="00000000" w:rsidP="00000000" w:rsidRDefault="00000000" w:rsidRPr="00000000" w14:paraId="000004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1897444"/>
              <w:tag w:val="goog_rdk_3218"/>
            </w:sdtPr>
            <w:sdtContent>
              <w:ins w:author="Anonymous" w:id="66" w:date="2026-09-22T03:03:20Z"/>
              <w:sdt>
                <w:sdtPr>
                  <w:id w:val="-610539911"/>
                  <w:tag w:val="goog_rdk_3219"/>
                </w:sdtPr>
                <w:sdtContent>
                  <w:ins w:author="Anonymous" w:id="66" w:date="2026-09-22T03:03:20Z">
                    <w:r w:rsidDel="00000000" w:rsidR="00000000" w:rsidRPr="00000000">
                      <w:rPr>
                        <w:rtl w:val="0"/>
                      </w:rPr>
                    </w:r>
                  </w:ins>
                </w:sdtContent>
              </w:sdt>
              <w:ins w:author="Anonymous" w:id="66" w:date="2026-09-22T03:03:20Z">
                <w:bookmarkStart w:colFirst="0" w:colLast="0" w:name="_heading=h.nwuiyhjpys2d" w:id="749"/>
                <w:bookmarkEnd w:id="749"/>
              </w:ins>
            </w:sdtContent>
          </w:sdt>
        </w:p>
      </w:sdtContent>
    </w:sdt>
    <w:sdt>
      <w:sdtPr>
        <w:id w:val="-795840790"/>
        <w:tag w:val="goog_rdk_3223"/>
      </w:sdtPr>
      <w:sdtContent>
        <w:p w:rsidR="00000000" w:rsidDel="00000000" w:rsidP="00000000" w:rsidRDefault="00000000" w:rsidRPr="00000000" w14:paraId="000004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9927201"/>
              <w:tag w:val="goog_rdk_3221"/>
            </w:sdtPr>
            <w:sdtContent>
              <w:ins w:author="Anonymous" w:id="66" w:date="2026-09-22T03:03:20Z"/>
              <w:sdt>
                <w:sdtPr>
                  <w:id w:val="-1110708833"/>
                  <w:tag w:val="goog_rdk_3222"/>
                </w:sdtPr>
                <w:sdtContent>
                  <w:ins w:author="Anonymous" w:id="66" w:date="2026-09-22T03:03:20Z">
                    <w:r w:rsidDel="00000000" w:rsidR="00000000" w:rsidRPr="00000000">
                      <w:rPr>
                        <w:rtl w:val="0"/>
                      </w:rPr>
                    </w:r>
                  </w:ins>
                </w:sdtContent>
              </w:sdt>
              <w:ins w:author="Anonymous" w:id="66" w:date="2026-09-22T03:03:20Z">
                <w:bookmarkStart w:colFirst="0" w:colLast="0" w:name="_heading=h.5w2n214qpqhc" w:id="750"/>
                <w:bookmarkEnd w:id="750"/>
              </w:ins>
            </w:sdtContent>
          </w:sdt>
        </w:p>
      </w:sdtContent>
    </w:sdt>
    <w:sdt>
      <w:sdtPr>
        <w:id w:val="-646222707"/>
        <w:tag w:val="goog_rdk_3226"/>
      </w:sdtPr>
      <w:sdtContent>
        <w:p w:rsidR="00000000" w:rsidDel="00000000" w:rsidP="00000000" w:rsidRDefault="00000000" w:rsidRPr="00000000" w14:paraId="000004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4878160"/>
              <w:tag w:val="goog_rdk_3224"/>
            </w:sdtPr>
            <w:sdtContent>
              <w:ins w:author="Anonymous" w:id="66" w:date="2026-09-22T03:03:20Z"/>
              <w:sdt>
                <w:sdtPr>
                  <w:id w:val="1989254346"/>
                  <w:tag w:val="goog_rdk_3225"/>
                </w:sdtPr>
                <w:sdtContent>
                  <w:ins w:author="Anonymous" w:id="66" w:date="2026-09-22T03:03:20Z">
                    <w:r w:rsidDel="00000000" w:rsidR="00000000" w:rsidRPr="00000000">
                      <w:rPr>
                        <w:rtl w:val="0"/>
                      </w:rPr>
                    </w:r>
                  </w:ins>
                </w:sdtContent>
              </w:sdt>
              <w:ins w:author="Anonymous" w:id="66" w:date="2026-09-22T03:03:20Z">
                <w:bookmarkStart w:colFirst="0" w:colLast="0" w:name="_heading=h.jfuom3988ctw" w:id="751"/>
                <w:bookmarkEnd w:id="751"/>
              </w:ins>
            </w:sdtContent>
          </w:sdt>
        </w:p>
      </w:sdtContent>
    </w:sdt>
    <w:sdt>
      <w:sdtPr>
        <w:id w:val="1092180627"/>
        <w:tag w:val="goog_rdk_3229"/>
      </w:sdtPr>
      <w:sdtContent>
        <w:p w:rsidR="00000000" w:rsidDel="00000000" w:rsidP="00000000" w:rsidRDefault="00000000" w:rsidRPr="00000000" w14:paraId="000004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0745487"/>
              <w:tag w:val="goog_rdk_3227"/>
            </w:sdtPr>
            <w:sdtContent>
              <w:ins w:author="Anonymous" w:id="66" w:date="2026-09-22T03:03:20Z"/>
              <w:sdt>
                <w:sdtPr>
                  <w:id w:val="2133343348"/>
                  <w:tag w:val="goog_rdk_3228"/>
                </w:sdtPr>
                <w:sdtContent>
                  <w:ins w:author="Anonymous" w:id="66" w:date="2026-09-22T03:03:20Z">
                    <w:r w:rsidDel="00000000" w:rsidR="00000000" w:rsidRPr="00000000">
                      <w:rPr>
                        <w:rtl w:val="0"/>
                      </w:rPr>
                    </w:r>
                  </w:ins>
                </w:sdtContent>
              </w:sdt>
              <w:ins w:author="Anonymous" w:id="66" w:date="2026-09-22T03:03:20Z">
                <w:bookmarkStart w:colFirst="0" w:colLast="0" w:name="_heading=h.qfbjve53qc43" w:id="752"/>
                <w:bookmarkEnd w:id="752"/>
              </w:ins>
            </w:sdtContent>
          </w:sdt>
        </w:p>
      </w:sdtContent>
    </w:sdt>
    <w:sdt>
      <w:sdtPr>
        <w:id w:val="-2092607724"/>
        <w:tag w:val="goog_rdk_3232"/>
      </w:sdtPr>
      <w:sdtContent>
        <w:p w:rsidR="00000000" w:rsidDel="00000000" w:rsidP="00000000" w:rsidRDefault="00000000" w:rsidRPr="00000000" w14:paraId="000004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3556853"/>
              <w:tag w:val="goog_rdk_3230"/>
            </w:sdtPr>
            <w:sdtContent>
              <w:ins w:author="Anonymous" w:id="66" w:date="2026-09-22T03:03:20Z"/>
              <w:sdt>
                <w:sdtPr>
                  <w:id w:val="-267194102"/>
                  <w:tag w:val="goog_rdk_3231"/>
                </w:sdtPr>
                <w:sdtContent>
                  <w:ins w:author="Anonymous" w:id="66" w:date="2026-09-22T03:03:20Z">
                    <w:r w:rsidDel="00000000" w:rsidR="00000000" w:rsidRPr="00000000">
                      <w:rPr>
                        <w:rtl w:val="0"/>
                      </w:rPr>
                    </w:r>
                  </w:ins>
                </w:sdtContent>
              </w:sdt>
              <w:ins w:author="Anonymous" w:id="66" w:date="2026-09-22T03:03:20Z">
                <w:bookmarkStart w:colFirst="0" w:colLast="0" w:name="_heading=h.am76dmvdba6b" w:id="753"/>
                <w:bookmarkEnd w:id="753"/>
              </w:ins>
            </w:sdtContent>
          </w:sdt>
        </w:p>
      </w:sdtContent>
    </w:sdt>
    <w:sdt>
      <w:sdtPr>
        <w:id w:val="651886938"/>
        <w:tag w:val="goog_rdk_3235"/>
      </w:sdtPr>
      <w:sdtContent>
        <w:p w:rsidR="00000000" w:rsidDel="00000000" w:rsidP="00000000" w:rsidRDefault="00000000" w:rsidRPr="00000000" w14:paraId="000004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5312405"/>
              <w:tag w:val="goog_rdk_3233"/>
            </w:sdtPr>
            <w:sdtContent>
              <w:ins w:author="Anonymous" w:id="66" w:date="2026-09-22T03:03:20Z"/>
              <w:sdt>
                <w:sdtPr>
                  <w:id w:val="-1333128891"/>
                  <w:tag w:val="goog_rdk_3234"/>
                </w:sdtPr>
                <w:sdtContent>
                  <w:ins w:author="Anonymous" w:id="66" w:date="2026-09-22T03:03:20Z">
                    <w:r w:rsidDel="00000000" w:rsidR="00000000" w:rsidRPr="00000000">
                      <w:rPr>
                        <w:rtl w:val="0"/>
                      </w:rPr>
                    </w:r>
                  </w:ins>
                </w:sdtContent>
              </w:sdt>
              <w:ins w:author="Anonymous" w:id="66" w:date="2026-09-22T03:03:20Z">
                <w:bookmarkStart w:colFirst="0" w:colLast="0" w:name="_heading=h.3oybpinogvnf" w:id="754"/>
                <w:bookmarkEnd w:id="754"/>
              </w:ins>
            </w:sdtContent>
          </w:sdt>
        </w:p>
      </w:sdtContent>
    </w:sdt>
    <w:sdt>
      <w:sdtPr>
        <w:id w:val="575383348"/>
        <w:tag w:val="goog_rdk_3238"/>
      </w:sdtPr>
      <w:sdtContent>
        <w:p w:rsidR="00000000" w:rsidDel="00000000" w:rsidP="00000000" w:rsidRDefault="00000000" w:rsidRPr="00000000" w14:paraId="000004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8627074"/>
              <w:tag w:val="goog_rdk_3236"/>
            </w:sdtPr>
            <w:sdtContent>
              <w:ins w:author="Anonymous" w:id="66" w:date="2026-09-22T03:03:20Z"/>
              <w:sdt>
                <w:sdtPr>
                  <w:id w:val="831424791"/>
                  <w:tag w:val="goog_rdk_3237"/>
                </w:sdtPr>
                <w:sdtContent>
                  <w:ins w:author="Anonymous" w:id="66" w:date="2026-09-22T03:03:20Z">
                    <w:r w:rsidDel="00000000" w:rsidR="00000000" w:rsidRPr="00000000">
                      <w:rPr>
                        <w:rtl w:val="0"/>
                      </w:rPr>
                    </w:r>
                  </w:ins>
                </w:sdtContent>
              </w:sdt>
              <w:ins w:author="Anonymous" w:id="66" w:date="2026-09-22T03:03:20Z">
                <w:bookmarkStart w:colFirst="0" w:colLast="0" w:name="_heading=h.gaq7xly0lj5y" w:id="755"/>
                <w:bookmarkEnd w:id="755"/>
              </w:ins>
            </w:sdtContent>
          </w:sdt>
        </w:p>
      </w:sdtContent>
    </w:sdt>
    <w:sdt>
      <w:sdtPr>
        <w:id w:val="1744601264"/>
        <w:tag w:val="goog_rdk_3241"/>
      </w:sdtPr>
      <w:sdtContent>
        <w:p w:rsidR="00000000" w:rsidDel="00000000" w:rsidP="00000000" w:rsidRDefault="00000000" w:rsidRPr="00000000" w14:paraId="000004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3274417"/>
              <w:tag w:val="goog_rdk_3239"/>
            </w:sdtPr>
            <w:sdtContent>
              <w:ins w:author="Anonymous" w:id="66" w:date="2026-09-22T03:03:20Z"/>
              <w:sdt>
                <w:sdtPr>
                  <w:id w:val="-1655353603"/>
                  <w:tag w:val="goog_rdk_3240"/>
                </w:sdtPr>
                <w:sdtContent>
                  <w:ins w:author="Anonymous" w:id="66" w:date="2026-09-22T03:03:20Z">
                    <w:r w:rsidDel="00000000" w:rsidR="00000000" w:rsidRPr="00000000">
                      <w:rPr>
                        <w:rtl w:val="0"/>
                      </w:rPr>
                    </w:r>
                  </w:ins>
                </w:sdtContent>
              </w:sdt>
              <w:ins w:author="Anonymous" w:id="66" w:date="2026-09-22T03:03:20Z">
                <w:bookmarkStart w:colFirst="0" w:colLast="0" w:name="_heading=h.8neyhh3arypa" w:id="756"/>
                <w:bookmarkEnd w:id="756"/>
              </w:ins>
            </w:sdtContent>
          </w:sdt>
        </w:p>
      </w:sdtContent>
    </w:sdt>
    <w:sdt>
      <w:sdtPr>
        <w:id w:val="-998245108"/>
        <w:tag w:val="goog_rdk_3244"/>
      </w:sdtPr>
      <w:sdtContent>
        <w:p w:rsidR="00000000" w:rsidDel="00000000" w:rsidP="00000000" w:rsidRDefault="00000000" w:rsidRPr="00000000" w14:paraId="000004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9450024"/>
              <w:tag w:val="goog_rdk_3242"/>
            </w:sdtPr>
            <w:sdtContent>
              <w:ins w:author="Anonymous" w:id="66" w:date="2026-09-22T03:03:20Z"/>
              <w:sdt>
                <w:sdtPr>
                  <w:id w:val="134014825"/>
                  <w:tag w:val="goog_rdk_3243"/>
                </w:sdtPr>
                <w:sdtContent>
                  <w:ins w:author="Anonymous" w:id="66" w:date="2026-09-22T03:03:20Z">
                    <w:r w:rsidDel="00000000" w:rsidR="00000000" w:rsidRPr="00000000">
                      <w:rPr>
                        <w:rtl w:val="0"/>
                      </w:rPr>
                    </w:r>
                  </w:ins>
                </w:sdtContent>
              </w:sdt>
              <w:ins w:author="Anonymous" w:id="66" w:date="2026-09-22T03:03:20Z">
                <w:bookmarkStart w:colFirst="0" w:colLast="0" w:name="_heading=h.f0ksug445kw7" w:id="757"/>
                <w:bookmarkEnd w:id="757"/>
              </w:ins>
            </w:sdtContent>
          </w:sdt>
        </w:p>
      </w:sdtContent>
    </w:sdt>
    <w:sdt>
      <w:sdtPr>
        <w:id w:val="-1459872054"/>
        <w:tag w:val="goog_rdk_3247"/>
      </w:sdtPr>
      <w:sdtContent>
        <w:p w:rsidR="00000000" w:rsidDel="00000000" w:rsidP="00000000" w:rsidRDefault="00000000" w:rsidRPr="00000000" w14:paraId="000004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8560834"/>
              <w:tag w:val="goog_rdk_3245"/>
            </w:sdtPr>
            <w:sdtContent>
              <w:ins w:author="Anonymous" w:id="66" w:date="2026-09-22T03:03:20Z"/>
              <w:sdt>
                <w:sdtPr>
                  <w:id w:val="448723820"/>
                  <w:tag w:val="goog_rdk_3246"/>
                </w:sdtPr>
                <w:sdtContent>
                  <w:ins w:author="Anonymous" w:id="66" w:date="2026-09-22T03:03:20Z">
                    <w:r w:rsidDel="00000000" w:rsidR="00000000" w:rsidRPr="00000000">
                      <w:rPr>
                        <w:rtl w:val="0"/>
                      </w:rPr>
                    </w:r>
                  </w:ins>
                </w:sdtContent>
              </w:sdt>
              <w:ins w:author="Anonymous" w:id="66" w:date="2026-09-22T03:03:20Z">
                <w:bookmarkStart w:colFirst="0" w:colLast="0" w:name="_heading=h.o29eptc2rsq" w:id="758"/>
                <w:bookmarkEnd w:id="758"/>
              </w:ins>
            </w:sdtContent>
          </w:sdt>
        </w:p>
      </w:sdtContent>
    </w:sdt>
    <w:sdt>
      <w:sdtPr>
        <w:id w:val="-1269831494"/>
        <w:tag w:val="goog_rdk_3250"/>
      </w:sdtPr>
      <w:sdtContent>
        <w:p w:rsidR="00000000" w:rsidDel="00000000" w:rsidP="00000000" w:rsidRDefault="00000000" w:rsidRPr="00000000" w14:paraId="000004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2080899"/>
              <w:tag w:val="goog_rdk_3248"/>
            </w:sdtPr>
            <w:sdtContent>
              <w:ins w:author="Anonymous" w:id="66" w:date="2026-09-22T03:03:20Z"/>
              <w:sdt>
                <w:sdtPr>
                  <w:id w:val="-418383125"/>
                  <w:tag w:val="goog_rdk_3249"/>
                </w:sdtPr>
                <w:sdtContent>
                  <w:ins w:author="Anonymous" w:id="66" w:date="2026-09-22T03:03:20Z">
                    <w:r w:rsidDel="00000000" w:rsidR="00000000" w:rsidRPr="00000000">
                      <w:rPr>
                        <w:rtl w:val="0"/>
                      </w:rPr>
                    </w:r>
                  </w:ins>
                </w:sdtContent>
              </w:sdt>
              <w:ins w:author="Anonymous" w:id="66" w:date="2026-09-22T03:03:20Z">
                <w:bookmarkStart w:colFirst="0" w:colLast="0" w:name="_heading=h.g69utai4zkz" w:id="759"/>
                <w:bookmarkEnd w:id="759"/>
              </w:ins>
            </w:sdtContent>
          </w:sdt>
        </w:p>
      </w:sdtContent>
    </w:sdt>
    <w:sdt>
      <w:sdtPr>
        <w:id w:val="-842409477"/>
        <w:tag w:val="goog_rdk_3253"/>
      </w:sdtPr>
      <w:sdtContent>
        <w:p w:rsidR="00000000" w:rsidDel="00000000" w:rsidP="00000000" w:rsidRDefault="00000000" w:rsidRPr="00000000" w14:paraId="000004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5436716"/>
              <w:tag w:val="goog_rdk_3251"/>
            </w:sdtPr>
            <w:sdtContent>
              <w:ins w:author="Anonymous" w:id="66" w:date="2026-09-22T03:03:20Z"/>
              <w:sdt>
                <w:sdtPr>
                  <w:id w:val="190763497"/>
                  <w:tag w:val="goog_rdk_3252"/>
                </w:sdtPr>
                <w:sdtContent>
                  <w:ins w:author="Anonymous" w:id="66" w:date="2026-09-22T03:03:20Z">
                    <w:r w:rsidDel="00000000" w:rsidR="00000000" w:rsidRPr="00000000">
                      <w:rPr>
                        <w:rtl w:val="0"/>
                      </w:rPr>
                    </w:r>
                  </w:ins>
                </w:sdtContent>
              </w:sdt>
              <w:ins w:author="Anonymous" w:id="66" w:date="2026-09-22T03:03:20Z">
                <w:bookmarkStart w:colFirst="0" w:colLast="0" w:name="_heading=h.ebkdjhz7imhb" w:id="760"/>
                <w:bookmarkEnd w:id="760"/>
              </w:ins>
            </w:sdtContent>
          </w:sdt>
        </w:p>
      </w:sdtContent>
    </w:sdt>
    <w:sdt>
      <w:sdtPr>
        <w:id w:val="1820424850"/>
        <w:tag w:val="goog_rdk_3256"/>
      </w:sdtPr>
      <w:sdtContent>
        <w:p w:rsidR="00000000" w:rsidDel="00000000" w:rsidP="00000000" w:rsidRDefault="00000000" w:rsidRPr="00000000" w14:paraId="000004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4949516"/>
              <w:tag w:val="goog_rdk_3254"/>
            </w:sdtPr>
            <w:sdtContent>
              <w:ins w:author="Anonymous" w:id="66" w:date="2026-09-22T03:03:20Z"/>
              <w:sdt>
                <w:sdtPr>
                  <w:id w:val="392605165"/>
                  <w:tag w:val="goog_rdk_3255"/>
                </w:sdtPr>
                <w:sdtContent>
                  <w:ins w:author="Anonymous" w:id="66" w:date="2026-09-22T03:03:20Z">
                    <w:r w:rsidDel="00000000" w:rsidR="00000000" w:rsidRPr="00000000">
                      <w:rPr>
                        <w:rtl w:val="0"/>
                      </w:rPr>
                    </w:r>
                  </w:ins>
                </w:sdtContent>
              </w:sdt>
              <w:ins w:author="Anonymous" w:id="66" w:date="2026-09-22T03:03:20Z">
                <w:bookmarkStart w:colFirst="0" w:colLast="0" w:name="_heading=h.c9s32iy8nrfk" w:id="761"/>
                <w:bookmarkEnd w:id="761"/>
              </w:ins>
            </w:sdtContent>
          </w:sdt>
        </w:p>
      </w:sdtContent>
    </w:sdt>
    <w:sdt>
      <w:sdtPr>
        <w:id w:val="916846817"/>
        <w:tag w:val="goog_rdk_3259"/>
      </w:sdtPr>
      <w:sdtContent>
        <w:p w:rsidR="00000000" w:rsidDel="00000000" w:rsidP="00000000" w:rsidRDefault="00000000" w:rsidRPr="00000000" w14:paraId="000004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1365640"/>
              <w:tag w:val="goog_rdk_3257"/>
            </w:sdtPr>
            <w:sdtContent>
              <w:ins w:author="Anonymous" w:id="66" w:date="2026-09-22T03:03:20Z"/>
              <w:sdt>
                <w:sdtPr>
                  <w:id w:val="709153068"/>
                  <w:tag w:val="goog_rdk_3258"/>
                </w:sdtPr>
                <w:sdtContent>
                  <w:ins w:author="Anonymous" w:id="66" w:date="2026-09-22T03:03:20Z">
                    <w:r w:rsidDel="00000000" w:rsidR="00000000" w:rsidRPr="00000000">
                      <w:rPr>
                        <w:rtl w:val="0"/>
                      </w:rPr>
                    </w:r>
                  </w:ins>
                </w:sdtContent>
              </w:sdt>
              <w:ins w:author="Anonymous" w:id="66" w:date="2026-09-22T03:03:20Z">
                <w:bookmarkStart w:colFirst="0" w:colLast="0" w:name="_heading=h.v5d9zisuq96" w:id="762"/>
                <w:bookmarkEnd w:id="762"/>
              </w:ins>
            </w:sdtContent>
          </w:sdt>
        </w:p>
      </w:sdtContent>
    </w:sdt>
    <w:sdt>
      <w:sdtPr>
        <w:id w:val="2085868523"/>
        <w:tag w:val="goog_rdk_3262"/>
      </w:sdtPr>
      <w:sdtContent>
        <w:p w:rsidR="00000000" w:rsidDel="00000000" w:rsidP="00000000" w:rsidRDefault="00000000" w:rsidRPr="00000000" w14:paraId="000004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4384243"/>
              <w:tag w:val="goog_rdk_3260"/>
            </w:sdtPr>
            <w:sdtContent>
              <w:ins w:author="Anonymous" w:id="66" w:date="2026-09-22T03:03:20Z"/>
              <w:sdt>
                <w:sdtPr>
                  <w:id w:val="415528912"/>
                  <w:tag w:val="goog_rdk_3261"/>
                </w:sdtPr>
                <w:sdtContent>
                  <w:ins w:author="Anonymous" w:id="66" w:date="2026-09-22T03:03:20Z">
                    <w:r w:rsidDel="00000000" w:rsidR="00000000" w:rsidRPr="00000000">
                      <w:rPr>
                        <w:rtl w:val="0"/>
                      </w:rPr>
                    </w:r>
                  </w:ins>
                </w:sdtContent>
              </w:sdt>
              <w:ins w:author="Anonymous" w:id="66" w:date="2026-09-22T03:03:20Z">
                <w:bookmarkStart w:colFirst="0" w:colLast="0" w:name="_heading=h.73e0xgdo22fv" w:id="763"/>
                <w:bookmarkEnd w:id="763"/>
              </w:ins>
            </w:sdtContent>
          </w:sdt>
        </w:p>
      </w:sdtContent>
    </w:sdt>
    <w:sdt>
      <w:sdtPr>
        <w:id w:val="834902581"/>
        <w:tag w:val="goog_rdk_3265"/>
      </w:sdtPr>
      <w:sdtContent>
        <w:p w:rsidR="00000000" w:rsidDel="00000000" w:rsidP="00000000" w:rsidRDefault="00000000" w:rsidRPr="00000000" w14:paraId="000004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3228791"/>
              <w:tag w:val="goog_rdk_3263"/>
            </w:sdtPr>
            <w:sdtContent>
              <w:ins w:author="Anonymous" w:id="66" w:date="2026-09-22T03:03:20Z"/>
              <w:sdt>
                <w:sdtPr>
                  <w:id w:val="110283921"/>
                  <w:tag w:val="goog_rdk_3264"/>
                </w:sdtPr>
                <w:sdtContent>
                  <w:ins w:author="Anonymous" w:id="66" w:date="2026-09-22T03:03:20Z">
                    <w:r w:rsidDel="00000000" w:rsidR="00000000" w:rsidRPr="00000000">
                      <w:rPr>
                        <w:rtl w:val="0"/>
                      </w:rPr>
                    </w:r>
                  </w:ins>
                </w:sdtContent>
              </w:sdt>
              <w:ins w:author="Anonymous" w:id="66" w:date="2026-09-22T03:03:20Z">
                <w:bookmarkStart w:colFirst="0" w:colLast="0" w:name="_heading=h.97p5t1ukvi9e" w:id="764"/>
                <w:bookmarkEnd w:id="764"/>
              </w:ins>
            </w:sdtContent>
          </w:sdt>
        </w:p>
      </w:sdtContent>
    </w:sdt>
    <w:sdt>
      <w:sdtPr>
        <w:id w:val="-186403582"/>
        <w:tag w:val="goog_rdk_3268"/>
      </w:sdtPr>
      <w:sdtContent>
        <w:p w:rsidR="00000000" w:rsidDel="00000000" w:rsidP="00000000" w:rsidRDefault="00000000" w:rsidRPr="00000000" w14:paraId="000004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7922116"/>
              <w:tag w:val="goog_rdk_3266"/>
            </w:sdtPr>
            <w:sdtContent>
              <w:ins w:author="Anonymous" w:id="66" w:date="2026-09-22T03:03:20Z"/>
              <w:sdt>
                <w:sdtPr>
                  <w:id w:val="1095560374"/>
                  <w:tag w:val="goog_rdk_3267"/>
                </w:sdtPr>
                <w:sdtContent>
                  <w:ins w:author="Anonymous" w:id="66" w:date="2026-09-22T03:03:20Z">
                    <w:r w:rsidDel="00000000" w:rsidR="00000000" w:rsidRPr="00000000">
                      <w:rPr>
                        <w:rtl w:val="0"/>
                      </w:rPr>
                    </w:r>
                  </w:ins>
                </w:sdtContent>
              </w:sdt>
              <w:ins w:author="Anonymous" w:id="66" w:date="2026-09-22T03:03:20Z">
                <w:bookmarkStart w:colFirst="0" w:colLast="0" w:name="_heading=h.k6ke2if0z9ky" w:id="765"/>
                <w:bookmarkEnd w:id="765"/>
              </w:ins>
            </w:sdtContent>
          </w:sdt>
        </w:p>
      </w:sdtContent>
    </w:sdt>
    <w:sdt>
      <w:sdtPr>
        <w:id w:val="1521436004"/>
        <w:tag w:val="goog_rdk_3271"/>
      </w:sdtPr>
      <w:sdtContent>
        <w:p w:rsidR="00000000" w:rsidDel="00000000" w:rsidP="00000000" w:rsidRDefault="00000000" w:rsidRPr="00000000" w14:paraId="000004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2684949"/>
              <w:tag w:val="goog_rdk_3269"/>
            </w:sdtPr>
            <w:sdtContent>
              <w:ins w:author="Anonymous" w:id="66" w:date="2026-09-22T03:03:20Z"/>
              <w:sdt>
                <w:sdtPr>
                  <w:id w:val="1486486517"/>
                  <w:tag w:val="goog_rdk_3270"/>
                </w:sdtPr>
                <w:sdtContent>
                  <w:ins w:author="Anonymous" w:id="66" w:date="2026-09-22T03:03:20Z">
                    <w:r w:rsidDel="00000000" w:rsidR="00000000" w:rsidRPr="00000000">
                      <w:rPr>
                        <w:rtl w:val="0"/>
                      </w:rPr>
                    </w:r>
                  </w:ins>
                </w:sdtContent>
              </w:sdt>
              <w:ins w:author="Anonymous" w:id="66" w:date="2026-09-22T03:03:20Z">
                <w:bookmarkStart w:colFirst="0" w:colLast="0" w:name="_heading=h.sjvryu6ljxc4" w:id="766"/>
                <w:bookmarkEnd w:id="766"/>
              </w:ins>
            </w:sdtContent>
          </w:sdt>
        </w:p>
      </w:sdtContent>
    </w:sdt>
    <w:sdt>
      <w:sdtPr>
        <w:id w:val="953421727"/>
        <w:tag w:val="goog_rdk_3274"/>
      </w:sdtPr>
      <w:sdtContent>
        <w:p w:rsidR="00000000" w:rsidDel="00000000" w:rsidP="00000000" w:rsidRDefault="00000000" w:rsidRPr="00000000" w14:paraId="000004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897886"/>
              <w:tag w:val="goog_rdk_3272"/>
            </w:sdtPr>
            <w:sdtContent>
              <w:ins w:author="Anonymous" w:id="66" w:date="2026-09-22T03:03:20Z"/>
              <w:sdt>
                <w:sdtPr>
                  <w:id w:val="-490517697"/>
                  <w:tag w:val="goog_rdk_3273"/>
                </w:sdtPr>
                <w:sdtContent>
                  <w:ins w:author="Anonymous" w:id="66" w:date="2026-09-22T03:03:20Z">
                    <w:r w:rsidDel="00000000" w:rsidR="00000000" w:rsidRPr="00000000">
                      <w:rPr>
                        <w:rtl w:val="0"/>
                      </w:rPr>
                    </w:r>
                  </w:ins>
                </w:sdtContent>
              </w:sdt>
              <w:ins w:author="Anonymous" w:id="66" w:date="2026-09-22T03:03:20Z">
                <w:bookmarkStart w:colFirst="0" w:colLast="0" w:name="_heading=h.xb886ytq9n88" w:id="767"/>
                <w:bookmarkEnd w:id="767"/>
              </w:ins>
            </w:sdtContent>
          </w:sdt>
        </w:p>
      </w:sdtContent>
    </w:sdt>
    <w:sdt>
      <w:sdtPr>
        <w:id w:val="-528910006"/>
        <w:tag w:val="goog_rdk_3277"/>
      </w:sdtPr>
      <w:sdtContent>
        <w:p w:rsidR="00000000" w:rsidDel="00000000" w:rsidP="00000000" w:rsidRDefault="00000000" w:rsidRPr="00000000" w14:paraId="000004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7944155"/>
              <w:tag w:val="goog_rdk_3275"/>
            </w:sdtPr>
            <w:sdtContent>
              <w:ins w:author="Anonymous" w:id="66" w:date="2026-09-22T03:03:20Z"/>
              <w:sdt>
                <w:sdtPr>
                  <w:id w:val="427592372"/>
                  <w:tag w:val="goog_rdk_3276"/>
                </w:sdtPr>
                <w:sdtContent>
                  <w:ins w:author="Anonymous" w:id="66" w:date="2026-09-22T03:03:20Z">
                    <w:r w:rsidDel="00000000" w:rsidR="00000000" w:rsidRPr="00000000">
                      <w:rPr>
                        <w:rtl w:val="0"/>
                      </w:rPr>
                    </w:r>
                  </w:ins>
                </w:sdtContent>
              </w:sdt>
              <w:ins w:author="Anonymous" w:id="66" w:date="2026-09-22T03:03:20Z">
                <w:bookmarkStart w:colFirst="0" w:colLast="0" w:name="_heading=h.piw7ecd5sam8" w:id="768"/>
                <w:bookmarkEnd w:id="768"/>
              </w:ins>
            </w:sdtContent>
          </w:sdt>
        </w:p>
      </w:sdtContent>
    </w:sdt>
    <w:sdt>
      <w:sdtPr>
        <w:id w:val="1195021551"/>
        <w:tag w:val="goog_rdk_3280"/>
      </w:sdtPr>
      <w:sdtContent>
        <w:p w:rsidR="00000000" w:rsidDel="00000000" w:rsidP="00000000" w:rsidRDefault="00000000" w:rsidRPr="00000000" w14:paraId="000004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1783617"/>
              <w:tag w:val="goog_rdk_3278"/>
            </w:sdtPr>
            <w:sdtContent>
              <w:ins w:author="Anonymous" w:id="66" w:date="2026-09-22T03:03:20Z"/>
              <w:sdt>
                <w:sdtPr>
                  <w:id w:val="2127433643"/>
                  <w:tag w:val="goog_rdk_3279"/>
                </w:sdtPr>
                <w:sdtContent>
                  <w:ins w:author="Anonymous" w:id="66" w:date="2026-09-22T03:03:20Z">
                    <w:r w:rsidDel="00000000" w:rsidR="00000000" w:rsidRPr="00000000">
                      <w:rPr>
                        <w:rtl w:val="0"/>
                      </w:rPr>
                    </w:r>
                  </w:ins>
                </w:sdtContent>
              </w:sdt>
              <w:ins w:author="Anonymous" w:id="66" w:date="2026-09-22T03:03:20Z">
                <w:bookmarkStart w:colFirst="0" w:colLast="0" w:name="_heading=h.m7s9aa435yro" w:id="769"/>
                <w:bookmarkEnd w:id="769"/>
              </w:ins>
            </w:sdtContent>
          </w:sdt>
        </w:p>
      </w:sdtContent>
    </w:sdt>
    <w:sdt>
      <w:sdtPr>
        <w:id w:val="-341492273"/>
        <w:tag w:val="goog_rdk_3283"/>
      </w:sdtPr>
      <w:sdtContent>
        <w:p w:rsidR="00000000" w:rsidDel="00000000" w:rsidP="00000000" w:rsidRDefault="00000000" w:rsidRPr="00000000" w14:paraId="000004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5958065"/>
              <w:tag w:val="goog_rdk_3281"/>
            </w:sdtPr>
            <w:sdtContent>
              <w:ins w:author="Anonymous" w:id="66" w:date="2026-09-22T03:03:20Z"/>
              <w:sdt>
                <w:sdtPr>
                  <w:id w:val="106113217"/>
                  <w:tag w:val="goog_rdk_3282"/>
                </w:sdtPr>
                <w:sdtContent>
                  <w:ins w:author="Anonymous" w:id="66" w:date="2026-09-22T03:03:20Z">
                    <w:r w:rsidDel="00000000" w:rsidR="00000000" w:rsidRPr="00000000">
                      <w:rPr>
                        <w:rtl w:val="0"/>
                      </w:rPr>
                    </w:r>
                  </w:ins>
                </w:sdtContent>
              </w:sdt>
              <w:ins w:author="Anonymous" w:id="66" w:date="2026-09-22T03:03:20Z">
                <w:bookmarkStart w:colFirst="0" w:colLast="0" w:name="_heading=h.nnkt5afjpcmv" w:id="770"/>
                <w:bookmarkEnd w:id="770"/>
              </w:ins>
            </w:sdtContent>
          </w:sdt>
        </w:p>
      </w:sdtContent>
    </w:sdt>
    <w:sdt>
      <w:sdtPr>
        <w:id w:val="-623884703"/>
        <w:tag w:val="goog_rdk_3286"/>
      </w:sdtPr>
      <w:sdtContent>
        <w:p w:rsidR="00000000" w:rsidDel="00000000" w:rsidP="00000000" w:rsidRDefault="00000000" w:rsidRPr="00000000" w14:paraId="000004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1413452"/>
              <w:tag w:val="goog_rdk_3284"/>
            </w:sdtPr>
            <w:sdtContent>
              <w:ins w:author="Anonymous" w:id="66" w:date="2026-09-22T03:03:20Z"/>
              <w:sdt>
                <w:sdtPr>
                  <w:id w:val="-750878084"/>
                  <w:tag w:val="goog_rdk_3285"/>
                </w:sdtPr>
                <w:sdtContent>
                  <w:ins w:author="Anonymous" w:id="66" w:date="2026-09-22T03:03:20Z">
                    <w:r w:rsidDel="00000000" w:rsidR="00000000" w:rsidRPr="00000000">
                      <w:rPr>
                        <w:rtl w:val="0"/>
                      </w:rPr>
                    </w:r>
                  </w:ins>
                </w:sdtContent>
              </w:sdt>
              <w:ins w:author="Anonymous" w:id="66" w:date="2026-09-22T03:03:20Z">
                <w:bookmarkStart w:colFirst="0" w:colLast="0" w:name="_heading=h.kdx8x3bcbv0s" w:id="771"/>
                <w:bookmarkEnd w:id="771"/>
              </w:ins>
            </w:sdtContent>
          </w:sdt>
        </w:p>
      </w:sdtContent>
    </w:sdt>
    <w:sdt>
      <w:sdtPr>
        <w:id w:val="-1663388971"/>
        <w:tag w:val="goog_rdk_3289"/>
      </w:sdtPr>
      <w:sdtContent>
        <w:p w:rsidR="00000000" w:rsidDel="00000000" w:rsidP="00000000" w:rsidRDefault="00000000" w:rsidRPr="00000000" w14:paraId="000004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1629229"/>
              <w:tag w:val="goog_rdk_3287"/>
            </w:sdtPr>
            <w:sdtContent>
              <w:ins w:author="Anonymous" w:id="66" w:date="2026-09-22T03:03:20Z"/>
              <w:sdt>
                <w:sdtPr>
                  <w:id w:val="2010553052"/>
                  <w:tag w:val="goog_rdk_3288"/>
                </w:sdtPr>
                <w:sdtContent>
                  <w:ins w:author="Anonymous" w:id="66" w:date="2026-09-22T03:03:20Z">
                    <w:r w:rsidDel="00000000" w:rsidR="00000000" w:rsidRPr="00000000">
                      <w:rPr>
                        <w:rtl w:val="0"/>
                      </w:rPr>
                    </w:r>
                  </w:ins>
                </w:sdtContent>
              </w:sdt>
              <w:ins w:author="Anonymous" w:id="66" w:date="2026-09-22T03:03:20Z">
                <w:bookmarkStart w:colFirst="0" w:colLast="0" w:name="_heading=h.pmnqaslgdzgw" w:id="772"/>
                <w:bookmarkEnd w:id="772"/>
              </w:ins>
            </w:sdtContent>
          </w:sdt>
        </w:p>
      </w:sdtContent>
    </w:sdt>
    <w:sdt>
      <w:sdtPr>
        <w:id w:val="-161085766"/>
        <w:tag w:val="goog_rdk_3292"/>
      </w:sdtPr>
      <w:sdtContent>
        <w:p w:rsidR="00000000" w:rsidDel="00000000" w:rsidP="00000000" w:rsidRDefault="00000000" w:rsidRPr="00000000" w14:paraId="000004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71540548"/>
              <w:tag w:val="goog_rdk_3290"/>
            </w:sdtPr>
            <w:sdtContent>
              <w:ins w:author="Anonymous" w:id="66" w:date="2026-09-22T03:03:20Z"/>
              <w:sdt>
                <w:sdtPr>
                  <w:id w:val="-950253622"/>
                  <w:tag w:val="goog_rdk_3291"/>
                </w:sdtPr>
                <w:sdtContent>
                  <w:ins w:author="Anonymous" w:id="66" w:date="2026-09-22T03:03:20Z">
                    <w:r w:rsidDel="00000000" w:rsidR="00000000" w:rsidRPr="00000000">
                      <w:rPr>
                        <w:rtl w:val="0"/>
                      </w:rPr>
                    </w:r>
                  </w:ins>
                </w:sdtContent>
              </w:sdt>
              <w:ins w:author="Anonymous" w:id="66" w:date="2026-09-22T03:03:20Z">
                <w:bookmarkStart w:colFirst="0" w:colLast="0" w:name="_heading=h.52bkk611lk99" w:id="773"/>
                <w:bookmarkEnd w:id="773"/>
              </w:ins>
            </w:sdtContent>
          </w:sdt>
        </w:p>
      </w:sdtContent>
    </w:sdt>
    <w:sdt>
      <w:sdtPr>
        <w:id w:val="1566417039"/>
        <w:tag w:val="goog_rdk_3295"/>
      </w:sdtPr>
      <w:sdtContent>
        <w:p w:rsidR="00000000" w:rsidDel="00000000" w:rsidP="00000000" w:rsidRDefault="00000000" w:rsidRPr="00000000" w14:paraId="000004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7383574"/>
              <w:tag w:val="goog_rdk_3293"/>
            </w:sdtPr>
            <w:sdtContent>
              <w:ins w:author="Anonymous" w:id="66" w:date="2026-09-22T03:03:20Z"/>
              <w:sdt>
                <w:sdtPr>
                  <w:id w:val="-1215477416"/>
                  <w:tag w:val="goog_rdk_3294"/>
                </w:sdtPr>
                <w:sdtContent>
                  <w:ins w:author="Anonymous" w:id="66" w:date="2026-09-22T03:03:20Z">
                    <w:r w:rsidDel="00000000" w:rsidR="00000000" w:rsidRPr="00000000">
                      <w:rPr>
                        <w:rtl w:val="0"/>
                      </w:rPr>
                    </w:r>
                  </w:ins>
                </w:sdtContent>
              </w:sdt>
              <w:ins w:author="Anonymous" w:id="66" w:date="2026-09-22T03:03:20Z">
                <w:bookmarkStart w:colFirst="0" w:colLast="0" w:name="_heading=h.otatzn3t9tkh" w:id="774"/>
                <w:bookmarkEnd w:id="774"/>
              </w:ins>
            </w:sdtContent>
          </w:sdt>
        </w:p>
      </w:sdtContent>
    </w:sdt>
    <w:sdt>
      <w:sdtPr>
        <w:id w:val="-1214437523"/>
        <w:tag w:val="goog_rdk_3298"/>
      </w:sdtPr>
      <w:sdtContent>
        <w:p w:rsidR="00000000" w:rsidDel="00000000" w:rsidP="00000000" w:rsidRDefault="00000000" w:rsidRPr="00000000" w14:paraId="000004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4598682"/>
              <w:tag w:val="goog_rdk_3296"/>
            </w:sdtPr>
            <w:sdtContent>
              <w:ins w:author="Anonymous" w:id="66" w:date="2026-09-22T03:03:20Z"/>
              <w:sdt>
                <w:sdtPr>
                  <w:id w:val="-2093682591"/>
                  <w:tag w:val="goog_rdk_3297"/>
                </w:sdtPr>
                <w:sdtContent>
                  <w:ins w:author="Anonymous" w:id="66" w:date="2026-09-22T03:03:20Z">
                    <w:r w:rsidDel="00000000" w:rsidR="00000000" w:rsidRPr="00000000">
                      <w:rPr>
                        <w:rtl w:val="0"/>
                      </w:rPr>
                    </w:r>
                  </w:ins>
                </w:sdtContent>
              </w:sdt>
              <w:ins w:author="Anonymous" w:id="66" w:date="2026-09-22T03:03:20Z">
                <w:bookmarkStart w:colFirst="0" w:colLast="0" w:name="_heading=h.wdry4fv799iv" w:id="775"/>
                <w:bookmarkEnd w:id="775"/>
              </w:ins>
            </w:sdtContent>
          </w:sdt>
        </w:p>
      </w:sdtContent>
    </w:sdt>
    <w:sdt>
      <w:sdtPr>
        <w:id w:val="2051540718"/>
        <w:tag w:val="goog_rdk_3301"/>
      </w:sdtPr>
      <w:sdtContent>
        <w:p w:rsidR="00000000" w:rsidDel="00000000" w:rsidP="00000000" w:rsidRDefault="00000000" w:rsidRPr="00000000" w14:paraId="000004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13346070"/>
              <w:tag w:val="goog_rdk_3299"/>
            </w:sdtPr>
            <w:sdtContent>
              <w:ins w:author="Anonymous" w:id="66" w:date="2026-09-22T03:03:20Z"/>
              <w:sdt>
                <w:sdtPr>
                  <w:id w:val="998035767"/>
                  <w:tag w:val="goog_rdk_3300"/>
                </w:sdtPr>
                <w:sdtContent>
                  <w:ins w:author="Anonymous" w:id="66" w:date="2026-09-22T03:03:20Z">
                    <w:r w:rsidDel="00000000" w:rsidR="00000000" w:rsidRPr="00000000">
                      <w:rPr>
                        <w:rtl w:val="0"/>
                      </w:rPr>
                    </w:r>
                  </w:ins>
                </w:sdtContent>
              </w:sdt>
              <w:ins w:author="Anonymous" w:id="66" w:date="2026-09-22T03:03:20Z">
                <w:bookmarkStart w:colFirst="0" w:colLast="0" w:name="_heading=h.578i2luceewn" w:id="776"/>
                <w:bookmarkEnd w:id="776"/>
              </w:ins>
            </w:sdtContent>
          </w:sdt>
        </w:p>
      </w:sdtContent>
    </w:sdt>
    <w:sdt>
      <w:sdtPr>
        <w:id w:val="-1998324908"/>
        <w:tag w:val="goog_rdk_3304"/>
      </w:sdtPr>
      <w:sdtContent>
        <w:p w:rsidR="00000000" w:rsidDel="00000000" w:rsidP="00000000" w:rsidRDefault="00000000" w:rsidRPr="00000000" w14:paraId="000004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46858430"/>
              <w:tag w:val="goog_rdk_3302"/>
            </w:sdtPr>
            <w:sdtContent>
              <w:ins w:author="Anonymous" w:id="66" w:date="2026-09-22T03:03:20Z"/>
              <w:sdt>
                <w:sdtPr>
                  <w:id w:val="971999475"/>
                  <w:tag w:val="goog_rdk_3303"/>
                </w:sdtPr>
                <w:sdtContent>
                  <w:ins w:author="Anonymous" w:id="66" w:date="2026-09-22T03:03:20Z">
                    <w:r w:rsidDel="00000000" w:rsidR="00000000" w:rsidRPr="00000000">
                      <w:rPr>
                        <w:rtl w:val="0"/>
                      </w:rPr>
                    </w:r>
                  </w:ins>
                </w:sdtContent>
              </w:sdt>
              <w:ins w:author="Anonymous" w:id="66" w:date="2026-09-22T03:03:20Z">
                <w:bookmarkStart w:colFirst="0" w:colLast="0" w:name="_heading=h.lc662a9d9xkx" w:id="777"/>
                <w:bookmarkEnd w:id="777"/>
              </w:ins>
            </w:sdtContent>
          </w:sdt>
        </w:p>
      </w:sdtContent>
    </w:sdt>
    <w:sdt>
      <w:sdtPr>
        <w:id w:val="1133031163"/>
        <w:tag w:val="goog_rdk_3307"/>
      </w:sdtPr>
      <w:sdtContent>
        <w:p w:rsidR="00000000" w:rsidDel="00000000" w:rsidP="00000000" w:rsidRDefault="00000000" w:rsidRPr="00000000" w14:paraId="000004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8647777"/>
              <w:tag w:val="goog_rdk_3305"/>
            </w:sdtPr>
            <w:sdtContent>
              <w:ins w:author="Anonymous" w:id="66" w:date="2026-09-22T03:03:20Z"/>
              <w:sdt>
                <w:sdtPr>
                  <w:id w:val="1902088922"/>
                  <w:tag w:val="goog_rdk_3306"/>
                </w:sdtPr>
                <w:sdtContent>
                  <w:ins w:author="Anonymous" w:id="66" w:date="2026-09-22T03:03:20Z">
                    <w:r w:rsidDel="00000000" w:rsidR="00000000" w:rsidRPr="00000000">
                      <w:rPr>
                        <w:rtl w:val="0"/>
                      </w:rPr>
                    </w:r>
                  </w:ins>
                </w:sdtContent>
              </w:sdt>
              <w:ins w:author="Anonymous" w:id="66" w:date="2026-09-22T03:03:20Z">
                <w:bookmarkStart w:colFirst="0" w:colLast="0" w:name="_heading=h.fdrpqbw2n7za" w:id="778"/>
                <w:bookmarkEnd w:id="778"/>
              </w:ins>
            </w:sdtContent>
          </w:sdt>
        </w:p>
      </w:sdtContent>
    </w:sdt>
    <w:sdt>
      <w:sdtPr>
        <w:id w:val="196502860"/>
        <w:tag w:val="goog_rdk_3310"/>
      </w:sdtPr>
      <w:sdtContent>
        <w:p w:rsidR="00000000" w:rsidDel="00000000" w:rsidP="00000000" w:rsidRDefault="00000000" w:rsidRPr="00000000" w14:paraId="000004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6695160"/>
              <w:tag w:val="goog_rdk_3308"/>
            </w:sdtPr>
            <w:sdtContent>
              <w:ins w:author="Anonymous" w:id="66" w:date="2026-09-22T03:03:20Z"/>
              <w:sdt>
                <w:sdtPr>
                  <w:id w:val="1881418490"/>
                  <w:tag w:val="goog_rdk_3309"/>
                </w:sdtPr>
                <w:sdtContent>
                  <w:ins w:author="Anonymous" w:id="66" w:date="2026-09-22T03:03:20Z">
                    <w:r w:rsidDel="00000000" w:rsidR="00000000" w:rsidRPr="00000000">
                      <w:rPr>
                        <w:rtl w:val="0"/>
                      </w:rPr>
                    </w:r>
                  </w:ins>
                </w:sdtContent>
              </w:sdt>
              <w:ins w:author="Anonymous" w:id="66" w:date="2026-09-22T03:03:20Z">
                <w:bookmarkStart w:colFirst="0" w:colLast="0" w:name="_heading=h.b6qmhggr3ocw" w:id="779"/>
                <w:bookmarkEnd w:id="779"/>
              </w:ins>
            </w:sdtContent>
          </w:sdt>
        </w:p>
      </w:sdtContent>
    </w:sdt>
    <w:sdt>
      <w:sdtPr>
        <w:id w:val="665172280"/>
        <w:tag w:val="goog_rdk_3313"/>
      </w:sdtPr>
      <w:sdtContent>
        <w:p w:rsidR="00000000" w:rsidDel="00000000" w:rsidP="00000000" w:rsidRDefault="00000000" w:rsidRPr="00000000" w14:paraId="000004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2404046"/>
              <w:tag w:val="goog_rdk_3311"/>
            </w:sdtPr>
            <w:sdtContent>
              <w:ins w:author="Anonymous" w:id="66" w:date="2026-09-22T03:03:20Z"/>
              <w:sdt>
                <w:sdtPr>
                  <w:id w:val="39732162"/>
                  <w:tag w:val="goog_rdk_3312"/>
                </w:sdtPr>
                <w:sdtContent>
                  <w:ins w:author="Anonymous" w:id="66" w:date="2026-09-22T03:03:20Z">
                    <w:r w:rsidDel="00000000" w:rsidR="00000000" w:rsidRPr="00000000">
                      <w:rPr>
                        <w:rtl w:val="0"/>
                      </w:rPr>
                    </w:r>
                  </w:ins>
                </w:sdtContent>
              </w:sdt>
              <w:ins w:author="Anonymous" w:id="66" w:date="2026-09-22T03:03:20Z">
                <w:bookmarkStart w:colFirst="0" w:colLast="0" w:name="_heading=h.3r252foxtcb9" w:id="780"/>
                <w:bookmarkEnd w:id="780"/>
              </w:ins>
            </w:sdtContent>
          </w:sdt>
        </w:p>
      </w:sdtContent>
    </w:sdt>
    <w:sdt>
      <w:sdtPr>
        <w:id w:val="1411540940"/>
        <w:tag w:val="goog_rdk_3316"/>
      </w:sdtPr>
      <w:sdtContent>
        <w:p w:rsidR="00000000" w:rsidDel="00000000" w:rsidP="00000000" w:rsidRDefault="00000000" w:rsidRPr="00000000" w14:paraId="000004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6899294"/>
              <w:tag w:val="goog_rdk_3314"/>
            </w:sdtPr>
            <w:sdtContent>
              <w:ins w:author="Anonymous" w:id="66" w:date="2026-09-22T03:03:20Z"/>
              <w:sdt>
                <w:sdtPr>
                  <w:id w:val="-952661097"/>
                  <w:tag w:val="goog_rdk_3315"/>
                </w:sdtPr>
                <w:sdtContent>
                  <w:ins w:author="Anonymous" w:id="66" w:date="2026-09-22T03:03:20Z">
                    <w:r w:rsidDel="00000000" w:rsidR="00000000" w:rsidRPr="00000000">
                      <w:rPr>
                        <w:rtl w:val="0"/>
                      </w:rPr>
                    </w:r>
                  </w:ins>
                </w:sdtContent>
              </w:sdt>
              <w:ins w:author="Anonymous" w:id="66" w:date="2026-09-22T03:03:20Z">
                <w:bookmarkStart w:colFirst="0" w:colLast="0" w:name="_heading=h.87il5vnlf538" w:id="781"/>
                <w:bookmarkEnd w:id="781"/>
              </w:ins>
            </w:sdtContent>
          </w:sdt>
        </w:p>
      </w:sdtContent>
    </w:sdt>
    <w:sdt>
      <w:sdtPr>
        <w:id w:val="-2059194666"/>
        <w:tag w:val="goog_rdk_3319"/>
      </w:sdtPr>
      <w:sdtContent>
        <w:p w:rsidR="00000000" w:rsidDel="00000000" w:rsidP="00000000" w:rsidRDefault="00000000" w:rsidRPr="00000000" w14:paraId="000004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567666"/>
              <w:tag w:val="goog_rdk_3317"/>
            </w:sdtPr>
            <w:sdtContent>
              <w:ins w:author="Anonymous" w:id="66" w:date="2026-09-22T03:03:20Z"/>
              <w:sdt>
                <w:sdtPr>
                  <w:id w:val="-1202881023"/>
                  <w:tag w:val="goog_rdk_3318"/>
                </w:sdtPr>
                <w:sdtContent>
                  <w:ins w:author="Anonymous" w:id="66" w:date="2026-09-22T03:03:20Z">
                    <w:r w:rsidDel="00000000" w:rsidR="00000000" w:rsidRPr="00000000">
                      <w:rPr>
                        <w:rtl w:val="0"/>
                      </w:rPr>
                    </w:r>
                  </w:ins>
                </w:sdtContent>
              </w:sdt>
              <w:ins w:author="Anonymous" w:id="66" w:date="2026-09-22T03:03:20Z">
                <w:bookmarkStart w:colFirst="0" w:colLast="0" w:name="_heading=h.ckgoy8jcw3jg" w:id="782"/>
                <w:bookmarkEnd w:id="782"/>
              </w:ins>
            </w:sdtContent>
          </w:sdt>
        </w:p>
      </w:sdtContent>
    </w:sdt>
    <w:sdt>
      <w:sdtPr>
        <w:id w:val="1318106795"/>
        <w:tag w:val="goog_rdk_3322"/>
      </w:sdtPr>
      <w:sdtContent>
        <w:p w:rsidR="00000000" w:rsidDel="00000000" w:rsidP="00000000" w:rsidRDefault="00000000" w:rsidRPr="00000000" w14:paraId="000004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0395011"/>
              <w:tag w:val="goog_rdk_3320"/>
            </w:sdtPr>
            <w:sdtContent>
              <w:ins w:author="Anonymous" w:id="66" w:date="2026-09-22T03:03:20Z"/>
              <w:sdt>
                <w:sdtPr>
                  <w:id w:val="-1766159225"/>
                  <w:tag w:val="goog_rdk_3321"/>
                </w:sdtPr>
                <w:sdtContent>
                  <w:ins w:author="Anonymous" w:id="66" w:date="2026-09-22T03:03:20Z">
                    <w:r w:rsidDel="00000000" w:rsidR="00000000" w:rsidRPr="00000000">
                      <w:rPr>
                        <w:rtl w:val="0"/>
                      </w:rPr>
                    </w:r>
                  </w:ins>
                </w:sdtContent>
              </w:sdt>
              <w:ins w:author="Anonymous" w:id="66" w:date="2026-09-22T03:03:20Z">
                <w:bookmarkStart w:colFirst="0" w:colLast="0" w:name="_heading=h.a7lxc6ibzbpq" w:id="783"/>
                <w:bookmarkEnd w:id="783"/>
              </w:ins>
            </w:sdtContent>
          </w:sdt>
        </w:p>
      </w:sdtContent>
    </w:sdt>
    <w:sdt>
      <w:sdtPr>
        <w:id w:val="728600835"/>
        <w:tag w:val="goog_rdk_3325"/>
      </w:sdtPr>
      <w:sdtContent>
        <w:p w:rsidR="00000000" w:rsidDel="00000000" w:rsidP="00000000" w:rsidRDefault="00000000" w:rsidRPr="00000000" w14:paraId="000004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99803246"/>
              <w:tag w:val="goog_rdk_3323"/>
            </w:sdtPr>
            <w:sdtContent>
              <w:ins w:author="Anonymous" w:id="66" w:date="2026-09-22T03:03:20Z"/>
              <w:sdt>
                <w:sdtPr>
                  <w:id w:val="1836011303"/>
                  <w:tag w:val="goog_rdk_3324"/>
                </w:sdtPr>
                <w:sdtContent>
                  <w:ins w:author="Anonymous" w:id="66" w:date="2026-09-22T03:03:20Z">
                    <w:r w:rsidDel="00000000" w:rsidR="00000000" w:rsidRPr="00000000">
                      <w:rPr>
                        <w:rtl w:val="0"/>
                      </w:rPr>
                    </w:r>
                  </w:ins>
                </w:sdtContent>
              </w:sdt>
              <w:ins w:author="Anonymous" w:id="66" w:date="2026-09-22T03:03:20Z">
                <w:bookmarkStart w:colFirst="0" w:colLast="0" w:name="_heading=h.op7zwvg5lz3s" w:id="784"/>
                <w:bookmarkEnd w:id="784"/>
              </w:ins>
            </w:sdtContent>
          </w:sdt>
        </w:p>
      </w:sdtContent>
    </w:sdt>
    <w:sdt>
      <w:sdtPr>
        <w:id w:val="1758545126"/>
        <w:tag w:val="goog_rdk_3328"/>
      </w:sdtPr>
      <w:sdtContent>
        <w:p w:rsidR="00000000" w:rsidDel="00000000" w:rsidP="00000000" w:rsidRDefault="00000000" w:rsidRPr="00000000" w14:paraId="000004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4514729"/>
              <w:tag w:val="goog_rdk_3326"/>
            </w:sdtPr>
            <w:sdtContent>
              <w:ins w:author="Anonymous" w:id="66" w:date="2026-09-22T03:03:20Z"/>
              <w:sdt>
                <w:sdtPr>
                  <w:id w:val="-590492714"/>
                  <w:tag w:val="goog_rdk_3327"/>
                </w:sdtPr>
                <w:sdtContent>
                  <w:ins w:author="Anonymous" w:id="66" w:date="2026-09-22T03:03:20Z">
                    <w:r w:rsidDel="00000000" w:rsidR="00000000" w:rsidRPr="00000000">
                      <w:rPr>
                        <w:rtl w:val="0"/>
                      </w:rPr>
                    </w:r>
                  </w:ins>
                </w:sdtContent>
              </w:sdt>
              <w:ins w:author="Anonymous" w:id="66" w:date="2026-09-22T03:03:20Z">
                <w:bookmarkStart w:colFirst="0" w:colLast="0" w:name="_heading=h.ui30yfx8l521" w:id="785"/>
                <w:bookmarkEnd w:id="785"/>
              </w:ins>
            </w:sdtContent>
          </w:sdt>
        </w:p>
      </w:sdtContent>
    </w:sdt>
    <w:sdt>
      <w:sdtPr>
        <w:id w:val="-1045927479"/>
        <w:tag w:val="goog_rdk_3331"/>
      </w:sdtPr>
      <w:sdtContent>
        <w:p w:rsidR="00000000" w:rsidDel="00000000" w:rsidP="00000000" w:rsidRDefault="00000000" w:rsidRPr="00000000" w14:paraId="000004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1122712"/>
              <w:tag w:val="goog_rdk_3329"/>
            </w:sdtPr>
            <w:sdtContent>
              <w:ins w:author="Anonymous" w:id="66" w:date="2026-09-22T03:03:20Z"/>
              <w:sdt>
                <w:sdtPr>
                  <w:id w:val="-1346844420"/>
                  <w:tag w:val="goog_rdk_3330"/>
                </w:sdtPr>
                <w:sdtContent>
                  <w:ins w:author="Anonymous" w:id="66" w:date="2026-09-22T03:03:20Z">
                    <w:r w:rsidDel="00000000" w:rsidR="00000000" w:rsidRPr="00000000">
                      <w:rPr>
                        <w:rtl w:val="0"/>
                      </w:rPr>
                    </w:r>
                  </w:ins>
                </w:sdtContent>
              </w:sdt>
              <w:ins w:author="Anonymous" w:id="66" w:date="2026-09-22T03:03:20Z">
                <w:bookmarkStart w:colFirst="0" w:colLast="0" w:name="_heading=h.20bfh637pdvj" w:id="786"/>
                <w:bookmarkEnd w:id="786"/>
              </w:ins>
            </w:sdtContent>
          </w:sdt>
        </w:p>
      </w:sdtContent>
    </w:sdt>
    <w:sdt>
      <w:sdtPr>
        <w:id w:val="-680798644"/>
        <w:tag w:val="goog_rdk_3334"/>
      </w:sdtPr>
      <w:sdtContent>
        <w:p w:rsidR="00000000" w:rsidDel="00000000" w:rsidP="00000000" w:rsidRDefault="00000000" w:rsidRPr="00000000" w14:paraId="000004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218762"/>
              <w:tag w:val="goog_rdk_3332"/>
            </w:sdtPr>
            <w:sdtContent>
              <w:ins w:author="Anonymous" w:id="66" w:date="2026-09-22T03:03:20Z"/>
              <w:sdt>
                <w:sdtPr>
                  <w:id w:val="1317614402"/>
                  <w:tag w:val="goog_rdk_3333"/>
                </w:sdtPr>
                <w:sdtContent>
                  <w:ins w:author="Anonymous" w:id="66" w:date="2026-09-22T03:03:20Z">
                    <w:r w:rsidDel="00000000" w:rsidR="00000000" w:rsidRPr="00000000">
                      <w:rPr>
                        <w:rtl w:val="0"/>
                      </w:rPr>
                    </w:r>
                  </w:ins>
                </w:sdtContent>
              </w:sdt>
              <w:ins w:author="Anonymous" w:id="66" w:date="2026-09-22T03:03:20Z">
                <w:bookmarkStart w:colFirst="0" w:colLast="0" w:name="_heading=h.9mi4o6wnzre7" w:id="787"/>
                <w:bookmarkEnd w:id="787"/>
              </w:ins>
            </w:sdtContent>
          </w:sdt>
        </w:p>
      </w:sdtContent>
    </w:sdt>
    <w:sdt>
      <w:sdtPr>
        <w:id w:val="-1866409266"/>
        <w:tag w:val="goog_rdk_3337"/>
      </w:sdtPr>
      <w:sdtContent>
        <w:p w:rsidR="00000000" w:rsidDel="00000000" w:rsidP="00000000" w:rsidRDefault="00000000" w:rsidRPr="00000000" w14:paraId="000004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5067620"/>
              <w:tag w:val="goog_rdk_3335"/>
            </w:sdtPr>
            <w:sdtContent>
              <w:ins w:author="Anonymous" w:id="66" w:date="2026-09-22T03:03:20Z"/>
              <w:sdt>
                <w:sdtPr>
                  <w:id w:val="10195439"/>
                  <w:tag w:val="goog_rdk_3336"/>
                </w:sdtPr>
                <w:sdtContent>
                  <w:ins w:author="Anonymous" w:id="66" w:date="2026-09-22T03:03:20Z">
                    <w:r w:rsidDel="00000000" w:rsidR="00000000" w:rsidRPr="00000000">
                      <w:rPr>
                        <w:rtl w:val="0"/>
                      </w:rPr>
                    </w:r>
                  </w:ins>
                </w:sdtContent>
              </w:sdt>
              <w:ins w:author="Anonymous" w:id="66" w:date="2026-09-22T03:03:20Z">
                <w:bookmarkStart w:colFirst="0" w:colLast="0" w:name="_heading=h.mmav8tszw2s" w:id="788"/>
                <w:bookmarkEnd w:id="788"/>
              </w:ins>
            </w:sdtContent>
          </w:sdt>
        </w:p>
      </w:sdtContent>
    </w:sdt>
    <w:sdt>
      <w:sdtPr>
        <w:id w:val="271879952"/>
        <w:tag w:val="goog_rdk_3340"/>
      </w:sdtPr>
      <w:sdtContent>
        <w:p w:rsidR="00000000" w:rsidDel="00000000" w:rsidP="00000000" w:rsidRDefault="00000000" w:rsidRPr="00000000" w14:paraId="000004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84721755"/>
              <w:tag w:val="goog_rdk_3338"/>
            </w:sdtPr>
            <w:sdtContent>
              <w:ins w:author="Anonymous" w:id="66" w:date="2026-09-22T03:03:20Z"/>
              <w:sdt>
                <w:sdtPr>
                  <w:id w:val="-1855485441"/>
                  <w:tag w:val="goog_rdk_3339"/>
                </w:sdtPr>
                <w:sdtContent>
                  <w:ins w:author="Anonymous" w:id="66" w:date="2026-09-22T03:03:20Z">
                    <w:r w:rsidDel="00000000" w:rsidR="00000000" w:rsidRPr="00000000">
                      <w:rPr>
                        <w:rtl w:val="0"/>
                      </w:rPr>
                    </w:r>
                  </w:ins>
                </w:sdtContent>
              </w:sdt>
              <w:ins w:author="Anonymous" w:id="66" w:date="2026-09-22T03:03:20Z">
                <w:bookmarkStart w:colFirst="0" w:colLast="0" w:name="_heading=h.sssz3bulak1y" w:id="789"/>
                <w:bookmarkEnd w:id="789"/>
              </w:ins>
            </w:sdtContent>
          </w:sdt>
        </w:p>
      </w:sdtContent>
    </w:sdt>
    <w:sdt>
      <w:sdtPr>
        <w:id w:val="1701064262"/>
        <w:tag w:val="goog_rdk_3343"/>
      </w:sdtPr>
      <w:sdtContent>
        <w:p w:rsidR="00000000" w:rsidDel="00000000" w:rsidP="00000000" w:rsidRDefault="00000000" w:rsidRPr="00000000" w14:paraId="000004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1177656"/>
              <w:tag w:val="goog_rdk_3341"/>
            </w:sdtPr>
            <w:sdtContent>
              <w:ins w:author="Anonymous" w:id="66" w:date="2026-09-22T03:03:20Z"/>
              <w:sdt>
                <w:sdtPr>
                  <w:id w:val="-632064937"/>
                  <w:tag w:val="goog_rdk_3342"/>
                </w:sdtPr>
                <w:sdtContent>
                  <w:ins w:author="Anonymous" w:id="66" w:date="2026-09-22T03:03:20Z">
                    <w:r w:rsidDel="00000000" w:rsidR="00000000" w:rsidRPr="00000000">
                      <w:rPr>
                        <w:rtl w:val="0"/>
                      </w:rPr>
                    </w:r>
                  </w:ins>
                </w:sdtContent>
              </w:sdt>
              <w:ins w:author="Anonymous" w:id="66" w:date="2026-09-22T03:03:20Z">
                <w:bookmarkStart w:colFirst="0" w:colLast="0" w:name="_heading=h.imz97jbhfzsw" w:id="790"/>
                <w:bookmarkEnd w:id="790"/>
              </w:ins>
            </w:sdtContent>
          </w:sdt>
        </w:p>
      </w:sdtContent>
    </w:sdt>
    <w:sdt>
      <w:sdtPr>
        <w:id w:val="1394901883"/>
        <w:tag w:val="goog_rdk_3346"/>
      </w:sdtPr>
      <w:sdtContent>
        <w:p w:rsidR="00000000" w:rsidDel="00000000" w:rsidP="00000000" w:rsidRDefault="00000000" w:rsidRPr="00000000" w14:paraId="000004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46056337"/>
              <w:tag w:val="goog_rdk_3344"/>
            </w:sdtPr>
            <w:sdtContent>
              <w:ins w:author="Anonymous" w:id="66" w:date="2026-09-22T03:03:20Z"/>
              <w:sdt>
                <w:sdtPr>
                  <w:id w:val="-424279581"/>
                  <w:tag w:val="goog_rdk_3345"/>
                </w:sdtPr>
                <w:sdtContent>
                  <w:ins w:author="Anonymous" w:id="66" w:date="2026-09-22T03:03:20Z">
                    <w:r w:rsidDel="00000000" w:rsidR="00000000" w:rsidRPr="00000000">
                      <w:rPr>
                        <w:rtl w:val="0"/>
                      </w:rPr>
                    </w:r>
                  </w:ins>
                </w:sdtContent>
              </w:sdt>
              <w:ins w:author="Anonymous" w:id="66" w:date="2026-09-22T03:03:20Z">
                <w:bookmarkStart w:colFirst="0" w:colLast="0" w:name="_heading=h.g33mc4oakd70" w:id="791"/>
                <w:bookmarkEnd w:id="791"/>
              </w:ins>
            </w:sdtContent>
          </w:sdt>
        </w:p>
      </w:sdtContent>
    </w:sdt>
    <w:sdt>
      <w:sdtPr>
        <w:id w:val="-2055575973"/>
        <w:tag w:val="goog_rdk_3349"/>
      </w:sdtPr>
      <w:sdtContent>
        <w:p w:rsidR="00000000" w:rsidDel="00000000" w:rsidP="00000000" w:rsidRDefault="00000000" w:rsidRPr="00000000" w14:paraId="000004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1714113"/>
              <w:tag w:val="goog_rdk_3347"/>
            </w:sdtPr>
            <w:sdtContent>
              <w:ins w:author="Anonymous" w:id="66" w:date="2026-09-22T03:03:20Z"/>
              <w:sdt>
                <w:sdtPr>
                  <w:id w:val="-474484890"/>
                  <w:tag w:val="goog_rdk_3348"/>
                </w:sdtPr>
                <w:sdtContent>
                  <w:ins w:author="Anonymous" w:id="66" w:date="2026-09-22T03:03:20Z">
                    <w:r w:rsidDel="00000000" w:rsidR="00000000" w:rsidRPr="00000000">
                      <w:rPr>
                        <w:rtl w:val="0"/>
                      </w:rPr>
                    </w:r>
                  </w:ins>
                </w:sdtContent>
              </w:sdt>
              <w:ins w:author="Anonymous" w:id="66" w:date="2026-09-22T03:03:20Z">
                <w:bookmarkStart w:colFirst="0" w:colLast="0" w:name="_heading=h.673akbhwbahp" w:id="792"/>
                <w:bookmarkEnd w:id="792"/>
              </w:ins>
            </w:sdtContent>
          </w:sdt>
        </w:p>
      </w:sdtContent>
    </w:sdt>
    <w:sdt>
      <w:sdtPr>
        <w:id w:val="1517701051"/>
        <w:tag w:val="goog_rdk_3352"/>
      </w:sdtPr>
      <w:sdtContent>
        <w:p w:rsidR="00000000" w:rsidDel="00000000" w:rsidP="00000000" w:rsidRDefault="00000000" w:rsidRPr="00000000" w14:paraId="000004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7779190"/>
              <w:tag w:val="goog_rdk_3350"/>
            </w:sdtPr>
            <w:sdtContent>
              <w:ins w:author="Anonymous" w:id="66" w:date="2026-09-22T03:03:20Z"/>
              <w:sdt>
                <w:sdtPr>
                  <w:id w:val="-771241389"/>
                  <w:tag w:val="goog_rdk_3351"/>
                </w:sdtPr>
                <w:sdtContent>
                  <w:ins w:author="Anonymous" w:id="66" w:date="2026-09-22T03:03:20Z">
                    <w:r w:rsidDel="00000000" w:rsidR="00000000" w:rsidRPr="00000000">
                      <w:rPr>
                        <w:rtl w:val="0"/>
                      </w:rPr>
                    </w:r>
                  </w:ins>
                </w:sdtContent>
              </w:sdt>
              <w:ins w:author="Anonymous" w:id="66" w:date="2026-09-22T03:03:20Z">
                <w:bookmarkStart w:colFirst="0" w:colLast="0" w:name="_heading=h.w4k84whojpg7" w:id="793"/>
                <w:bookmarkEnd w:id="793"/>
              </w:ins>
            </w:sdtContent>
          </w:sdt>
        </w:p>
      </w:sdtContent>
    </w:sdt>
    <w:sdt>
      <w:sdtPr>
        <w:id w:val="-247149228"/>
        <w:tag w:val="goog_rdk_3355"/>
      </w:sdtPr>
      <w:sdtContent>
        <w:p w:rsidR="00000000" w:rsidDel="00000000" w:rsidP="00000000" w:rsidRDefault="00000000" w:rsidRPr="00000000" w14:paraId="000004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5908222"/>
              <w:tag w:val="goog_rdk_3353"/>
            </w:sdtPr>
            <w:sdtContent>
              <w:ins w:author="Anonymous" w:id="66" w:date="2026-09-22T03:03:20Z"/>
              <w:sdt>
                <w:sdtPr>
                  <w:id w:val="-74332717"/>
                  <w:tag w:val="goog_rdk_3354"/>
                </w:sdtPr>
                <w:sdtContent>
                  <w:ins w:author="Anonymous" w:id="66" w:date="2026-09-22T03:03:20Z">
                    <w:r w:rsidDel="00000000" w:rsidR="00000000" w:rsidRPr="00000000">
                      <w:rPr>
                        <w:rtl w:val="0"/>
                      </w:rPr>
                    </w:r>
                  </w:ins>
                </w:sdtContent>
              </w:sdt>
              <w:ins w:author="Anonymous" w:id="66" w:date="2026-09-22T03:03:20Z">
                <w:bookmarkStart w:colFirst="0" w:colLast="0" w:name="_heading=h.90qc5gtcic4p" w:id="794"/>
                <w:bookmarkEnd w:id="794"/>
              </w:ins>
            </w:sdtContent>
          </w:sdt>
        </w:p>
      </w:sdtContent>
    </w:sdt>
    <w:sdt>
      <w:sdtPr>
        <w:id w:val="-1962508178"/>
        <w:tag w:val="goog_rdk_3358"/>
      </w:sdtPr>
      <w:sdtContent>
        <w:p w:rsidR="00000000" w:rsidDel="00000000" w:rsidP="00000000" w:rsidRDefault="00000000" w:rsidRPr="00000000" w14:paraId="000004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58098"/>
              <w:tag w:val="goog_rdk_3356"/>
            </w:sdtPr>
            <w:sdtContent>
              <w:ins w:author="Anonymous" w:id="66" w:date="2026-09-22T03:03:20Z"/>
              <w:sdt>
                <w:sdtPr>
                  <w:id w:val="-2085773732"/>
                  <w:tag w:val="goog_rdk_3357"/>
                </w:sdtPr>
                <w:sdtContent>
                  <w:ins w:author="Anonymous" w:id="66" w:date="2026-09-22T03:03:20Z">
                    <w:r w:rsidDel="00000000" w:rsidR="00000000" w:rsidRPr="00000000">
                      <w:rPr>
                        <w:rtl w:val="0"/>
                      </w:rPr>
                    </w:r>
                  </w:ins>
                </w:sdtContent>
              </w:sdt>
              <w:ins w:author="Anonymous" w:id="66" w:date="2026-09-22T03:03:20Z">
                <w:bookmarkStart w:colFirst="0" w:colLast="0" w:name="_heading=h.5vbbupzehe6e" w:id="795"/>
                <w:bookmarkEnd w:id="795"/>
              </w:ins>
            </w:sdtContent>
          </w:sdt>
        </w:p>
      </w:sdtContent>
    </w:sdt>
    <w:sdt>
      <w:sdtPr>
        <w:id w:val="1765836511"/>
        <w:tag w:val="goog_rdk_3361"/>
      </w:sdtPr>
      <w:sdtContent>
        <w:p w:rsidR="00000000" w:rsidDel="00000000" w:rsidP="00000000" w:rsidRDefault="00000000" w:rsidRPr="00000000" w14:paraId="000004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892109"/>
              <w:tag w:val="goog_rdk_3359"/>
            </w:sdtPr>
            <w:sdtContent>
              <w:ins w:author="Anonymous" w:id="66" w:date="2026-09-22T03:03:20Z"/>
              <w:sdt>
                <w:sdtPr>
                  <w:id w:val="74747666"/>
                  <w:tag w:val="goog_rdk_3360"/>
                </w:sdtPr>
                <w:sdtContent>
                  <w:ins w:author="Anonymous" w:id="66" w:date="2026-09-22T03:03:20Z">
                    <w:r w:rsidDel="00000000" w:rsidR="00000000" w:rsidRPr="00000000">
                      <w:rPr>
                        <w:rtl w:val="0"/>
                      </w:rPr>
                    </w:r>
                  </w:ins>
                </w:sdtContent>
              </w:sdt>
              <w:ins w:author="Anonymous" w:id="66" w:date="2026-09-22T03:03:20Z">
                <w:bookmarkStart w:colFirst="0" w:colLast="0" w:name="_heading=h.83cskw6x0wta" w:id="796"/>
                <w:bookmarkEnd w:id="796"/>
              </w:ins>
            </w:sdtContent>
          </w:sdt>
        </w:p>
      </w:sdtContent>
    </w:sdt>
    <w:sdt>
      <w:sdtPr>
        <w:id w:val="1039692443"/>
        <w:tag w:val="goog_rdk_3364"/>
      </w:sdtPr>
      <w:sdtContent>
        <w:p w:rsidR="00000000" w:rsidDel="00000000" w:rsidP="00000000" w:rsidRDefault="00000000" w:rsidRPr="00000000" w14:paraId="000004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3565945"/>
              <w:tag w:val="goog_rdk_3362"/>
            </w:sdtPr>
            <w:sdtContent>
              <w:ins w:author="Anonymous" w:id="66" w:date="2026-09-22T03:03:20Z"/>
              <w:sdt>
                <w:sdtPr>
                  <w:id w:val="271668554"/>
                  <w:tag w:val="goog_rdk_3363"/>
                </w:sdtPr>
                <w:sdtContent>
                  <w:ins w:author="Anonymous" w:id="66" w:date="2026-09-22T03:03:20Z">
                    <w:r w:rsidDel="00000000" w:rsidR="00000000" w:rsidRPr="00000000">
                      <w:rPr>
                        <w:rtl w:val="0"/>
                      </w:rPr>
                    </w:r>
                  </w:ins>
                </w:sdtContent>
              </w:sdt>
              <w:ins w:author="Anonymous" w:id="66" w:date="2026-09-22T03:03:20Z">
                <w:bookmarkStart w:colFirst="0" w:colLast="0" w:name="_heading=h.dhkvnczxv7j" w:id="797"/>
                <w:bookmarkEnd w:id="797"/>
              </w:ins>
            </w:sdtContent>
          </w:sdt>
        </w:p>
      </w:sdtContent>
    </w:sdt>
    <w:sdt>
      <w:sdtPr>
        <w:id w:val="-238215832"/>
        <w:tag w:val="goog_rdk_3367"/>
      </w:sdtPr>
      <w:sdtContent>
        <w:p w:rsidR="00000000" w:rsidDel="00000000" w:rsidP="00000000" w:rsidRDefault="00000000" w:rsidRPr="00000000" w14:paraId="000004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551763"/>
              <w:tag w:val="goog_rdk_3365"/>
            </w:sdtPr>
            <w:sdtContent>
              <w:ins w:author="Anonymous" w:id="66" w:date="2026-09-22T03:03:20Z"/>
              <w:sdt>
                <w:sdtPr>
                  <w:id w:val="-1709423008"/>
                  <w:tag w:val="goog_rdk_3366"/>
                </w:sdtPr>
                <w:sdtContent>
                  <w:ins w:author="Anonymous" w:id="66" w:date="2026-09-22T03:03:20Z">
                    <w:r w:rsidDel="00000000" w:rsidR="00000000" w:rsidRPr="00000000">
                      <w:rPr>
                        <w:rtl w:val="0"/>
                      </w:rPr>
                    </w:r>
                  </w:ins>
                </w:sdtContent>
              </w:sdt>
              <w:ins w:author="Anonymous" w:id="66" w:date="2026-09-22T03:03:20Z">
                <w:bookmarkStart w:colFirst="0" w:colLast="0" w:name="_heading=h.ojr4af8mai0m" w:id="798"/>
                <w:bookmarkEnd w:id="798"/>
              </w:ins>
            </w:sdtContent>
          </w:sdt>
        </w:p>
      </w:sdtContent>
    </w:sdt>
    <w:sdt>
      <w:sdtPr>
        <w:id w:val="-56716342"/>
        <w:tag w:val="goog_rdk_3370"/>
      </w:sdtPr>
      <w:sdtContent>
        <w:p w:rsidR="00000000" w:rsidDel="00000000" w:rsidP="00000000" w:rsidRDefault="00000000" w:rsidRPr="00000000" w14:paraId="000004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561496"/>
              <w:tag w:val="goog_rdk_3368"/>
            </w:sdtPr>
            <w:sdtContent>
              <w:ins w:author="Anonymous" w:id="66" w:date="2026-09-22T03:03:20Z"/>
              <w:sdt>
                <w:sdtPr>
                  <w:id w:val="-1110084919"/>
                  <w:tag w:val="goog_rdk_3369"/>
                </w:sdtPr>
                <w:sdtContent>
                  <w:ins w:author="Anonymous" w:id="66" w:date="2026-09-22T03:03:20Z">
                    <w:r w:rsidDel="00000000" w:rsidR="00000000" w:rsidRPr="00000000">
                      <w:rPr>
                        <w:rtl w:val="0"/>
                      </w:rPr>
                    </w:r>
                  </w:ins>
                </w:sdtContent>
              </w:sdt>
              <w:ins w:author="Anonymous" w:id="66" w:date="2026-09-22T03:03:20Z">
                <w:bookmarkStart w:colFirst="0" w:colLast="0" w:name="_heading=h.gjbu1i3rozzn" w:id="799"/>
                <w:bookmarkEnd w:id="799"/>
              </w:ins>
            </w:sdtContent>
          </w:sdt>
        </w:p>
      </w:sdtContent>
    </w:sdt>
    <w:sdt>
      <w:sdtPr>
        <w:id w:val="-845736878"/>
        <w:tag w:val="goog_rdk_3373"/>
      </w:sdtPr>
      <w:sdtContent>
        <w:p w:rsidR="00000000" w:rsidDel="00000000" w:rsidP="00000000" w:rsidRDefault="00000000" w:rsidRPr="00000000" w14:paraId="000004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3056056"/>
              <w:tag w:val="goog_rdk_3371"/>
            </w:sdtPr>
            <w:sdtContent>
              <w:ins w:author="Anonymous" w:id="66" w:date="2026-09-22T03:03:20Z"/>
              <w:sdt>
                <w:sdtPr>
                  <w:id w:val="424598499"/>
                  <w:tag w:val="goog_rdk_3372"/>
                </w:sdtPr>
                <w:sdtContent>
                  <w:ins w:author="Anonymous" w:id="66" w:date="2026-09-22T03:03:20Z">
                    <w:r w:rsidDel="00000000" w:rsidR="00000000" w:rsidRPr="00000000">
                      <w:rPr>
                        <w:rtl w:val="0"/>
                      </w:rPr>
                    </w:r>
                  </w:ins>
                </w:sdtContent>
              </w:sdt>
              <w:ins w:author="Anonymous" w:id="66" w:date="2026-09-22T03:03:20Z">
                <w:bookmarkStart w:colFirst="0" w:colLast="0" w:name="_heading=h.q6r7xic59lzf" w:id="800"/>
                <w:bookmarkEnd w:id="800"/>
              </w:ins>
            </w:sdtContent>
          </w:sdt>
        </w:p>
      </w:sdtContent>
    </w:sdt>
    <w:sdt>
      <w:sdtPr>
        <w:id w:val="-945350216"/>
        <w:tag w:val="goog_rdk_3376"/>
      </w:sdtPr>
      <w:sdtContent>
        <w:p w:rsidR="00000000" w:rsidDel="00000000" w:rsidP="00000000" w:rsidRDefault="00000000" w:rsidRPr="00000000" w14:paraId="000004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0265166"/>
              <w:tag w:val="goog_rdk_3374"/>
            </w:sdtPr>
            <w:sdtContent>
              <w:ins w:author="Anonymous" w:id="66" w:date="2026-09-22T03:03:20Z"/>
              <w:sdt>
                <w:sdtPr>
                  <w:id w:val="-250038468"/>
                  <w:tag w:val="goog_rdk_3375"/>
                </w:sdtPr>
                <w:sdtContent>
                  <w:ins w:author="Anonymous" w:id="66" w:date="2026-09-22T03:03:20Z">
                    <w:r w:rsidDel="00000000" w:rsidR="00000000" w:rsidRPr="00000000">
                      <w:rPr>
                        <w:rtl w:val="0"/>
                      </w:rPr>
                    </w:r>
                  </w:ins>
                </w:sdtContent>
              </w:sdt>
              <w:ins w:author="Anonymous" w:id="66" w:date="2026-09-22T03:03:20Z">
                <w:bookmarkStart w:colFirst="0" w:colLast="0" w:name="_heading=h.dp0bjs9binxf" w:id="801"/>
                <w:bookmarkEnd w:id="801"/>
              </w:ins>
            </w:sdtContent>
          </w:sdt>
        </w:p>
      </w:sdtContent>
    </w:sdt>
    <w:sdt>
      <w:sdtPr>
        <w:id w:val="667318157"/>
        <w:tag w:val="goog_rdk_3379"/>
      </w:sdtPr>
      <w:sdtContent>
        <w:p w:rsidR="00000000" w:rsidDel="00000000" w:rsidP="00000000" w:rsidRDefault="00000000" w:rsidRPr="00000000" w14:paraId="000004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3384379"/>
              <w:tag w:val="goog_rdk_3377"/>
            </w:sdtPr>
            <w:sdtContent>
              <w:ins w:author="Anonymous" w:id="66" w:date="2026-09-22T03:03:20Z"/>
              <w:sdt>
                <w:sdtPr>
                  <w:id w:val="-1555971170"/>
                  <w:tag w:val="goog_rdk_3378"/>
                </w:sdtPr>
                <w:sdtContent>
                  <w:ins w:author="Anonymous" w:id="66" w:date="2026-09-22T03:03:20Z">
                    <w:r w:rsidDel="00000000" w:rsidR="00000000" w:rsidRPr="00000000">
                      <w:rPr>
                        <w:rtl w:val="0"/>
                      </w:rPr>
                    </w:r>
                  </w:ins>
                </w:sdtContent>
              </w:sdt>
              <w:ins w:author="Anonymous" w:id="66" w:date="2026-09-22T03:03:20Z">
                <w:bookmarkStart w:colFirst="0" w:colLast="0" w:name="_heading=h.hncvtzw376sh" w:id="802"/>
                <w:bookmarkEnd w:id="802"/>
              </w:ins>
            </w:sdtContent>
          </w:sdt>
        </w:p>
      </w:sdtContent>
    </w:sdt>
    <w:sdt>
      <w:sdtPr>
        <w:id w:val="-1030977247"/>
        <w:tag w:val="goog_rdk_3382"/>
      </w:sdtPr>
      <w:sdtContent>
        <w:p w:rsidR="00000000" w:rsidDel="00000000" w:rsidP="00000000" w:rsidRDefault="00000000" w:rsidRPr="00000000" w14:paraId="000004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8096051"/>
              <w:tag w:val="goog_rdk_3380"/>
            </w:sdtPr>
            <w:sdtContent>
              <w:ins w:author="Anonymous" w:id="66" w:date="2026-09-22T03:03:20Z"/>
              <w:sdt>
                <w:sdtPr>
                  <w:id w:val="-2126664140"/>
                  <w:tag w:val="goog_rdk_3381"/>
                </w:sdtPr>
                <w:sdtContent>
                  <w:ins w:author="Anonymous" w:id="66" w:date="2026-09-22T03:03:20Z">
                    <w:r w:rsidDel="00000000" w:rsidR="00000000" w:rsidRPr="00000000">
                      <w:rPr>
                        <w:rtl w:val="0"/>
                      </w:rPr>
                    </w:r>
                  </w:ins>
                </w:sdtContent>
              </w:sdt>
              <w:ins w:author="Anonymous" w:id="66" w:date="2026-09-22T03:03:20Z">
                <w:bookmarkStart w:colFirst="0" w:colLast="0" w:name="_heading=h.yjer3ssw8jex" w:id="803"/>
                <w:bookmarkEnd w:id="803"/>
              </w:ins>
            </w:sdtContent>
          </w:sdt>
        </w:p>
      </w:sdtContent>
    </w:sdt>
    <w:sdt>
      <w:sdtPr>
        <w:id w:val="-420386064"/>
        <w:tag w:val="goog_rdk_3385"/>
      </w:sdtPr>
      <w:sdtContent>
        <w:p w:rsidR="00000000" w:rsidDel="00000000" w:rsidP="00000000" w:rsidRDefault="00000000" w:rsidRPr="00000000" w14:paraId="000004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3628130"/>
              <w:tag w:val="goog_rdk_3383"/>
            </w:sdtPr>
            <w:sdtContent>
              <w:ins w:author="Anonymous" w:id="66" w:date="2026-09-22T03:03:20Z"/>
              <w:sdt>
                <w:sdtPr>
                  <w:id w:val="92505515"/>
                  <w:tag w:val="goog_rdk_3384"/>
                </w:sdtPr>
                <w:sdtContent>
                  <w:ins w:author="Anonymous" w:id="66" w:date="2026-09-22T03:03:20Z">
                    <w:r w:rsidDel="00000000" w:rsidR="00000000" w:rsidRPr="00000000">
                      <w:rPr>
                        <w:rtl w:val="0"/>
                      </w:rPr>
                    </w:r>
                  </w:ins>
                </w:sdtContent>
              </w:sdt>
              <w:ins w:author="Anonymous" w:id="66" w:date="2026-09-22T03:03:20Z">
                <w:bookmarkStart w:colFirst="0" w:colLast="0" w:name="_heading=h.lfa7tiaxxxog" w:id="804"/>
                <w:bookmarkEnd w:id="804"/>
              </w:ins>
            </w:sdtContent>
          </w:sdt>
        </w:p>
      </w:sdtContent>
    </w:sdt>
    <w:sdt>
      <w:sdtPr>
        <w:id w:val="-599111513"/>
        <w:tag w:val="goog_rdk_3388"/>
      </w:sdtPr>
      <w:sdtContent>
        <w:p w:rsidR="00000000" w:rsidDel="00000000" w:rsidP="00000000" w:rsidRDefault="00000000" w:rsidRPr="00000000" w14:paraId="000004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8867911"/>
              <w:tag w:val="goog_rdk_3386"/>
            </w:sdtPr>
            <w:sdtContent>
              <w:ins w:author="Anonymous" w:id="66" w:date="2026-09-22T03:03:20Z"/>
              <w:sdt>
                <w:sdtPr>
                  <w:id w:val="2111193134"/>
                  <w:tag w:val="goog_rdk_3387"/>
                </w:sdtPr>
                <w:sdtContent>
                  <w:ins w:author="Anonymous" w:id="66" w:date="2026-09-22T03:03:20Z">
                    <w:r w:rsidDel="00000000" w:rsidR="00000000" w:rsidRPr="00000000">
                      <w:rPr>
                        <w:rtl w:val="0"/>
                      </w:rPr>
                    </w:r>
                  </w:ins>
                </w:sdtContent>
              </w:sdt>
              <w:ins w:author="Anonymous" w:id="66" w:date="2026-09-22T03:03:20Z">
                <w:bookmarkStart w:colFirst="0" w:colLast="0" w:name="_heading=h.ulqilv88wobq" w:id="805"/>
                <w:bookmarkEnd w:id="805"/>
              </w:ins>
            </w:sdtContent>
          </w:sdt>
        </w:p>
      </w:sdtContent>
    </w:sdt>
    <w:sdt>
      <w:sdtPr>
        <w:id w:val="1641200154"/>
        <w:tag w:val="goog_rdk_3391"/>
      </w:sdtPr>
      <w:sdtContent>
        <w:p w:rsidR="00000000" w:rsidDel="00000000" w:rsidP="00000000" w:rsidRDefault="00000000" w:rsidRPr="00000000" w14:paraId="000004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9862845"/>
              <w:tag w:val="goog_rdk_3389"/>
            </w:sdtPr>
            <w:sdtContent>
              <w:ins w:author="Anonymous" w:id="66" w:date="2026-09-22T03:03:20Z"/>
              <w:sdt>
                <w:sdtPr>
                  <w:id w:val="-1352053180"/>
                  <w:tag w:val="goog_rdk_3390"/>
                </w:sdtPr>
                <w:sdtContent>
                  <w:ins w:author="Anonymous" w:id="66" w:date="2026-09-22T03:03:20Z">
                    <w:r w:rsidDel="00000000" w:rsidR="00000000" w:rsidRPr="00000000">
                      <w:rPr>
                        <w:rtl w:val="0"/>
                      </w:rPr>
                    </w:r>
                  </w:ins>
                </w:sdtContent>
              </w:sdt>
              <w:ins w:author="Anonymous" w:id="66" w:date="2026-09-22T03:03:20Z">
                <w:bookmarkStart w:colFirst="0" w:colLast="0" w:name="_heading=h.w21xkoaowkw1" w:id="806"/>
                <w:bookmarkEnd w:id="806"/>
              </w:ins>
            </w:sdtContent>
          </w:sdt>
        </w:p>
      </w:sdtContent>
    </w:sdt>
    <w:sdt>
      <w:sdtPr>
        <w:id w:val="1314205344"/>
        <w:tag w:val="goog_rdk_3394"/>
      </w:sdtPr>
      <w:sdtContent>
        <w:p w:rsidR="00000000" w:rsidDel="00000000" w:rsidP="00000000" w:rsidRDefault="00000000" w:rsidRPr="00000000" w14:paraId="000004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0230467"/>
              <w:tag w:val="goog_rdk_3392"/>
            </w:sdtPr>
            <w:sdtContent>
              <w:ins w:author="Anonymous" w:id="66" w:date="2026-09-22T03:03:20Z"/>
              <w:sdt>
                <w:sdtPr>
                  <w:id w:val="-1370275349"/>
                  <w:tag w:val="goog_rdk_3393"/>
                </w:sdtPr>
                <w:sdtContent>
                  <w:ins w:author="Anonymous" w:id="66" w:date="2026-09-22T03:03:20Z">
                    <w:r w:rsidDel="00000000" w:rsidR="00000000" w:rsidRPr="00000000">
                      <w:rPr>
                        <w:rtl w:val="0"/>
                      </w:rPr>
                    </w:r>
                  </w:ins>
                </w:sdtContent>
              </w:sdt>
              <w:ins w:author="Anonymous" w:id="66" w:date="2026-09-22T03:03:20Z">
                <w:bookmarkStart w:colFirst="0" w:colLast="0" w:name="_heading=h.haemgrdbmibw" w:id="807"/>
                <w:bookmarkEnd w:id="807"/>
              </w:ins>
            </w:sdtContent>
          </w:sdt>
        </w:p>
      </w:sdtContent>
    </w:sdt>
    <w:sdt>
      <w:sdtPr>
        <w:id w:val="-289117753"/>
        <w:tag w:val="goog_rdk_3397"/>
      </w:sdtPr>
      <w:sdtContent>
        <w:p w:rsidR="00000000" w:rsidDel="00000000" w:rsidP="00000000" w:rsidRDefault="00000000" w:rsidRPr="00000000" w14:paraId="000004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9674307"/>
              <w:tag w:val="goog_rdk_3395"/>
            </w:sdtPr>
            <w:sdtContent>
              <w:ins w:author="Anonymous" w:id="66" w:date="2026-09-22T03:03:20Z"/>
              <w:sdt>
                <w:sdtPr>
                  <w:id w:val="503349013"/>
                  <w:tag w:val="goog_rdk_3396"/>
                </w:sdtPr>
                <w:sdtContent>
                  <w:ins w:author="Anonymous" w:id="66" w:date="2026-09-22T03:03:20Z">
                    <w:r w:rsidDel="00000000" w:rsidR="00000000" w:rsidRPr="00000000">
                      <w:rPr>
                        <w:rtl w:val="0"/>
                      </w:rPr>
                    </w:r>
                  </w:ins>
                </w:sdtContent>
              </w:sdt>
              <w:ins w:author="Anonymous" w:id="66" w:date="2026-09-22T03:03:20Z">
                <w:bookmarkStart w:colFirst="0" w:colLast="0" w:name="_heading=h.mosug0d52801" w:id="808"/>
                <w:bookmarkEnd w:id="808"/>
              </w:ins>
            </w:sdtContent>
          </w:sdt>
        </w:p>
      </w:sdtContent>
    </w:sdt>
    <w:sdt>
      <w:sdtPr>
        <w:id w:val="181932318"/>
        <w:tag w:val="goog_rdk_3400"/>
      </w:sdtPr>
      <w:sdtContent>
        <w:p w:rsidR="00000000" w:rsidDel="00000000" w:rsidP="00000000" w:rsidRDefault="00000000" w:rsidRPr="00000000" w14:paraId="000004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6027427"/>
              <w:tag w:val="goog_rdk_3398"/>
            </w:sdtPr>
            <w:sdtContent>
              <w:ins w:author="Anonymous" w:id="66" w:date="2026-09-22T03:03:20Z"/>
              <w:sdt>
                <w:sdtPr>
                  <w:id w:val="1419248669"/>
                  <w:tag w:val="goog_rdk_3399"/>
                </w:sdtPr>
                <w:sdtContent>
                  <w:ins w:author="Anonymous" w:id="66" w:date="2026-09-22T03:03:20Z">
                    <w:r w:rsidDel="00000000" w:rsidR="00000000" w:rsidRPr="00000000">
                      <w:rPr>
                        <w:rtl w:val="0"/>
                      </w:rPr>
                    </w:r>
                  </w:ins>
                </w:sdtContent>
              </w:sdt>
              <w:ins w:author="Anonymous" w:id="66" w:date="2026-09-22T03:03:20Z">
                <w:bookmarkStart w:colFirst="0" w:colLast="0" w:name="_heading=h.9jam4gowj9sz" w:id="809"/>
                <w:bookmarkEnd w:id="809"/>
              </w:ins>
            </w:sdtContent>
          </w:sdt>
        </w:p>
      </w:sdtContent>
    </w:sdt>
    <w:sdt>
      <w:sdtPr>
        <w:id w:val="-2030156140"/>
        <w:tag w:val="goog_rdk_3403"/>
      </w:sdtPr>
      <w:sdtContent>
        <w:p w:rsidR="00000000" w:rsidDel="00000000" w:rsidP="00000000" w:rsidRDefault="00000000" w:rsidRPr="00000000" w14:paraId="000004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7592182"/>
              <w:tag w:val="goog_rdk_3401"/>
            </w:sdtPr>
            <w:sdtContent>
              <w:ins w:author="Anonymous" w:id="66" w:date="2026-09-22T03:03:20Z"/>
              <w:sdt>
                <w:sdtPr>
                  <w:id w:val="1736719430"/>
                  <w:tag w:val="goog_rdk_3402"/>
                </w:sdtPr>
                <w:sdtContent>
                  <w:ins w:author="Anonymous" w:id="66" w:date="2026-09-22T03:03:20Z">
                    <w:r w:rsidDel="00000000" w:rsidR="00000000" w:rsidRPr="00000000">
                      <w:rPr>
                        <w:rtl w:val="0"/>
                      </w:rPr>
                    </w:r>
                  </w:ins>
                </w:sdtContent>
              </w:sdt>
              <w:ins w:author="Anonymous" w:id="66" w:date="2026-09-22T03:03:20Z">
                <w:bookmarkStart w:colFirst="0" w:colLast="0" w:name="_heading=h.qvudgs5q5wlk" w:id="810"/>
                <w:bookmarkEnd w:id="810"/>
              </w:ins>
            </w:sdtContent>
          </w:sdt>
        </w:p>
      </w:sdtContent>
    </w:sdt>
    <w:sdt>
      <w:sdtPr>
        <w:id w:val="1932810021"/>
        <w:tag w:val="goog_rdk_3406"/>
      </w:sdtPr>
      <w:sdtContent>
        <w:p w:rsidR="00000000" w:rsidDel="00000000" w:rsidP="00000000" w:rsidRDefault="00000000" w:rsidRPr="00000000" w14:paraId="000004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59069933"/>
              <w:tag w:val="goog_rdk_3404"/>
            </w:sdtPr>
            <w:sdtContent>
              <w:ins w:author="Anonymous" w:id="66" w:date="2026-09-22T03:03:20Z"/>
              <w:sdt>
                <w:sdtPr>
                  <w:id w:val="-74324861"/>
                  <w:tag w:val="goog_rdk_3405"/>
                </w:sdtPr>
                <w:sdtContent>
                  <w:ins w:author="Anonymous" w:id="66" w:date="2026-09-22T03:03:20Z">
                    <w:r w:rsidDel="00000000" w:rsidR="00000000" w:rsidRPr="00000000">
                      <w:rPr>
                        <w:rtl w:val="0"/>
                      </w:rPr>
                    </w:r>
                  </w:ins>
                </w:sdtContent>
              </w:sdt>
              <w:ins w:author="Anonymous" w:id="66" w:date="2026-09-22T03:03:20Z">
                <w:bookmarkStart w:colFirst="0" w:colLast="0" w:name="_heading=h.y8hp0w5gcyqy" w:id="811"/>
                <w:bookmarkEnd w:id="811"/>
              </w:ins>
            </w:sdtContent>
          </w:sdt>
        </w:p>
      </w:sdtContent>
    </w:sdt>
    <w:sdt>
      <w:sdtPr>
        <w:id w:val="-157780622"/>
        <w:tag w:val="goog_rdk_3409"/>
      </w:sdtPr>
      <w:sdtContent>
        <w:p w:rsidR="00000000" w:rsidDel="00000000" w:rsidP="00000000" w:rsidRDefault="00000000" w:rsidRPr="00000000" w14:paraId="000004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6803226"/>
              <w:tag w:val="goog_rdk_3407"/>
            </w:sdtPr>
            <w:sdtContent>
              <w:ins w:author="Anonymous" w:id="66" w:date="2026-09-22T03:03:20Z"/>
              <w:sdt>
                <w:sdtPr>
                  <w:id w:val="-816381976"/>
                  <w:tag w:val="goog_rdk_3408"/>
                </w:sdtPr>
                <w:sdtContent>
                  <w:ins w:author="Anonymous" w:id="66" w:date="2026-09-22T03:03:20Z">
                    <w:r w:rsidDel="00000000" w:rsidR="00000000" w:rsidRPr="00000000">
                      <w:rPr>
                        <w:rtl w:val="0"/>
                      </w:rPr>
                    </w:r>
                  </w:ins>
                </w:sdtContent>
              </w:sdt>
              <w:ins w:author="Anonymous" w:id="66" w:date="2026-09-22T03:03:20Z">
                <w:bookmarkStart w:colFirst="0" w:colLast="0" w:name="_heading=h.t6irujg5mw8s" w:id="812"/>
                <w:bookmarkEnd w:id="812"/>
              </w:ins>
            </w:sdtContent>
          </w:sdt>
        </w:p>
      </w:sdtContent>
    </w:sdt>
    <w:sdt>
      <w:sdtPr>
        <w:id w:val="-272201868"/>
        <w:tag w:val="goog_rdk_3412"/>
      </w:sdtPr>
      <w:sdtContent>
        <w:p w:rsidR="00000000" w:rsidDel="00000000" w:rsidP="00000000" w:rsidRDefault="00000000" w:rsidRPr="00000000" w14:paraId="000004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6735766"/>
              <w:tag w:val="goog_rdk_3410"/>
            </w:sdtPr>
            <w:sdtContent>
              <w:ins w:author="Anonymous" w:id="66" w:date="2026-09-22T03:03:20Z"/>
              <w:sdt>
                <w:sdtPr>
                  <w:id w:val="1523833889"/>
                  <w:tag w:val="goog_rdk_3411"/>
                </w:sdtPr>
                <w:sdtContent>
                  <w:ins w:author="Anonymous" w:id="66" w:date="2026-09-22T03:03:20Z">
                    <w:r w:rsidDel="00000000" w:rsidR="00000000" w:rsidRPr="00000000">
                      <w:rPr>
                        <w:rtl w:val="0"/>
                      </w:rPr>
                    </w:r>
                  </w:ins>
                </w:sdtContent>
              </w:sdt>
              <w:ins w:author="Anonymous" w:id="66" w:date="2026-09-22T03:03:20Z">
                <w:bookmarkStart w:colFirst="0" w:colLast="0" w:name="_heading=h.ev11k35hbdh4" w:id="813"/>
                <w:bookmarkEnd w:id="813"/>
              </w:ins>
            </w:sdtContent>
          </w:sdt>
        </w:p>
      </w:sdtContent>
    </w:sdt>
    <w:sdt>
      <w:sdtPr>
        <w:id w:val="1381106416"/>
        <w:tag w:val="goog_rdk_3415"/>
      </w:sdtPr>
      <w:sdtContent>
        <w:p w:rsidR="00000000" w:rsidDel="00000000" w:rsidP="00000000" w:rsidRDefault="00000000" w:rsidRPr="00000000" w14:paraId="000004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512832"/>
              <w:tag w:val="goog_rdk_3413"/>
            </w:sdtPr>
            <w:sdtContent>
              <w:ins w:author="Anonymous" w:id="66" w:date="2026-09-22T03:03:20Z"/>
              <w:sdt>
                <w:sdtPr>
                  <w:id w:val="-1954535773"/>
                  <w:tag w:val="goog_rdk_3414"/>
                </w:sdtPr>
                <w:sdtContent>
                  <w:ins w:author="Anonymous" w:id="66" w:date="2026-09-22T03:03:20Z">
                    <w:r w:rsidDel="00000000" w:rsidR="00000000" w:rsidRPr="00000000">
                      <w:rPr>
                        <w:rtl w:val="0"/>
                      </w:rPr>
                    </w:r>
                  </w:ins>
                </w:sdtContent>
              </w:sdt>
              <w:ins w:author="Anonymous" w:id="66" w:date="2026-09-22T03:03:20Z">
                <w:bookmarkStart w:colFirst="0" w:colLast="0" w:name="_heading=h.8x8bv1svasu2" w:id="814"/>
                <w:bookmarkEnd w:id="814"/>
              </w:ins>
            </w:sdtContent>
          </w:sdt>
        </w:p>
      </w:sdtContent>
    </w:sdt>
    <w:sdt>
      <w:sdtPr>
        <w:id w:val="1106172236"/>
        <w:tag w:val="goog_rdk_3418"/>
      </w:sdtPr>
      <w:sdtContent>
        <w:p w:rsidR="00000000" w:rsidDel="00000000" w:rsidP="00000000" w:rsidRDefault="00000000" w:rsidRPr="00000000" w14:paraId="000004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6892900"/>
              <w:tag w:val="goog_rdk_3416"/>
            </w:sdtPr>
            <w:sdtContent>
              <w:ins w:author="Anonymous" w:id="66" w:date="2026-09-22T03:03:20Z"/>
              <w:sdt>
                <w:sdtPr>
                  <w:id w:val="-1741287260"/>
                  <w:tag w:val="goog_rdk_3417"/>
                </w:sdtPr>
                <w:sdtContent>
                  <w:ins w:author="Anonymous" w:id="66" w:date="2026-09-22T03:03:20Z">
                    <w:r w:rsidDel="00000000" w:rsidR="00000000" w:rsidRPr="00000000">
                      <w:rPr>
                        <w:rtl w:val="0"/>
                      </w:rPr>
                    </w:r>
                  </w:ins>
                </w:sdtContent>
              </w:sdt>
              <w:ins w:author="Anonymous" w:id="66" w:date="2026-09-22T03:03:20Z">
                <w:bookmarkStart w:colFirst="0" w:colLast="0" w:name="_heading=h.a8i4s7mdjvpc" w:id="815"/>
                <w:bookmarkEnd w:id="815"/>
              </w:ins>
            </w:sdtContent>
          </w:sdt>
        </w:p>
      </w:sdtContent>
    </w:sdt>
    <w:sdt>
      <w:sdtPr>
        <w:id w:val="-1407486778"/>
        <w:tag w:val="goog_rdk_3421"/>
      </w:sdtPr>
      <w:sdtContent>
        <w:p w:rsidR="00000000" w:rsidDel="00000000" w:rsidP="00000000" w:rsidRDefault="00000000" w:rsidRPr="00000000" w14:paraId="000004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3774399"/>
              <w:tag w:val="goog_rdk_3419"/>
            </w:sdtPr>
            <w:sdtContent>
              <w:ins w:author="Anonymous" w:id="66" w:date="2026-09-22T03:03:20Z"/>
              <w:sdt>
                <w:sdtPr>
                  <w:id w:val="615351098"/>
                  <w:tag w:val="goog_rdk_3420"/>
                </w:sdtPr>
                <w:sdtContent>
                  <w:ins w:author="Anonymous" w:id="66" w:date="2026-09-22T03:03:20Z">
                    <w:r w:rsidDel="00000000" w:rsidR="00000000" w:rsidRPr="00000000">
                      <w:rPr>
                        <w:rtl w:val="0"/>
                      </w:rPr>
                    </w:r>
                  </w:ins>
                </w:sdtContent>
              </w:sdt>
              <w:ins w:author="Anonymous" w:id="66" w:date="2026-09-22T03:03:20Z">
                <w:bookmarkStart w:colFirst="0" w:colLast="0" w:name="_heading=h.tltm8igv0hep" w:id="816"/>
                <w:bookmarkEnd w:id="816"/>
              </w:ins>
            </w:sdtContent>
          </w:sdt>
        </w:p>
      </w:sdtContent>
    </w:sdt>
    <w:sdt>
      <w:sdtPr>
        <w:id w:val="-1453472605"/>
        <w:tag w:val="goog_rdk_3424"/>
      </w:sdtPr>
      <w:sdtContent>
        <w:p w:rsidR="00000000" w:rsidDel="00000000" w:rsidP="00000000" w:rsidRDefault="00000000" w:rsidRPr="00000000" w14:paraId="000004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8665330"/>
              <w:tag w:val="goog_rdk_3422"/>
            </w:sdtPr>
            <w:sdtContent>
              <w:ins w:author="Anonymous" w:id="66" w:date="2026-09-22T03:03:20Z"/>
              <w:sdt>
                <w:sdtPr>
                  <w:id w:val="1887003587"/>
                  <w:tag w:val="goog_rdk_3423"/>
                </w:sdtPr>
                <w:sdtContent>
                  <w:ins w:author="Anonymous" w:id="66" w:date="2026-09-22T03:03:20Z">
                    <w:r w:rsidDel="00000000" w:rsidR="00000000" w:rsidRPr="00000000">
                      <w:rPr>
                        <w:rtl w:val="0"/>
                      </w:rPr>
                    </w:r>
                  </w:ins>
                </w:sdtContent>
              </w:sdt>
              <w:ins w:author="Anonymous" w:id="66" w:date="2026-09-22T03:03:20Z">
                <w:bookmarkStart w:colFirst="0" w:colLast="0" w:name="_heading=h.h3wf529duqx4" w:id="817"/>
                <w:bookmarkEnd w:id="817"/>
              </w:ins>
            </w:sdtContent>
          </w:sdt>
        </w:p>
      </w:sdtContent>
    </w:sdt>
    <w:sdt>
      <w:sdtPr>
        <w:id w:val="1063606489"/>
        <w:tag w:val="goog_rdk_3427"/>
      </w:sdtPr>
      <w:sdtContent>
        <w:p w:rsidR="00000000" w:rsidDel="00000000" w:rsidP="00000000" w:rsidRDefault="00000000" w:rsidRPr="00000000" w14:paraId="000004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1512592"/>
              <w:tag w:val="goog_rdk_3425"/>
            </w:sdtPr>
            <w:sdtContent>
              <w:ins w:author="Anonymous" w:id="66" w:date="2026-09-22T03:03:20Z"/>
              <w:sdt>
                <w:sdtPr>
                  <w:id w:val="431549094"/>
                  <w:tag w:val="goog_rdk_3426"/>
                </w:sdtPr>
                <w:sdtContent>
                  <w:ins w:author="Anonymous" w:id="66" w:date="2026-09-22T03:03:20Z">
                    <w:r w:rsidDel="00000000" w:rsidR="00000000" w:rsidRPr="00000000">
                      <w:rPr>
                        <w:rtl w:val="0"/>
                      </w:rPr>
                    </w:r>
                  </w:ins>
                </w:sdtContent>
              </w:sdt>
              <w:ins w:author="Anonymous" w:id="66" w:date="2026-09-22T03:03:20Z">
                <w:bookmarkStart w:colFirst="0" w:colLast="0" w:name="_heading=h.5cua5yjymaxz" w:id="818"/>
                <w:bookmarkEnd w:id="818"/>
              </w:ins>
            </w:sdtContent>
          </w:sdt>
        </w:p>
      </w:sdtContent>
    </w:sdt>
    <w:sdt>
      <w:sdtPr>
        <w:id w:val="899977311"/>
        <w:tag w:val="goog_rdk_3430"/>
      </w:sdtPr>
      <w:sdtContent>
        <w:p w:rsidR="00000000" w:rsidDel="00000000" w:rsidP="00000000" w:rsidRDefault="00000000" w:rsidRPr="00000000" w14:paraId="000004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4078271"/>
              <w:tag w:val="goog_rdk_3428"/>
            </w:sdtPr>
            <w:sdtContent>
              <w:ins w:author="Anonymous" w:id="66" w:date="2026-09-22T03:03:20Z"/>
              <w:sdt>
                <w:sdtPr>
                  <w:id w:val="267322429"/>
                  <w:tag w:val="goog_rdk_3429"/>
                </w:sdtPr>
                <w:sdtContent>
                  <w:ins w:author="Anonymous" w:id="66" w:date="2026-09-22T03:03:20Z">
                    <w:r w:rsidDel="00000000" w:rsidR="00000000" w:rsidRPr="00000000">
                      <w:rPr>
                        <w:rtl w:val="0"/>
                      </w:rPr>
                    </w:r>
                  </w:ins>
                </w:sdtContent>
              </w:sdt>
              <w:ins w:author="Anonymous" w:id="66" w:date="2026-09-22T03:03:20Z">
                <w:bookmarkStart w:colFirst="0" w:colLast="0" w:name="_heading=h.i1h0ohp9xn9a" w:id="819"/>
                <w:bookmarkEnd w:id="819"/>
              </w:ins>
            </w:sdtContent>
          </w:sdt>
        </w:p>
      </w:sdtContent>
    </w:sdt>
    <w:sdt>
      <w:sdtPr>
        <w:id w:val="-1909271361"/>
        <w:tag w:val="goog_rdk_3433"/>
      </w:sdtPr>
      <w:sdtContent>
        <w:p w:rsidR="00000000" w:rsidDel="00000000" w:rsidP="00000000" w:rsidRDefault="00000000" w:rsidRPr="00000000" w14:paraId="000004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1279285"/>
              <w:tag w:val="goog_rdk_3431"/>
            </w:sdtPr>
            <w:sdtContent>
              <w:ins w:author="Anonymous" w:id="66" w:date="2026-09-22T03:03:20Z"/>
              <w:sdt>
                <w:sdtPr>
                  <w:id w:val="-1347303478"/>
                  <w:tag w:val="goog_rdk_3432"/>
                </w:sdtPr>
                <w:sdtContent>
                  <w:ins w:author="Anonymous" w:id="66" w:date="2026-09-22T03:03:20Z">
                    <w:r w:rsidDel="00000000" w:rsidR="00000000" w:rsidRPr="00000000">
                      <w:rPr>
                        <w:rtl w:val="0"/>
                      </w:rPr>
                    </w:r>
                  </w:ins>
                </w:sdtContent>
              </w:sdt>
              <w:ins w:author="Anonymous" w:id="66" w:date="2026-09-22T03:03:20Z">
                <w:bookmarkStart w:colFirst="0" w:colLast="0" w:name="_heading=h.ogxbfn7y1t8s" w:id="820"/>
                <w:bookmarkEnd w:id="820"/>
              </w:ins>
            </w:sdtContent>
          </w:sdt>
        </w:p>
      </w:sdtContent>
    </w:sdt>
    <w:sdt>
      <w:sdtPr>
        <w:id w:val="-586554099"/>
        <w:tag w:val="goog_rdk_3436"/>
      </w:sdtPr>
      <w:sdtContent>
        <w:p w:rsidR="00000000" w:rsidDel="00000000" w:rsidP="00000000" w:rsidRDefault="00000000" w:rsidRPr="00000000" w14:paraId="000004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5578510"/>
              <w:tag w:val="goog_rdk_3434"/>
            </w:sdtPr>
            <w:sdtContent>
              <w:ins w:author="Anonymous" w:id="66" w:date="2026-09-22T03:03:20Z"/>
              <w:sdt>
                <w:sdtPr>
                  <w:id w:val="-1541145660"/>
                  <w:tag w:val="goog_rdk_3435"/>
                </w:sdtPr>
                <w:sdtContent>
                  <w:ins w:author="Anonymous" w:id="66" w:date="2026-09-22T03:03:20Z">
                    <w:r w:rsidDel="00000000" w:rsidR="00000000" w:rsidRPr="00000000">
                      <w:rPr>
                        <w:rtl w:val="0"/>
                      </w:rPr>
                    </w:r>
                  </w:ins>
                </w:sdtContent>
              </w:sdt>
              <w:ins w:author="Anonymous" w:id="66" w:date="2026-09-22T03:03:20Z">
                <w:bookmarkStart w:colFirst="0" w:colLast="0" w:name="_heading=h.c4gpa51g6f9v" w:id="821"/>
                <w:bookmarkEnd w:id="821"/>
              </w:ins>
            </w:sdtContent>
          </w:sdt>
        </w:p>
      </w:sdtContent>
    </w:sdt>
    <w:sdt>
      <w:sdtPr>
        <w:id w:val="670053941"/>
        <w:tag w:val="goog_rdk_3439"/>
      </w:sdtPr>
      <w:sdtContent>
        <w:p w:rsidR="00000000" w:rsidDel="00000000" w:rsidP="00000000" w:rsidRDefault="00000000" w:rsidRPr="00000000" w14:paraId="000004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4600197"/>
              <w:tag w:val="goog_rdk_3437"/>
            </w:sdtPr>
            <w:sdtContent>
              <w:ins w:author="Anonymous" w:id="66" w:date="2026-09-22T03:03:20Z"/>
              <w:sdt>
                <w:sdtPr>
                  <w:id w:val="392866156"/>
                  <w:tag w:val="goog_rdk_3438"/>
                </w:sdtPr>
                <w:sdtContent>
                  <w:ins w:author="Anonymous" w:id="66" w:date="2026-09-22T03:03:20Z">
                    <w:r w:rsidDel="00000000" w:rsidR="00000000" w:rsidRPr="00000000">
                      <w:rPr>
                        <w:rtl w:val="0"/>
                      </w:rPr>
                    </w:r>
                  </w:ins>
                </w:sdtContent>
              </w:sdt>
              <w:ins w:author="Anonymous" w:id="66" w:date="2026-09-22T03:03:20Z">
                <w:bookmarkStart w:colFirst="0" w:colLast="0" w:name="_heading=h.4sx2gx5fjpkx" w:id="822"/>
                <w:bookmarkEnd w:id="822"/>
              </w:ins>
            </w:sdtContent>
          </w:sdt>
        </w:p>
      </w:sdtContent>
    </w:sdt>
    <w:sdt>
      <w:sdtPr>
        <w:id w:val="832723655"/>
        <w:tag w:val="goog_rdk_3442"/>
      </w:sdtPr>
      <w:sdtContent>
        <w:p w:rsidR="00000000" w:rsidDel="00000000" w:rsidP="00000000" w:rsidRDefault="00000000" w:rsidRPr="00000000" w14:paraId="000004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4568529"/>
              <w:tag w:val="goog_rdk_3440"/>
            </w:sdtPr>
            <w:sdtContent>
              <w:ins w:author="Anonymous" w:id="66" w:date="2026-09-22T03:03:20Z"/>
              <w:sdt>
                <w:sdtPr>
                  <w:id w:val="-275725934"/>
                  <w:tag w:val="goog_rdk_3441"/>
                </w:sdtPr>
                <w:sdtContent>
                  <w:ins w:author="Anonymous" w:id="66" w:date="2026-09-22T03:03:20Z">
                    <w:r w:rsidDel="00000000" w:rsidR="00000000" w:rsidRPr="00000000">
                      <w:rPr>
                        <w:rtl w:val="0"/>
                      </w:rPr>
                    </w:r>
                  </w:ins>
                </w:sdtContent>
              </w:sdt>
              <w:ins w:author="Anonymous" w:id="66" w:date="2026-09-22T03:03:20Z">
                <w:bookmarkStart w:colFirst="0" w:colLast="0" w:name="_heading=h.j6pdycmby5nt" w:id="823"/>
                <w:bookmarkEnd w:id="823"/>
              </w:ins>
            </w:sdtContent>
          </w:sdt>
        </w:p>
      </w:sdtContent>
    </w:sdt>
    <w:sdt>
      <w:sdtPr>
        <w:id w:val="319652825"/>
        <w:tag w:val="goog_rdk_3445"/>
      </w:sdtPr>
      <w:sdtContent>
        <w:p w:rsidR="00000000" w:rsidDel="00000000" w:rsidP="00000000" w:rsidRDefault="00000000" w:rsidRPr="00000000" w14:paraId="000004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6421886"/>
              <w:tag w:val="goog_rdk_3443"/>
            </w:sdtPr>
            <w:sdtContent>
              <w:ins w:author="Anonymous" w:id="66" w:date="2026-09-22T03:03:20Z"/>
              <w:sdt>
                <w:sdtPr>
                  <w:id w:val="1368052202"/>
                  <w:tag w:val="goog_rdk_3444"/>
                </w:sdtPr>
                <w:sdtContent>
                  <w:ins w:author="Anonymous" w:id="66" w:date="2026-09-22T03:03:20Z">
                    <w:r w:rsidDel="00000000" w:rsidR="00000000" w:rsidRPr="00000000">
                      <w:rPr>
                        <w:rtl w:val="0"/>
                      </w:rPr>
                    </w:r>
                  </w:ins>
                </w:sdtContent>
              </w:sdt>
              <w:ins w:author="Anonymous" w:id="66" w:date="2026-09-22T03:03:20Z">
                <w:bookmarkStart w:colFirst="0" w:colLast="0" w:name="_heading=h.hklelmnuhe26" w:id="824"/>
                <w:bookmarkEnd w:id="824"/>
              </w:ins>
            </w:sdtContent>
          </w:sdt>
        </w:p>
      </w:sdtContent>
    </w:sdt>
    <w:sdt>
      <w:sdtPr>
        <w:id w:val="-844297721"/>
        <w:tag w:val="goog_rdk_3448"/>
      </w:sdtPr>
      <w:sdtContent>
        <w:p w:rsidR="00000000" w:rsidDel="00000000" w:rsidP="00000000" w:rsidRDefault="00000000" w:rsidRPr="00000000" w14:paraId="000004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5024861"/>
              <w:tag w:val="goog_rdk_3446"/>
            </w:sdtPr>
            <w:sdtContent>
              <w:ins w:author="Anonymous" w:id="66" w:date="2026-09-22T03:03:20Z"/>
              <w:sdt>
                <w:sdtPr>
                  <w:id w:val="1749862525"/>
                  <w:tag w:val="goog_rdk_3447"/>
                </w:sdtPr>
                <w:sdtContent>
                  <w:ins w:author="Anonymous" w:id="66" w:date="2026-09-22T03:03:20Z">
                    <w:r w:rsidDel="00000000" w:rsidR="00000000" w:rsidRPr="00000000">
                      <w:rPr>
                        <w:rtl w:val="0"/>
                      </w:rPr>
                    </w:r>
                  </w:ins>
                </w:sdtContent>
              </w:sdt>
              <w:ins w:author="Anonymous" w:id="66" w:date="2026-09-22T03:03:20Z">
                <w:bookmarkStart w:colFirst="0" w:colLast="0" w:name="_heading=h.fm4qnmeziasa" w:id="825"/>
                <w:bookmarkEnd w:id="825"/>
              </w:ins>
            </w:sdtContent>
          </w:sdt>
        </w:p>
      </w:sdtContent>
    </w:sdt>
    <w:sdt>
      <w:sdtPr>
        <w:id w:val="308087918"/>
        <w:tag w:val="goog_rdk_3451"/>
      </w:sdtPr>
      <w:sdtContent>
        <w:p w:rsidR="00000000" w:rsidDel="00000000" w:rsidP="00000000" w:rsidRDefault="00000000" w:rsidRPr="00000000" w14:paraId="000004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770891"/>
              <w:tag w:val="goog_rdk_3449"/>
            </w:sdtPr>
            <w:sdtContent>
              <w:ins w:author="Anonymous" w:id="66" w:date="2026-09-22T03:03:20Z"/>
              <w:sdt>
                <w:sdtPr>
                  <w:id w:val="2049165444"/>
                  <w:tag w:val="goog_rdk_3450"/>
                </w:sdtPr>
                <w:sdtContent>
                  <w:ins w:author="Anonymous" w:id="66" w:date="2026-09-22T03:03:20Z">
                    <w:r w:rsidDel="00000000" w:rsidR="00000000" w:rsidRPr="00000000">
                      <w:rPr>
                        <w:rtl w:val="0"/>
                      </w:rPr>
                    </w:r>
                  </w:ins>
                </w:sdtContent>
              </w:sdt>
              <w:ins w:author="Anonymous" w:id="66" w:date="2026-09-22T03:03:20Z">
                <w:bookmarkStart w:colFirst="0" w:colLast="0" w:name="_heading=h.u9hp4fn37rhu" w:id="826"/>
                <w:bookmarkEnd w:id="826"/>
              </w:ins>
            </w:sdtContent>
          </w:sdt>
        </w:p>
      </w:sdtContent>
    </w:sdt>
    <w:sdt>
      <w:sdtPr>
        <w:id w:val="-801891426"/>
        <w:tag w:val="goog_rdk_3454"/>
      </w:sdtPr>
      <w:sdtContent>
        <w:p w:rsidR="00000000" w:rsidDel="00000000" w:rsidP="00000000" w:rsidRDefault="00000000" w:rsidRPr="00000000" w14:paraId="000004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6955490"/>
              <w:tag w:val="goog_rdk_3452"/>
            </w:sdtPr>
            <w:sdtContent>
              <w:ins w:author="Anonymous" w:id="66" w:date="2026-09-22T03:03:20Z"/>
              <w:sdt>
                <w:sdtPr>
                  <w:id w:val="-1429860520"/>
                  <w:tag w:val="goog_rdk_3453"/>
                </w:sdtPr>
                <w:sdtContent>
                  <w:ins w:author="Anonymous" w:id="66" w:date="2026-09-22T03:03:20Z">
                    <w:r w:rsidDel="00000000" w:rsidR="00000000" w:rsidRPr="00000000">
                      <w:rPr>
                        <w:rtl w:val="0"/>
                      </w:rPr>
                    </w:r>
                  </w:ins>
                </w:sdtContent>
              </w:sdt>
              <w:ins w:author="Anonymous" w:id="66" w:date="2026-09-22T03:03:20Z">
                <w:bookmarkStart w:colFirst="0" w:colLast="0" w:name="_heading=h.hkd9cntbslz1" w:id="827"/>
                <w:bookmarkEnd w:id="827"/>
              </w:ins>
            </w:sdtContent>
          </w:sdt>
        </w:p>
      </w:sdtContent>
    </w:sdt>
    <w:sdt>
      <w:sdtPr>
        <w:id w:val="1060501176"/>
        <w:tag w:val="goog_rdk_3457"/>
      </w:sdtPr>
      <w:sdtContent>
        <w:p w:rsidR="00000000" w:rsidDel="00000000" w:rsidP="00000000" w:rsidRDefault="00000000" w:rsidRPr="00000000" w14:paraId="000004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5429134"/>
              <w:tag w:val="goog_rdk_3455"/>
            </w:sdtPr>
            <w:sdtContent>
              <w:ins w:author="Anonymous" w:id="66" w:date="2026-09-22T03:03:20Z"/>
              <w:sdt>
                <w:sdtPr>
                  <w:id w:val="1691019369"/>
                  <w:tag w:val="goog_rdk_3456"/>
                </w:sdtPr>
                <w:sdtContent>
                  <w:ins w:author="Anonymous" w:id="66" w:date="2026-09-22T03:03:20Z">
                    <w:r w:rsidDel="00000000" w:rsidR="00000000" w:rsidRPr="00000000">
                      <w:rPr>
                        <w:rtl w:val="0"/>
                      </w:rPr>
                    </w:r>
                  </w:ins>
                </w:sdtContent>
              </w:sdt>
              <w:ins w:author="Anonymous" w:id="66" w:date="2026-09-22T03:03:20Z">
                <w:bookmarkStart w:colFirst="0" w:colLast="0" w:name="_heading=h.mwurfapcroj1" w:id="828"/>
                <w:bookmarkEnd w:id="828"/>
              </w:ins>
            </w:sdtContent>
          </w:sdt>
        </w:p>
      </w:sdtContent>
    </w:sdt>
    <w:sdt>
      <w:sdtPr>
        <w:id w:val="49371148"/>
        <w:tag w:val="goog_rdk_3460"/>
      </w:sdtPr>
      <w:sdtContent>
        <w:p w:rsidR="00000000" w:rsidDel="00000000" w:rsidP="00000000" w:rsidRDefault="00000000" w:rsidRPr="00000000" w14:paraId="000004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9411450"/>
              <w:tag w:val="goog_rdk_3458"/>
            </w:sdtPr>
            <w:sdtContent>
              <w:ins w:author="Anonymous" w:id="66" w:date="2026-09-22T03:03:20Z"/>
              <w:sdt>
                <w:sdtPr>
                  <w:id w:val="1232908687"/>
                  <w:tag w:val="goog_rdk_3459"/>
                </w:sdtPr>
                <w:sdtContent>
                  <w:ins w:author="Anonymous" w:id="66" w:date="2026-09-22T03:03:20Z">
                    <w:r w:rsidDel="00000000" w:rsidR="00000000" w:rsidRPr="00000000">
                      <w:rPr>
                        <w:rtl w:val="0"/>
                      </w:rPr>
                    </w:r>
                  </w:ins>
                </w:sdtContent>
              </w:sdt>
              <w:ins w:author="Anonymous" w:id="66" w:date="2026-09-22T03:03:20Z">
                <w:bookmarkStart w:colFirst="0" w:colLast="0" w:name="_heading=h.orzxqln3fagm" w:id="829"/>
                <w:bookmarkEnd w:id="829"/>
              </w:ins>
            </w:sdtContent>
          </w:sdt>
        </w:p>
      </w:sdtContent>
    </w:sdt>
    <w:sdt>
      <w:sdtPr>
        <w:id w:val="-1319448166"/>
        <w:tag w:val="goog_rdk_3463"/>
      </w:sdtPr>
      <w:sdtContent>
        <w:p w:rsidR="00000000" w:rsidDel="00000000" w:rsidP="00000000" w:rsidRDefault="00000000" w:rsidRPr="00000000" w14:paraId="000004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4413042"/>
              <w:tag w:val="goog_rdk_3461"/>
            </w:sdtPr>
            <w:sdtContent>
              <w:ins w:author="Anonymous" w:id="66" w:date="2026-09-22T03:03:20Z"/>
              <w:sdt>
                <w:sdtPr>
                  <w:id w:val="-1305022183"/>
                  <w:tag w:val="goog_rdk_3462"/>
                </w:sdtPr>
                <w:sdtContent>
                  <w:ins w:author="Anonymous" w:id="66" w:date="2026-09-22T03:03:20Z">
                    <w:r w:rsidDel="00000000" w:rsidR="00000000" w:rsidRPr="00000000">
                      <w:rPr>
                        <w:rtl w:val="0"/>
                      </w:rPr>
                    </w:r>
                  </w:ins>
                </w:sdtContent>
              </w:sdt>
              <w:ins w:author="Anonymous" w:id="66" w:date="2026-09-22T03:03:20Z">
                <w:bookmarkStart w:colFirst="0" w:colLast="0" w:name="_heading=h.xzjfvm8gikcj" w:id="830"/>
                <w:bookmarkEnd w:id="830"/>
              </w:ins>
            </w:sdtContent>
          </w:sdt>
        </w:p>
      </w:sdtContent>
    </w:sdt>
    <w:sdt>
      <w:sdtPr>
        <w:id w:val="-2106148554"/>
        <w:tag w:val="goog_rdk_3466"/>
      </w:sdtPr>
      <w:sdtContent>
        <w:p w:rsidR="00000000" w:rsidDel="00000000" w:rsidP="00000000" w:rsidRDefault="00000000" w:rsidRPr="00000000" w14:paraId="000004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5021205"/>
              <w:tag w:val="goog_rdk_3464"/>
            </w:sdtPr>
            <w:sdtContent>
              <w:ins w:author="Anonymous" w:id="66" w:date="2026-09-22T03:03:20Z"/>
              <w:sdt>
                <w:sdtPr>
                  <w:id w:val="1120040830"/>
                  <w:tag w:val="goog_rdk_3465"/>
                </w:sdtPr>
                <w:sdtContent>
                  <w:ins w:author="Anonymous" w:id="66" w:date="2026-09-22T03:03:20Z">
                    <w:r w:rsidDel="00000000" w:rsidR="00000000" w:rsidRPr="00000000">
                      <w:rPr>
                        <w:rtl w:val="0"/>
                      </w:rPr>
                    </w:r>
                  </w:ins>
                </w:sdtContent>
              </w:sdt>
              <w:ins w:author="Anonymous" w:id="66" w:date="2026-09-22T03:03:20Z">
                <w:bookmarkStart w:colFirst="0" w:colLast="0" w:name="_heading=h.32q6vokiuir6" w:id="831"/>
                <w:bookmarkEnd w:id="831"/>
              </w:ins>
            </w:sdtContent>
          </w:sdt>
        </w:p>
      </w:sdtContent>
    </w:sdt>
    <w:sdt>
      <w:sdtPr>
        <w:id w:val="765732066"/>
        <w:tag w:val="goog_rdk_3469"/>
      </w:sdtPr>
      <w:sdtContent>
        <w:p w:rsidR="00000000" w:rsidDel="00000000" w:rsidP="00000000" w:rsidRDefault="00000000" w:rsidRPr="00000000" w14:paraId="000004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5667117"/>
              <w:tag w:val="goog_rdk_3467"/>
            </w:sdtPr>
            <w:sdtContent>
              <w:ins w:author="Anonymous" w:id="66" w:date="2026-09-22T03:03:20Z"/>
              <w:sdt>
                <w:sdtPr>
                  <w:id w:val="-933128636"/>
                  <w:tag w:val="goog_rdk_3468"/>
                </w:sdtPr>
                <w:sdtContent>
                  <w:ins w:author="Anonymous" w:id="66" w:date="2026-09-22T03:03:20Z">
                    <w:r w:rsidDel="00000000" w:rsidR="00000000" w:rsidRPr="00000000">
                      <w:rPr>
                        <w:rtl w:val="0"/>
                      </w:rPr>
                    </w:r>
                  </w:ins>
                </w:sdtContent>
              </w:sdt>
              <w:ins w:author="Anonymous" w:id="66" w:date="2026-09-22T03:03:20Z">
                <w:bookmarkStart w:colFirst="0" w:colLast="0" w:name="_heading=h.benc8hlcv9l9" w:id="832"/>
                <w:bookmarkEnd w:id="832"/>
              </w:ins>
            </w:sdtContent>
          </w:sdt>
        </w:p>
      </w:sdtContent>
    </w:sdt>
    <w:sdt>
      <w:sdtPr>
        <w:id w:val="26933267"/>
        <w:tag w:val="goog_rdk_3472"/>
      </w:sdtPr>
      <w:sdtContent>
        <w:p w:rsidR="00000000" w:rsidDel="00000000" w:rsidP="00000000" w:rsidRDefault="00000000" w:rsidRPr="00000000" w14:paraId="000004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3296331"/>
              <w:tag w:val="goog_rdk_3470"/>
            </w:sdtPr>
            <w:sdtContent>
              <w:ins w:author="Anonymous" w:id="66" w:date="2026-09-22T03:03:20Z"/>
              <w:sdt>
                <w:sdtPr>
                  <w:id w:val="-1518443510"/>
                  <w:tag w:val="goog_rdk_3471"/>
                </w:sdtPr>
                <w:sdtContent>
                  <w:ins w:author="Anonymous" w:id="66" w:date="2026-09-22T03:03:20Z">
                    <w:r w:rsidDel="00000000" w:rsidR="00000000" w:rsidRPr="00000000">
                      <w:rPr>
                        <w:rtl w:val="0"/>
                      </w:rPr>
                    </w:r>
                  </w:ins>
                </w:sdtContent>
              </w:sdt>
              <w:ins w:author="Anonymous" w:id="66" w:date="2026-09-22T03:03:20Z">
                <w:bookmarkStart w:colFirst="0" w:colLast="0" w:name="_heading=h.sgxicb8nmst5" w:id="833"/>
                <w:bookmarkEnd w:id="833"/>
              </w:ins>
            </w:sdtContent>
          </w:sdt>
        </w:p>
      </w:sdtContent>
    </w:sdt>
    <w:sdt>
      <w:sdtPr>
        <w:id w:val="342818691"/>
        <w:tag w:val="goog_rdk_3475"/>
      </w:sdtPr>
      <w:sdtContent>
        <w:p w:rsidR="00000000" w:rsidDel="00000000" w:rsidP="00000000" w:rsidRDefault="00000000" w:rsidRPr="00000000" w14:paraId="000004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21198968"/>
              <w:tag w:val="goog_rdk_3473"/>
            </w:sdtPr>
            <w:sdtContent>
              <w:ins w:author="Anonymous" w:id="66" w:date="2026-09-22T03:03:20Z"/>
              <w:sdt>
                <w:sdtPr>
                  <w:id w:val="1445793909"/>
                  <w:tag w:val="goog_rdk_3474"/>
                </w:sdtPr>
                <w:sdtContent>
                  <w:ins w:author="Anonymous" w:id="66" w:date="2026-09-22T03:03:20Z">
                    <w:r w:rsidDel="00000000" w:rsidR="00000000" w:rsidRPr="00000000">
                      <w:rPr>
                        <w:rtl w:val="0"/>
                      </w:rPr>
                    </w:r>
                  </w:ins>
                </w:sdtContent>
              </w:sdt>
              <w:ins w:author="Anonymous" w:id="66" w:date="2026-09-22T03:03:20Z">
                <w:bookmarkStart w:colFirst="0" w:colLast="0" w:name="_heading=h.eq1qujkbo54w" w:id="834"/>
                <w:bookmarkEnd w:id="834"/>
              </w:ins>
            </w:sdtContent>
          </w:sdt>
        </w:p>
      </w:sdtContent>
    </w:sdt>
    <w:sdt>
      <w:sdtPr>
        <w:id w:val="19537548"/>
        <w:tag w:val="goog_rdk_3478"/>
      </w:sdtPr>
      <w:sdtContent>
        <w:p w:rsidR="00000000" w:rsidDel="00000000" w:rsidP="00000000" w:rsidRDefault="00000000" w:rsidRPr="00000000" w14:paraId="000004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1411183"/>
              <w:tag w:val="goog_rdk_3476"/>
            </w:sdtPr>
            <w:sdtContent>
              <w:ins w:author="Anonymous" w:id="66" w:date="2026-09-22T03:03:20Z"/>
              <w:sdt>
                <w:sdtPr>
                  <w:id w:val="770983952"/>
                  <w:tag w:val="goog_rdk_3477"/>
                </w:sdtPr>
                <w:sdtContent>
                  <w:ins w:author="Anonymous" w:id="66" w:date="2026-09-22T03:03:20Z">
                    <w:r w:rsidDel="00000000" w:rsidR="00000000" w:rsidRPr="00000000">
                      <w:rPr>
                        <w:rtl w:val="0"/>
                      </w:rPr>
                    </w:r>
                  </w:ins>
                </w:sdtContent>
              </w:sdt>
              <w:ins w:author="Anonymous" w:id="66" w:date="2026-09-22T03:03:20Z">
                <w:bookmarkStart w:colFirst="0" w:colLast="0" w:name="_heading=h.mk6b6i54070" w:id="835"/>
                <w:bookmarkEnd w:id="835"/>
              </w:ins>
            </w:sdtContent>
          </w:sdt>
        </w:p>
      </w:sdtContent>
    </w:sdt>
    <w:sdt>
      <w:sdtPr>
        <w:id w:val="147819030"/>
        <w:tag w:val="goog_rdk_3481"/>
      </w:sdtPr>
      <w:sdtContent>
        <w:p w:rsidR="00000000" w:rsidDel="00000000" w:rsidP="00000000" w:rsidRDefault="00000000" w:rsidRPr="00000000" w14:paraId="000004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1639585"/>
              <w:tag w:val="goog_rdk_3479"/>
            </w:sdtPr>
            <w:sdtContent>
              <w:ins w:author="Anonymous" w:id="66" w:date="2026-09-22T03:03:20Z"/>
              <w:sdt>
                <w:sdtPr>
                  <w:id w:val="1267575555"/>
                  <w:tag w:val="goog_rdk_3480"/>
                </w:sdtPr>
                <w:sdtContent>
                  <w:ins w:author="Anonymous" w:id="66" w:date="2026-09-22T03:03:20Z">
                    <w:r w:rsidDel="00000000" w:rsidR="00000000" w:rsidRPr="00000000">
                      <w:rPr>
                        <w:rtl w:val="0"/>
                      </w:rPr>
                    </w:r>
                  </w:ins>
                </w:sdtContent>
              </w:sdt>
              <w:ins w:author="Anonymous" w:id="66" w:date="2026-09-22T03:03:20Z">
                <w:bookmarkStart w:colFirst="0" w:colLast="0" w:name="_heading=h.78xa72wuaz8b" w:id="836"/>
                <w:bookmarkEnd w:id="836"/>
              </w:ins>
            </w:sdtContent>
          </w:sdt>
        </w:p>
      </w:sdtContent>
    </w:sdt>
    <w:sdt>
      <w:sdtPr>
        <w:id w:val="-1797646659"/>
        <w:tag w:val="goog_rdk_3484"/>
      </w:sdtPr>
      <w:sdtContent>
        <w:p w:rsidR="00000000" w:rsidDel="00000000" w:rsidP="00000000" w:rsidRDefault="00000000" w:rsidRPr="00000000" w14:paraId="000004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2868106"/>
              <w:tag w:val="goog_rdk_3482"/>
            </w:sdtPr>
            <w:sdtContent>
              <w:ins w:author="Anonymous" w:id="66" w:date="2026-09-22T03:03:20Z"/>
              <w:sdt>
                <w:sdtPr>
                  <w:id w:val="-477081621"/>
                  <w:tag w:val="goog_rdk_3483"/>
                </w:sdtPr>
                <w:sdtContent>
                  <w:ins w:author="Anonymous" w:id="66" w:date="2026-09-22T03:03:20Z">
                    <w:r w:rsidDel="00000000" w:rsidR="00000000" w:rsidRPr="00000000">
                      <w:rPr>
                        <w:rtl w:val="0"/>
                      </w:rPr>
                    </w:r>
                  </w:ins>
                </w:sdtContent>
              </w:sdt>
              <w:ins w:author="Anonymous" w:id="66" w:date="2026-09-22T03:03:20Z">
                <w:bookmarkStart w:colFirst="0" w:colLast="0" w:name="_heading=h.6ca514aw89z2" w:id="837"/>
                <w:bookmarkEnd w:id="837"/>
              </w:ins>
            </w:sdtContent>
          </w:sdt>
        </w:p>
      </w:sdtContent>
    </w:sdt>
    <w:sdt>
      <w:sdtPr>
        <w:id w:val="159880229"/>
        <w:tag w:val="goog_rdk_3487"/>
      </w:sdtPr>
      <w:sdtContent>
        <w:p w:rsidR="00000000" w:rsidDel="00000000" w:rsidP="00000000" w:rsidRDefault="00000000" w:rsidRPr="00000000" w14:paraId="000004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3578094"/>
              <w:tag w:val="goog_rdk_3485"/>
            </w:sdtPr>
            <w:sdtContent>
              <w:ins w:author="Anonymous" w:id="66" w:date="2026-09-22T03:03:20Z"/>
              <w:sdt>
                <w:sdtPr>
                  <w:id w:val="1865897886"/>
                  <w:tag w:val="goog_rdk_3486"/>
                </w:sdtPr>
                <w:sdtContent>
                  <w:ins w:author="Anonymous" w:id="66" w:date="2026-09-22T03:03:20Z">
                    <w:r w:rsidDel="00000000" w:rsidR="00000000" w:rsidRPr="00000000">
                      <w:rPr>
                        <w:rtl w:val="0"/>
                      </w:rPr>
                    </w:r>
                  </w:ins>
                </w:sdtContent>
              </w:sdt>
              <w:ins w:author="Anonymous" w:id="66" w:date="2026-09-22T03:03:20Z">
                <w:bookmarkStart w:colFirst="0" w:colLast="0" w:name="_heading=h.l74qu61i6ytr" w:id="838"/>
                <w:bookmarkEnd w:id="838"/>
              </w:ins>
            </w:sdtContent>
          </w:sdt>
        </w:p>
      </w:sdtContent>
    </w:sdt>
    <w:sdt>
      <w:sdtPr>
        <w:id w:val="-1904002440"/>
        <w:tag w:val="goog_rdk_3490"/>
      </w:sdtPr>
      <w:sdtContent>
        <w:p w:rsidR="00000000" w:rsidDel="00000000" w:rsidP="00000000" w:rsidRDefault="00000000" w:rsidRPr="00000000" w14:paraId="000004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12021352"/>
              <w:tag w:val="goog_rdk_3488"/>
            </w:sdtPr>
            <w:sdtContent>
              <w:ins w:author="Anonymous" w:id="66" w:date="2026-09-22T03:03:20Z"/>
              <w:sdt>
                <w:sdtPr>
                  <w:id w:val="11965405"/>
                  <w:tag w:val="goog_rdk_3489"/>
                </w:sdtPr>
                <w:sdtContent>
                  <w:ins w:author="Anonymous" w:id="66" w:date="2026-09-22T03:03:20Z">
                    <w:r w:rsidDel="00000000" w:rsidR="00000000" w:rsidRPr="00000000">
                      <w:rPr>
                        <w:rtl w:val="0"/>
                      </w:rPr>
                    </w:r>
                  </w:ins>
                </w:sdtContent>
              </w:sdt>
              <w:ins w:author="Anonymous" w:id="66" w:date="2026-09-22T03:03:20Z">
                <w:bookmarkStart w:colFirst="0" w:colLast="0" w:name="_heading=h.r9gn0475dqeo" w:id="839"/>
                <w:bookmarkEnd w:id="839"/>
              </w:ins>
            </w:sdtContent>
          </w:sdt>
        </w:p>
      </w:sdtContent>
    </w:sdt>
    <w:sdt>
      <w:sdtPr>
        <w:id w:val="-188668352"/>
        <w:tag w:val="goog_rdk_3493"/>
      </w:sdtPr>
      <w:sdtContent>
        <w:p w:rsidR="00000000" w:rsidDel="00000000" w:rsidP="00000000" w:rsidRDefault="00000000" w:rsidRPr="00000000" w14:paraId="000004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69192108"/>
              <w:tag w:val="goog_rdk_3491"/>
            </w:sdtPr>
            <w:sdtContent>
              <w:ins w:author="Anonymous" w:id="66" w:date="2026-09-22T03:03:20Z"/>
              <w:sdt>
                <w:sdtPr>
                  <w:id w:val="-87082478"/>
                  <w:tag w:val="goog_rdk_3492"/>
                </w:sdtPr>
                <w:sdtContent>
                  <w:ins w:author="Anonymous" w:id="66" w:date="2026-09-22T03:03:20Z">
                    <w:r w:rsidDel="00000000" w:rsidR="00000000" w:rsidRPr="00000000">
                      <w:rPr>
                        <w:rtl w:val="0"/>
                      </w:rPr>
                    </w:r>
                  </w:ins>
                </w:sdtContent>
              </w:sdt>
              <w:ins w:author="Anonymous" w:id="66" w:date="2026-09-22T03:03:20Z">
                <w:bookmarkStart w:colFirst="0" w:colLast="0" w:name="_heading=h.x95ipmmu8v2g" w:id="840"/>
                <w:bookmarkEnd w:id="840"/>
              </w:ins>
            </w:sdtContent>
          </w:sdt>
        </w:p>
      </w:sdtContent>
    </w:sdt>
    <w:sdt>
      <w:sdtPr>
        <w:id w:val="681370780"/>
        <w:tag w:val="goog_rdk_3496"/>
      </w:sdtPr>
      <w:sdtContent>
        <w:p w:rsidR="00000000" w:rsidDel="00000000" w:rsidP="00000000" w:rsidRDefault="00000000" w:rsidRPr="00000000" w14:paraId="000004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5102078"/>
              <w:tag w:val="goog_rdk_3494"/>
            </w:sdtPr>
            <w:sdtContent>
              <w:ins w:author="Anonymous" w:id="66" w:date="2026-09-22T03:03:20Z"/>
              <w:sdt>
                <w:sdtPr>
                  <w:id w:val="-1382635210"/>
                  <w:tag w:val="goog_rdk_3495"/>
                </w:sdtPr>
                <w:sdtContent>
                  <w:ins w:author="Anonymous" w:id="66" w:date="2026-09-22T03:03:20Z">
                    <w:r w:rsidDel="00000000" w:rsidR="00000000" w:rsidRPr="00000000">
                      <w:rPr>
                        <w:rtl w:val="0"/>
                      </w:rPr>
                    </w:r>
                  </w:ins>
                </w:sdtContent>
              </w:sdt>
              <w:ins w:author="Anonymous" w:id="66" w:date="2026-09-22T03:03:20Z">
                <w:bookmarkStart w:colFirst="0" w:colLast="0" w:name="_heading=h.4n0f9seaydx7" w:id="841"/>
                <w:bookmarkEnd w:id="841"/>
              </w:ins>
            </w:sdtContent>
          </w:sdt>
        </w:p>
      </w:sdtContent>
    </w:sdt>
    <w:sdt>
      <w:sdtPr>
        <w:id w:val="-1349709685"/>
        <w:tag w:val="goog_rdk_3499"/>
      </w:sdtPr>
      <w:sdtContent>
        <w:p w:rsidR="00000000" w:rsidDel="00000000" w:rsidP="00000000" w:rsidRDefault="00000000" w:rsidRPr="00000000" w14:paraId="000004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3957640"/>
              <w:tag w:val="goog_rdk_3497"/>
            </w:sdtPr>
            <w:sdtContent>
              <w:ins w:author="Anonymous" w:id="66" w:date="2026-09-22T03:03:20Z"/>
              <w:sdt>
                <w:sdtPr>
                  <w:id w:val="-425640897"/>
                  <w:tag w:val="goog_rdk_3498"/>
                </w:sdtPr>
                <w:sdtContent>
                  <w:ins w:author="Anonymous" w:id="66" w:date="2026-09-22T03:03:20Z">
                    <w:r w:rsidDel="00000000" w:rsidR="00000000" w:rsidRPr="00000000">
                      <w:rPr>
                        <w:rtl w:val="0"/>
                      </w:rPr>
                    </w:r>
                  </w:ins>
                </w:sdtContent>
              </w:sdt>
              <w:ins w:author="Anonymous" w:id="66" w:date="2026-09-22T03:03:20Z">
                <w:bookmarkStart w:colFirst="0" w:colLast="0" w:name="_heading=h.eajfyona2dvs" w:id="842"/>
                <w:bookmarkEnd w:id="842"/>
              </w:ins>
            </w:sdtContent>
          </w:sdt>
        </w:p>
      </w:sdtContent>
    </w:sdt>
    <w:sdt>
      <w:sdtPr>
        <w:id w:val="-1996619859"/>
        <w:tag w:val="goog_rdk_3502"/>
      </w:sdtPr>
      <w:sdtContent>
        <w:p w:rsidR="00000000" w:rsidDel="00000000" w:rsidP="00000000" w:rsidRDefault="00000000" w:rsidRPr="00000000" w14:paraId="000004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04202040"/>
              <w:tag w:val="goog_rdk_3500"/>
            </w:sdtPr>
            <w:sdtContent>
              <w:ins w:author="Anonymous" w:id="66" w:date="2026-09-22T03:03:20Z"/>
              <w:sdt>
                <w:sdtPr>
                  <w:id w:val="1459826845"/>
                  <w:tag w:val="goog_rdk_3501"/>
                </w:sdtPr>
                <w:sdtContent>
                  <w:ins w:author="Anonymous" w:id="66" w:date="2026-09-22T03:03:20Z">
                    <w:r w:rsidDel="00000000" w:rsidR="00000000" w:rsidRPr="00000000">
                      <w:rPr>
                        <w:rtl w:val="0"/>
                      </w:rPr>
                    </w:r>
                  </w:ins>
                </w:sdtContent>
              </w:sdt>
              <w:ins w:author="Anonymous" w:id="66" w:date="2026-09-22T03:03:20Z">
                <w:bookmarkStart w:colFirst="0" w:colLast="0" w:name="_heading=h.1xsbqiov7s90" w:id="843"/>
                <w:bookmarkEnd w:id="843"/>
              </w:ins>
            </w:sdtContent>
          </w:sdt>
        </w:p>
      </w:sdtContent>
    </w:sdt>
    <w:sdt>
      <w:sdtPr>
        <w:id w:val="1780841710"/>
        <w:tag w:val="goog_rdk_3505"/>
      </w:sdtPr>
      <w:sdtContent>
        <w:p w:rsidR="00000000" w:rsidDel="00000000" w:rsidP="00000000" w:rsidRDefault="00000000" w:rsidRPr="00000000" w14:paraId="000004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8754402"/>
              <w:tag w:val="goog_rdk_3503"/>
            </w:sdtPr>
            <w:sdtContent>
              <w:ins w:author="Anonymous" w:id="66" w:date="2026-09-22T03:03:20Z"/>
              <w:sdt>
                <w:sdtPr>
                  <w:id w:val="-841377138"/>
                  <w:tag w:val="goog_rdk_3504"/>
                </w:sdtPr>
                <w:sdtContent>
                  <w:ins w:author="Anonymous" w:id="66" w:date="2026-09-22T03:03:20Z">
                    <w:r w:rsidDel="00000000" w:rsidR="00000000" w:rsidRPr="00000000">
                      <w:rPr>
                        <w:rtl w:val="0"/>
                      </w:rPr>
                    </w:r>
                  </w:ins>
                </w:sdtContent>
              </w:sdt>
              <w:ins w:author="Anonymous" w:id="66" w:date="2026-09-22T03:03:20Z">
                <w:bookmarkStart w:colFirst="0" w:colLast="0" w:name="_heading=h.py38mtiroda9" w:id="844"/>
                <w:bookmarkEnd w:id="844"/>
              </w:ins>
            </w:sdtContent>
          </w:sdt>
        </w:p>
      </w:sdtContent>
    </w:sdt>
    <w:sdt>
      <w:sdtPr>
        <w:id w:val="-1260284229"/>
        <w:tag w:val="goog_rdk_3508"/>
      </w:sdtPr>
      <w:sdtContent>
        <w:p w:rsidR="00000000" w:rsidDel="00000000" w:rsidP="00000000" w:rsidRDefault="00000000" w:rsidRPr="00000000" w14:paraId="000004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3005917"/>
              <w:tag w:val="goog_rdk_3506"/>
            </w:sdtPr>
            <w:sdtContent>
              <w:ins w:author="Anonymous" w:id="66" w:date="2026-09-22T03:03:20Z"/>
              <w:sdt>
                <w:sdtPr>
                  <w:id w:val="-1437767627"/>
                  <w:tag w:val="goog_rdk_3507"/>
                </w:sdtPr>
                <w:sdtContent>
                  <w:ins w:author="Anonymous" w:id="66" w:date="2026-09-22T03:03:20Z">
                    <w:r w:rsidDel="00000000" w:rsidR="00000000" w:rsidRPr="00000000">
                      <w:rPr>
                        <w:rtl w:val="0"/>
                      </w:rPr>
                    </w:r>
                  </w:ins>
                </w:sdtContent>
              </w:sdt>
              <w:ins w:author="Anonymous" w:id="66" w:date="2026-09-22T03:03:20Z">
                <w:bookmarkStart w:colFirst="0" w:colLast="0" w:name="_heading=h.6d2300b3dvdg" w:id="845"/>
                <w:bookmarkEnd w:id="845"/>
              </w:ins>
            </w:sdtContent>
          </w:sdt>
        </w:p>
      </w:sdtContent>
    </w:sdt>
    <w:sdt>
      <w:sdtPr>
        <w:id w:val="-1175159995"/>
        <w:tag w:val="goog_rdk_3511"/>
      </w:sdtPr>
      <w:sdtContent>
        <w:p w:rsidR="00000000" w:rsidDel="00000000" w:rsidP="00000000" w:rsidRDefault="00000000" w:rsidRPr="00000000" w14:paraId="000004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0033550"/>
              <w:tag w:val="goog_rdk_3509"/>
            </w:sdtPr>
            <w:sdtContent>
              <w:ins w:author="Anonymous" w:id="66" w:date="2026-09-22T03:03:20Z"/>
              <w:sdt>
                <w:sdtPr>
                  <w:id w:val="-1807583405"/>
                  <w:tag w:val="goog_rdk_3510"/>
                </w:sdtPr>
                <w:sdtContent>
                  <w:ins w:author="Anonymous" w:id="66" w:date="2026-09-22T03:03:20Z">
                    <w:r w:rsidDel="00000000" w:rsidR="00000000" w:rsidRPr="00000000">
                      <w:rPr>
                        <w:rtl w:val="0"/>
                      </w:rPr>
                    </w:r>
                  </w:ins>
                </w:sdtContent>
              </w:sdt>
              <w:ins w:author="Anonymous" w:id="66" w:date="2026-09-22T03:03:20Z">
                <w:bookmarkStart w:colFirst="0" w:colLast="0" w:name="_heading=h.xzxudjmlxvwp" w:id="846"/>
                <w:bookmarkEnd w:id="846"/>
              </w:ins>
            </w:sdtContent>
          </w:sdt>
        </w:p>
      </w:sdtContent>
    </w:sdt>
    <w:sdt>
      <w:sdtPr>
        <w:id w:val="-818977522"/>
        <w:tag w:val="goog_rdk_3514"/>
      </w:sdtPr>
      <w:sdtContent>
        <w:p w:rsidR="00000000" w:rsidDel="00000000" w:rsidP="00000000" w:rsidRDefault="00000000" w:rsidRPr="00000000" w14:paraId="000004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0616766"/>
              <w:tag w:val="goog_rdk_3512"/>
            </w:sdtPr>
            <w:sdtContent>
              <w:ins w:author="Anonymous" w:id="66" w:date="2026-09-22T03:03:20Z"/>
              <w:sdt>
                <w:sdtPr>
                  <w:id w:val="2133113104"/>
                  <w:tag w:val="goog_rdk_3513"/>
                </w:sdtPr>
                <w:sdtContent>
                  <w:ins w:author="Anonymous" w:id="66" w:date="2026-09-22T03:03:20Z">
                    <w:r w:rsidDel="00000000" w:rsidR="00000000" w:rsidRPr="00000000">
                      <w:rPr>
                        <w:rtl w:val="0"/>
                      </w:rPr>
                    </w:r>
                  </w:ins>
                </w:sdtContent>
              </w:sdt>
              <w:ins w:author="Anonymous" w:id="66" w:date="2026-09-22T03:03:20Z">
                <w:bookmarkStart w:colFirst="0" w:colLast="0" w:name="_heading=h.ksw4rrxlxqm8" w:id="847"/>
                <w:bookmarkEnd w:id="847"/>
              </w:ins>
            </w:sdtContent>
          </w:sdt>
        </w:p>
      </w:sdtContent>
    </w:sdt>
    <w:sdt>
      <w:sdtPr>
        <w:id w:val="-2107730490"/>
        <w:tag w:val="goog_rdk_3517"/>
      </w:sdtPr>
      <w:sdtContent>
        <w:p w:rsidR="00000000" w:rsidDel="00000000" w:rsidP="00000000" w:rsidRDefault="00000000" w:rsidRPr="00000000" w14:paraId="000004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1555947"/>
              <w:tag w:val="goog_rdk_3515"/>
            </w:sdtPr>
            <w:sdtContent>
              <w:ins w:author="Anonymous" w:id="66" w:date="2026-09-22T03:03:20Z"/>
              <w:sdt>
                <w:sdtPr>
                  <w:id w:val="914712545"/>
                  <w:tag w:val="goog_rdk_3516"/>
                </w:sdtPr>
                <w:sdtContent>
                  <w:ins w:author="Anonymous" w:id="66" w:date="2026-09-22T03:03:20Z">
                    <w:r w:rsidDel="00000000" w:rsidR="00000000" w:rsidRPr="00000000">
                      <w:rPr>
                        <w:rtl w:val="0"/>
                      </w:rPr>
                    </w:r>
                  </w:ins>
                </w:sdtContent>
              </w:sdt>
              <w:ins w:author="Anonymous" w:id="66" w:date="2026-09-22T03:03:20Z">
                <w:bookmarkStart w:colFirst="0" w:colLast="0" w:name="_heading=h.wn5o6kiv08w1" w:id="848"/>
                <w:bookmarkEnd w:id="848"/>
              </w:ins>
            </w:sdtContent>
          </w:sdt>
        </w:p>
      </w:sdtContent>
    </w:sdt>
    <w:sdt>
      <w:sdtPr>
        <w:id w:val="-1173854768"/>
        <w:tag w:val="goog_rdk_3520"/>
      </w:sdtPr>
      <w:sdtContent>
        <w:p w:rsidR="00000000" w:rsidDel="00000000" w:rsidP="00000000" w:rsidRDefault="00000000" w:rsidRPr="00000000" w14:paraId="000004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5641189"/>
              <w:tag w:val="goog_rdk_3518"/>
            </w:sdtPr>
            <w:sdtContent>
              <w:ins w:author="Anonymous" w:id="66" w:date="2026-09-22T03:03:20Z"/>
              <w:sdt>
                <w:sdtPr>
                  <w:id w:val="947538344"/>
                  <w:tag w:val="goog_rdk_3519"/>
                </w:sdtPr>
                <w:sdtContent>
                  <w:ins w:author="Anonymous" w:id="66" w:date="2026-09-22T03:03:20Z">
                    <w:r w:rsidDel="00000000" w:rsidR="00000000" w:rsidRPr="00000000">
                      <w:rPr>
                        <w:rtl w:val="0"/>
                      </w:rPr>
                    </w:r>
                  </w:ins>
                </w:sdtContent>
              </w:sdt>
              <w:ins w:author="Anonymous" w:id="66" w:date="2026-09-22T03:03:20Z">
                <w:bookmarkStart w:colFirst="0" w:colLast="0" w:name="_heading=h.prsbxo1hj7yd" w:id="849"/>
                <w:bookmarkEnd w:id="849"/>
              </w:ins>
            </w:sdtContent>
          </w:sdt>
        </w:p>
      </w:sdtContent>
    </w:sdt>
    <w:sdt>
      <w:sdtPr>
        <w:id w:val="-447652377"/>
        <w:tag w:val="goog_rdk_3523"/>
      </w:sdtPr>
      <w:sdtContent>
        <w:p w:rsidR="00000000" w:rsidDel="00000000" w:rsidP="00000000" w:rsidRDefault="00000000" w:rsidRPr="00000000" w14:paraId="000004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8588536"/>
              <w:tag w:val="goog_rdk_3521"/>
            </w:sdtPr>
            <w:sdtContent>
              <w:ins w:author="Anonymous" w:id="66" w:date="2026-09-22T03:03:20Z"/>
              <w:sdt>
                <w:sdtPr>
                  <w:id w:val="1844512336"/>
                  <w:tag w:val="goog_rdk_3522"/>
                </w:sdtPr>
                <w:sdtContent>
                  <w:ins w:author="Anonymous" w:id="66" w:date="2026-09-22T03:03:20Z">
                    <w:r w:rsidDel="00000000" w:rsidR="00000000" w:rsidRPr="00000000">
                      <w:rPr>
                        <w:rtl w:val="0"/>
                      </w:rPr>
                    </w:r>
                  </w:ins>
                </w:sdtContent>
              </w:sdt>
              <w:ins w:author="Anonymous" w:id="66" w:date="2026-09-22T03:03:20Z">
                <w:bookmarkStart w:colFirst="0" w:colLast="0" w:name="_heading=h.yndjwrgbtteb" w:id="850"/>
                <w:bookmarkEnd w:id="850"/>
              </w:ins>
            </w:sdtContent>
          </w:sdt>
        </w:p>
      </w:sdtContent>
    </w:sdt>
    <w:sdt>
      <w:sdtPr>
        <w:id w:val="1956078868"/>
        <w:tag w:val="goog_rdk_3526"/>
      </w:sdtPr>
      <w:sdtContent>
        <w:p w:rsidR="00000000" w:rsidDel="00000000" w:rsidP="00000000" w:rsidRDefault="00000000" w:rsidRPr="00000000" w14:paraId="000004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5885138"/>
              <w:tag w:val="goog_rdk_3524"/>
            </w:sdtPr>
            <w:sdtContent>
              <w:ins w:author="Anonymous" w:id="66" w:date="2026-09-22T03:03:20Z"/>
              <w:sdt>
                <w:sdtPr>
                  <w:id w:val="1701350295"/>
                  <w:tag w:val="goog_rdk_3525"/>
                </w:sdtPr>
                <w:sdtContent>
                  <w:ins w:author="Anonymous" w:id="66" w:date="2026-09-22T03:03:20Z">
                    <w:r w:rsidDel="00000000" w:rsidR="00000000" w:rsidRPr="00000000">
                      <w:rPr>
                        <w:rtl w:val="0"/>
                      </w:rPr>
                    </w:r>
                  </w:ins>
                </w:sdtContent>
              </w:sdt>
              <w:ins w:author="Anonymous" w:id="66" w:date="2026-09-22T03:03:20Z">
                <w:bookmarkStart w:colFirst="0" w:colLast="0" w:name="_heading=h.sk7zwvsy9rx" w:id="851"/>
                <w:bookmarkEnd w:id="851"/>
              </w:ins>
            </w:sdtContent>
          </w:sdt>
        </w:p>
      </w:sdtContent>
    </w:sdt>
    <w:sdt>
      <w:sdtPr>
        <w:id w:val="-1265238693"/>
        <w:tag w:val="goog_rdk_3529"/>
      </w:sdtPr>
      <w:sdtContent>
        <w:p w:rsidR="00000000" w:rsidDel="00000000" w:rsidP="00000000" w:rsidRDefault="00000000" w:rsidRPr="00000000" w14:paraId="000004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1240753"/>
              <w:tag w:val="goog_rdk_3527"/>
            </w:sdtPr>
            <w:sdtContent>
              <w:ins w:author="Anonymous" w:id="66" w:date="2026-09-22T03:03:20Z"/>
              <w:sdt>
                <w:sdtPr>
                  <w:id w:val="281182505"/>
                  <w:tag w:val="goog_rdk_3528"/>
                </w:sdtPr>
                <w:sdtContent>
                  <w:ins w:author="Anonymous" w:id="66" w:date="2026-09-22T03:03:20Z">
                    <w:r w:rsidDel="00000000" w:rsidR="00000000" w:rsidRPr="00000000">
                      <w:rPr>
                        <w:rtl w:val="0"/>
                      </w:rPr>
                    </w:r>
                  </w:ins>
                </w:sdtContent>
              </w:sdt>
              <w:ins w:author="Anonymous" w:id="66" w:date="2026-09-22T03:03:20Z">
                <w:bookmarkStart w:colFirst="0" w:colLast="0" w:name="_heading=h.kggcizuczrr4" w:id="852"/>
                <w:bookmarkEnd w:id="852"/>
              </w:ins>
            </w:sdtContent>
          </w:sdt>
        </w:p>
      </w:sdtContent>
    </w:sdt>
    <w:sdt>
      <w:sdtPr>
        <w:id w:val="-836399362"/>
        <w:tag w:val="goog_rdk_3532"/>
      </w:sdtPr>
      <w:sdtContent>
        <w:p w:rsidR="00000000" w:rsidDel="00000000" w:rsidP="00000000" w:rsidRDefault="00000000" w:rsidRPr="00000000" w14:paraId="000004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6661729"/>
              <w:tag w:val="goog_rdk_3530"/>
            </w:sdtPr>
            <w:sdtContent>
              <w:ins w:author="Anonymous" w:id="66" w:date="2026-09-22T03:03:20Z"/>
              <w:sdt>
                <w:sdtPr>
                  <w:id w:val="-1424044692"/>
                  <w:tag w:val="goog_rdk_3531"/>
                </w:sdtPr>
                <w:sdtContent>
                  <w:ins w:author="Anonymous" w:id="66" w:date="2026-09-22T03:03:20Z">
                    <w:r w:rsidDel="00000000" w:rsidR="00000000" w:rsidRPr="00000000">
                      <w:rPr>
                        <w:rtl w:val="0"/>
                      </w:rPr>
                    </w:r>
                  </w:ins>
                </w:sdtContent>
              </w:sdt>
              <w:ins w:author="Anonymous" w:id="66" w:date="2026-09-22T03:03:20Z">
                <w:bookmarkStart w:colFirst="0" w:colLast="0" w:name="_heading=h.bndv26i00gy1" w:id="853"/>
                <w:bookmarkEnd w:id="853"/>
              </w:ins>
            </w:sdtContent>
          </w:sdt>
        </w:p>
      </w:sdtContent>
    </w:sdt>
    <w:sdt>
      <w:sdtPr>
        <w:id w:val="484951566"/>
        <w:tag w:val="goog_rdk_3535"/>
      </w:sdtPr>
      <w:sdtContent>
        <w:p w:rsidR="00000000" w:rsidDel="00000000" w:rsidP="00000000" w:rsidRDefault="00000000" w:rsidRPr="00000000" w14:paraId="000004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2988554"/>
              <w:tag w:val="goog_rdk_3533"/>
            </w:sdtPr>
            <w:sdtContent>
              <w:ins w:author="Anonymous" w:id="66" w:date="2026-09-22T03:03:20Z"/>
              <w:sdt>
                <w:sdtPr>
                  <w:id w:val="1475553972"/>
                  <w:tag w:val="goog_rdk_3534"/>
                </w:sdtPr>
                <w:sdtContent>
                  <w:ins w:author="Anonymous" w:id="66" w:date="2026-09-22T03:03:20Z">
                    <w:r w:rsidDel="00000000" w:rsidR="00000000" w:rsidRPr="00000000">
                      <w:rPr>
                        <w:rtl w:val="0"/>
                      </w:rPr>
                    </w:r>
                  </w:ins>
                </w:sdtContent>
              </w:sdt>
              <w:ins w:author="Anonymous" w:id="66" w:date="2026-09-22T03:03:20Z">
                <w:bookmarkStart w:colFirst="0" w:colLast="0" w:name="_heading=h.mh11lgq8x8ar" w:id="854"/>
                <w:bookmarkEnd w:id="854"/>
              </w:ins>
            </w:sdtContent>
          </w:sdt>
        </w:p>
      </w:sdtContent>
    </w:sdt>
    <w:sdt>
      <w:sdtPr>
        <w:id w:val="1198718782"/>
        <w:tag w:val="goog_rdk_3538"/>
      </w:sdtPr>
      <w:sdtContent>
        <w:p w:rsidR="00000000" w:rsidDel="00000000" w:rsidP="00000000" w:rsidRDefault="00000000" w:rsidRPr="00000000" w14:paraId="000004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678898"/>
              <w:tag w:val="goog_rdk_3536"/>
            </w:sdtPr>
            <w:sdtContent>
              <w:ins w:author="Anonymous" w:id="66" w:date="2026-09-22T03:03:20Z"/>
              <w:sdt>
                <w:sdtPr>
                  <w:id w:val="1087424968"/>
                  <w:tag w:val="goog_rdk_3537"/>
                </w:sdtPr>
                <w:sdtContent>
                  <w:ins w:author="Anonymous" w:id="66" w:date="2026-09-22T03:03:20Z">
                    <w:r w:rsidDel="00000000" w:rsidR="00000000" w:rsidRPr="00000000">
                      <w:rPr>
                        <w:rtl w:val="0"/>
                      </w:rPr>
                    </w:r>
                  </w:ins>
                </w:sdtContent>
              </w:sdt>
              <w:ins w:author="Anonymous" w:id="66" w:date="2026-09-22T03:03:20Z">
                <w:bookmarkStart w:colFirst="0" w:colLast="0" w:name="_heading=h.be59x6otaiyk" w:id="855"/>
                <w:bookmarkEnd w:id="855"/>
              </w:ins>
            </w:sdtContent>
          </w:sdt>
        </w:p>
      </w:sdtContent>
    </w:sdt>
    <w:sdt>
      <w:sdtPr>
        <w:id w:val="-2083601777"/>
        <w:tag w:val="goog_rdk_3541"/>
      </w:sdtPr>
      <w:sdtContent>
        <w:p w:rsidR="00000000" w:rsidDel="00000000" w:rsidP="00000000" w:rsidRDefault="00000000" w:rsidRPr="00000000" w14:paraId="000004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6266189"/>
              <w:tag w:val="goog_rdk_3539"/>
            </w:sdtPr>
            <w:sdtContent>
              <w:ins w:author="Anonymous" w:id="66" w:date="2026-09-22T03:03:20Z"/>
              <w:sdt>
                <w:sdtPr>
                  <w:id w:val="1938426249"/>
                  <w:tag w:val="goog_rdk_3540"/>
                </w:sdtPr>
                <w:sdtContent>
                  <w:ins w:author="Anonymous" w:id="66" w:date="2026-09-22T03:03:20Z">
                    <w:r w:rsidDel="00000000" w:rsidR="00000000" w:rsidRPr="00000000">
                      <w:rPr>
                        <w:rtl w:val="0"/>
                      </w:rPr>
                    </w:r>
                  </w:ins>
                </w:sdtContent>
              </w:sdt>
              <w:ins w:author="Anonymous" w:id="66" w:date="2026-09-22T03:03:20Z">
                <w:bookmarkStart w:colFirst="0" w:colLast="0" w:name="_heading=h.a263dxfvwnjd" w:id="856"/>
                <w:bookmarkEnd w:id="856"/>
              </w:ins>
            </w:sdtContent>
          </w:sdt>
        </w:p>
      </w:sdtContent>
    </w:sdt>
    <w:sdt>
      <w:sdtPr>
        <w:id w:val="995316311"/>
        <w:tag w:val="goog_rdk_3544"/>
      </w:sdtPr>
      <w:sdtContent>
        <w:p w:rsidR="00000000" w:rsidDel="00000000" w:rsidP="00000000" w:rsidRDefault="00000000" w:rsidRPr="00000000" w14:paraId="000004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9767774"/>
              <w:tag w:val="goog_rdk_3542"/>
            </w:sdtPr>
            <w:sdtContent>
              <w:ins w:author="Anonymous" w:id="66" w:date="2026-09-22T03:03:20Z"/>
              <w:sdt>
                <w:sdtPr>
                  <w:id w:val="-2035664851"/>
                  <w:tag w:val="goog_rdk_3543"/>
                </w:sdtPr>
                <w:sdtContent>
                  <w:ins w:author="Anonymous" w:id="66" w:date="2026-09-22T03:03:20Z">
                    <w:r w:rsidDel="00000000" w:rsidR="00000000" w:rsidRPr="00000000">
                      <w:rPr>
                        <w:rtl w:val="0"/>
                      </w:rPr>
                    </w:r>
                  </w:ins>
                </w:sdtContent>
              </w:sdt>
              <w:ins w:author="Anonymous" w:id="66" w:date="2026-09-22T03:03:20Z">
                <w:bookmarkStart w:colFirst="0" w:colLast="0" w:name="_heading=h.cnxs0yqow1od" w:id="857"/>
                <w:bookmarkEnd w:id="857"/>
              </w:ins>
            </w:sdtContent>
          </w:sdt>
        </w:p>
      </w:sdtContent>
    </w:sdt>
    <w:sdt>
      <w:sdtPr>
        <w:id w:val="-784448090"/>
        <w:tag w:val="goog_rdk_3547"/>
      </w:sdtPr>
      <w:sdtContent>
        <w:p w:rsidR="00000000" w:rsidDel="00000000" w:rsidP="00000000" w:rsidRDefault="00000000" w:rsidRPr="00000000" w14:paraId="000004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290556"/>
              <w:tag w:val="goog_rdk_3545"/>
            </w:sdtPr>
            <w:sdtContent>
              <w:ins w:author="Anonymous" w:id="66" w:date="2026-09-22T03:03:20Z"/>
              <w:sdt>
                <w:sdtPr>
                  <w:id w:val="376531215"/>
                  <w:tag w:val="goog_rdk_3546"/>
                </w:sdtPr>
                <w:sdtContent>
                  <w:ins w:author="Anonymous" w:id="66" w:date="2026-09-22T03:03:20Z">
                    <w:r w:rsidDel="00000000" w:rsidR="00000000" w:rsidRPr="00000000">
                      <w:rPr>
                        <w:rtl w:val="0"/>
                      </w:rPr>
                    </w:r>
                  </w:ins>
                </w:sdtContent>
              </w:sdt>
              <w:ins w:author="Anonymous" w:id="66" w:date="2026-09-22T03:03:20Z">
                <w:bookmarkStart w:colFirst="0" w:colLast="0" w:name="_heading=h.aqw1kkk2m43" w:id="858"/>
                <w:bookmarkEnd w:id="858"/>
              </w:ins>
            </w:sdtContent>
          </w:sdt>
        </w:p>
      </w:sdtContent>
    </w:sdt>
    <w:sdt>
      <w:sdtPr>
        <w:id w:val="-1483852464"/>
        <w:tag w:val="goog_rdk_3550"/>
      </w:sdtPr>
      <w:sdtContent>
        <w:p w:rsidR="00000000" w:rsidDel="00000000" w:rsidP="00000000" w:rsidRDefault="00000000" w:rsidRPr="00000000" w14:paraId="000004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1854001"/>
              <w:tag w:val="goog_rdk_3548"/>
            </w:sdtPr>
            <w:sdtContent>
              <w:ins w:author="Anonymous" w:id="66" w:date="2026-09-22T03:03:20Z"/>
              <w:sdt>
                <w:sdtPr>
                  <w:id w:val="-2134484287"/>
                  <w:tag w:val="goog_rdk_3549"/>
                </w:sdtPr>
                <w:sdtContent>
                  <w:ins w:author="Anonymous" w:id="66" w:date="2026-09-22T03:03:20Z">
                    <w:r w:rsidDel="00000000" w:rsidR="00000000" w:rsidRPr="00000000">
                      <w:rPr>
                        <w:rtl w:val="0"/>
                      </w:rPr>
                    </w:r>
                  </w:ins>
                </w:sdtContent>
              </w:sdt>
              <w:ins w:author="Anonymous" w:id="66" w:date="2026-09-22T03:03:20Z">
                <w:bookmarkStart w:colFirst="0" w:colLast="0" w:name="_heading=h.53gqjlkhmdga" w:id="859"/>
                <w:bookmarkEnd w:id="859"/>
              </w:ins>
            </w:sdtContent>
          </w:sdt>
        </w:p>
      </w:sdtContent>
    </w:sdt>
    <w:sdt>
      <w:sdtPr>
        <w:id w:val="-1644725785"/>
        <w:tag w:val="goog_rdk_3553"/>
      </w:sdtPr>
      <w:sdtContent>
        <w:p w:rsidR="00000000" w:rsidDel="00000000" w:rsidP="00000000" w:rsidRDefault="00000000" w:rsidRPr="00000000" w14:paraId="000004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1455402"/>
              <w:tag w:val="goog_rdk_3551"/>
            </w:sdtPr>
            <w:sdtContent>
              <w:ins w:author="Anonymous" w:id="66" w:date="2026-09-22T03:03:20Z"/>
              <w:sdt>
                <w:sdtPr>
                  <w:id w:val="-489658210"/>
                  <w:tag w:val="goog_rdk_3552"/>
                </w:sdtPr>
                <w:sdtContent>
                  <w:ins w:author="Anonymous" w:id="66" w:date="2026-09-22T03:03:20Z">
                    <w:r w:rsidDel="00000000" w:rsidR="00000000" w:rsidRPr="00000000">
                      <w:rPr>
                        <w:rtl w:val="0"/>
                      </w:rPr>
                    </w:r>
                  </w:ins>
                </w:sdtContent>
              </w:sdt>
              <w:ins w:author="Anonymous" w:id="66" w:date="2026-09-22T03:03:20Z">
                <w:bookmarkStart w:colFirst="0" w:colLast="0" w:name="_heading=h.lt8p8y83fj65" w:id="860"/>
                <w:bookmarkEnd w:id="860"/>
              </w:ins>
            </w:sdtContent>
          </w:sdt>
        </w:p>
      </w:sdtContent>
    </w:sdt>
    <w:sdt>
      <w:sdtPr>
        <w:id w:val="788788565"/>
        <w:tag w:val="goog_rdk_3556"/>
      </w:sdtPr>
      <w:sdtContent>
        <w:p w:rsidR="00000000" w:rsidDel="00000000" w:rsidP="00000000" w:rsidRDefault="00000000" w:rsidRPr="00000000" w14:paraId="000004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0011926"/>
              <w:tag w:val="goog_rdk_3554"/>
            </w:sdtPr>
            <w:sdtContent>
              <w:ins w:author="Anonymous" w:id="66" w:date="2026-09-22T03:03:20Z"/>
              <w:sdt>
                <w:sdtPr>
                  <w:id w:val="1059819945"/>
                  <w:tag w:val="goog_rdk_3555"/>
                </w:sdtPr>
                <w:sdtContent>
                  <w:ins w:author="Anonymous" w:id="66" w:date="2026-09-22T03:03:20Z">
                    <w:r w:rsidDel="00000000" w:rsidR="00000000" w:rsidRPr="00000000">
                      <w:rPr>
                        <w:rtl w:val="0"/>
                      </w:rPr>
                    </w:r>
                  </w:ins>
                </w:sdtContent>
              </w:sdt>
              <w:ins w:author="Anonymous" w:id="66" w:date="2026-09-22T03:03:20Z">
                <w:bookmarkStart w:colFirst="0" w:colLast="0" w:name="_heading=h.q27craboeu74" w:id="861"/>
                <w:bookmarkEnd w:id="861"/>
              </w:ins>
            </w:sdtContent>
          </w:sdt>
        </w:p>
      </w:sdtContent>
    </w:sdt>
    <w:sdt>
      <w:sdtPr>
        <w:id w:val="-5246341"/>
        <w:tag w:val="goog_rdk_3559"/>
      </w:sdtPr>
      <w:sdtContent>
        <w:p w:rsidR="00000000" w:rsidDel="00000000" w:rsidP="00000000" w:rsidRDefault="00000000" w:rsidRPr="00000000" w14:paraId="000004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8781135"/>
              <w:tag w:val="goog_rdk_3557"/>
            </w:sdtPr>
            <w:sdtContent>
              <w:ins w:author="Anonymous" w:id="66" w:date="2026-09-22T03:03:20Z"/>
              <w:sdt>
                <w:sdtPr>
                  <w:id w:val="-538408012"/>
                  <w:tag w:val="goog_rdk_3558"/>
                </w:sdtPr>
                <w:sdtContent>
                  <w:ins w:author="Anonymous" w:id="66" w:date="2026-09-22T03:03:20Z">
                    <w:r w:rsidDel="00000000" w:rsidR="00000000" w:rsidRPr="00000000">
                      <w:rPr>
                        <w:rtl w:val="0"/>
                      </w:rPr>
                    </w:r>
                  </w:ins>
                </w:sdtContent>
              </w:sdt>
              <w:ins w:author="Anonymous" w:id="66" w:date="2026-09-22T03:03:20Z">
                <w:bookmarkStart w:colFirst="0" w:colLast="0" w:name="_heading=h.3jjug0o9d006" w:id="862"/>
                <w:bookmarkEnd w:id="862"/>
              </w:ins>
            </w:sdtContent>
          </w:sdt>
        </w:p>
      </w:sdtContent>
    </w:sdt>
    <w:sdt>
      <w:sdtPr>
        <w:id w:val="773197598"/>
        <w:tag w:val="goog_rdk_3562"/>
      </w:sdtPr>
      <w:sdtContent>
        <w:p w:rsidR="00000000" w:rsidDel="00000000" w:rsidP="00000000" w:rsidRDefault="00000000" w:rsidRPr="00000000" w14:paraId="000004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5110632"/>
              <w:tag w:val="goog_rdk_3560"/>
            </w:sdtPr>
            <w:sdtContent>
              <w:ins w:author="Anonymous" w:id="66" w:date="2026-09-22T03:03:20Z"/>
              <w:sdt>
                <w:sdtPr>
                  <w:id w:val="2076895274"/>
                  <w:tag w:val="goog_rdk_3561"/>
                </w:sdtPr>
                <w:sdtContent>
                  <w:ins w:author="Anonymous" w:id="66" w:date="2026-09-22T03:03:20Z">
                    <w:r w:rsidDel="00000000" w:rsidR="00000000" w:rsidRPr="00000000">
                      <w:rPr>
                        <w:rtl w:val="0"/>
                      </w:rPr>
                    </w:r>
                  </w:ins>
                </w:sdtContent>
              </w:sdt>
              <w:ins w:author="Anonymous" w:id="66" w:date="2026-09-22T03:03:20Z">
                <w:bookmarkStart w:colFirst="0" w:colLast="0" w:name="_heading=h.kkbjwac8juqs" w:id="863"/>
                <w:bookmarkEnd w:id="863"/>
              </w:ins>
            </w:sdtContent>
          </w:sdt>
        </w:p>
      </w:sdtContent>
    </w:sdt>
    <w:sdt>
      <w:sdtPr>
        <w:id w:val="-335791539"/>
        <w:tag w:val="goog_rdk_3565"/>
      </w:sdtPr>
      <w:sdtContent>
        <w:p w:rsidR="00000000" w:rsidDel="00000000" w:rsidP="00000000" w:rsidRDefault="00000000" w:rsidRPr="00000000" w14:paraId="000004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4081552"/>
              <w:tag w:val="goog_rdk_3563"/>
            </w:sdtPr>
            <w:sdtContent>
              <w:ins w:author="Anonymous" w:id="66" w:date="2026-09-22T03:03:20Z"/>
              <w:sdt>
                <w:sdtPr>
                  <w:id w:val="1651984787"/>
                  <w:tag w:val="goog_rdk_3564"/>
                </w:sdtPr>
                <w:sdtContent>
                  <w:ins w:author="Anonymous" w:id="66" w:date="2026-09-22T03:03:20Z">
                    <w:r w:rsidDel="00000000" w:rsidR="00000000" w:rsidRPr="00000000">
                      <w:rPr>
                        <w:rtl w:val="0"/>
                      </w:rPr>
                    </w:r>
                  </w:ins>
                </w:sdtContent>
              </w:sdt>
              <w:ins w:author="Anonymous" w:id="66" w:date="2026-09-22T03:03:20Z">
                <w:bookmarkStart w:colFirst="0" w:colLast="0" w:name="_heading=h.sfed5ljnj189" w:id="864"/>
                <w:bookmarkEnd w:id="864"/>
              </w:ins>
            </w:sdtContent>
          </w:sdt>
        </w:p>
      </w:sdtContent>
    </w:sdt>
    <w:sdt>
      <w:sdtPr>
        <w:id w:val="-95174569"/>
        <w:tag w:val="goog_rdk_3568"/>
      </w:sdtPr>
      <w:sdtContent>
        <w:p w:rsidR="00000000" w:rsidDel="00000000" w:rsidP="00000000" w:rsidRDefault="00000000" w:rsidRPr="00000000" w14:paraId="000004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3814329"/>
              <w:tag w:val="goog_rdk_3566"/>
            </w:sdtPr>
            <w:sdtContent>
              <w:ins w:author="Anonymous" w:id="66" w:date="2026-09-22T03:03:20Z"/>
              <w:sdt>
                <w:sdtPr>
                  <w:id w:val="-142367094"/>
                  <w:tag w:val="goog_rdk_3567"/>
                </w:sdtPr>
                <w:sdtContent>
                  <w:ins w:author="Anonymous" w:id="66" w:date="2026-09-22T03:03:20Z">
                    <w:r w:rsidDel="00000000" w:rsidR="00000000" w:rsidRPr="00000000">
                      <w:rPr>
                        <w:rtl w:val="0"/>
                      </w:rPr>
                    </w:r>
                  </w:ins>
                </w:sdtContent>
              </w:sdt>
              <w:ins w:author="Anonymous" w:id="66" w:date="2026-09-22T03:03:20Z">
                <w:bookmarkStart w:colFirst="0" w:colLast="0" w:name="_heading=h.3bn01sddy2dl" w:id="865"/>
                <w:bookmarkEnd w:id="865"/>
              </w:ins>
            </w:sdtContent>
          </w:sdt>
        </w:p>
      </w:sdtContent>
    </w:sdt>
    <w:sdt>
      <w:sdtPr>
        <w:id w:val="1795057104"/>
        <w:tag w:val="goog_rdk_3571"/>
      </w:sdtPr>
      <w:sdtContent>
        <w:p w:rsidR="00000000" w:rsidDel="00000000" w:rsidP="00000000" w:rsidRDefault="00000000" w:rsidRPr="00000000" w14:paraId="000004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479728"/>
              <w:tag w:val="goog_rdk_3569"/>
            </w:sdtPr>
            <w:sdtContent>
              <w:ins w:author="Anonymous" w:id="66" w:date="2026-09-22T03:03:20Z"/>
              <w:sdt>
                <w:sdtPr>
                  <w:id w:val="278634220"/>
                  <w:tag w:val="goog_rdk_3570"/>
                </w:sdtPr>
                <w:sdtContent>
                  <w:ins w:author="Anonymous" w:id="66" w:date="2026-09-22T03:03:20Z">
                    <w:r w:rsidDel="00000000" w:rsidR="00000000" w:rsidRPr="00000000">
                      <w:rPr>
                        <w:rtl w:val="0"/>
                      </w:rPr>
                    </w:r>
                  </w:ins>
                </w:sdtContent>
              </w:sdt>
              <w:ins w:author="Anonymous" w:id="66" w:date="2026-09-22T03:03:20Z">
                <w:bookmarkStart w:colFirst="0" w:colLast="0" w:name="_heading=h.fwdj6k2c7mgi" w:id="866"/>
                <w:bookmarkEnd w:id="866"/>
              </w:ins>
            </w:sdtContent>
          </w:sdt>
        </w:p>
      </w:sdtContent>
    </w:sdt>
    <w:sdt>
      <w:sdtPr>
        <w:id w:val="-1502964035"/>
        <w:tag w:val="goog_rdk_3574"/>
      </w:sdtPr>
      <w:sdtContent>
        <w:p w:rsidR="00000000" w:rsidDel="00000000" w:rsidP="00000000" w:rsidRDefault="00000000" w:rsidRPr="00000000" w14:paraId="000004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6035147"/>
              <w:tag w:val="goog_rdk_3572"/>
            </w:sdtPr>
            <w:sdtContent>
              <w:ins w:author="Anonymous" w:id="66" w:date="2026-09-22T03:03:20Z"/>
              <w:sdt>
                <w:sdtPr>
                  <w:id w:val="1596645518"/>
                  <w:tag w:val="goog_rdk_3573"/>
                </w:sdtPr>
                <w:sdtContent>
                  <w:ins w:author="Anonymous" w:id="66" w:date="2026-09-22T03:03:20Z">
                    <w:r w:rsidDel="00000000" w:rsidR="00000000" w:rsidRPr="00000000">
                      <w:rPr>
                        <w:rtl w:val="0"/>
                      </w:rPr>
                    </w:r>
                  </w:ins>
                </w:sdtContent>
              </w:sdt>
              <w:ins w:author="Anonymous" w:id="66" w:date="2026-09-22T03:03:20Z">
                <w:bookmarkStart w:colFirst="0" w:colLast="0" w:name="_heading=h.dk3m2ucrrwl7" w:id="867"/>
                <w:bookmarkEnd w:id="867"/>
              </w:ins>
            </w:sdtContent>
          </w:sdt>
        </w:p>
      </w:sdtContent>
    </w:sdt>
    <w:sdt>
      <w:sdtPr>
        <w:id w:val="316186710"/>
        <w:tag w:val="goog_rdk_3577"/>
      </w:sdtPr>
      <w:sdtContent>
        <w:p w:rsidR="00000000" w:rsidDel="00000000" w:rsidP="00000000" w:rsidRDefault="00000000" w:rsidRPr="00000000" w14:paraId="000004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63844"/>
              <w:tag w:val="goog_rdk_3575"/>
            </w:sdtPr>
            <w:sdtContent>
              <w:ins w:author="Anonymous" w:id="66" w:date="2026-09-22T03:03:20Z"/>
              <w:sdt>
                <w:sdtPr>
                  <w:id w:val="-364930140"/>
                  <w:tag w:val="goog_rdk_3576"/>
                </w:sdtPr>
                <w:sdtContent>
                  <w:ins w:author="Anonymous" w:id="66" w:date="2026-09-22T03:03:20Z">
                    <w:r w:rsidDel="00000000" w:rsidR="00000000" w:rsidRPr="00000000">
                      <w:rPr>
                        <w:rtl w:val="0"/>
                      </w:rPr>
                    </w:r>
                  </w:ins>
                </w:sdtContent>
              </w:sdt>
              <w:ins w:author="Anonymous" w:id="66" w:date="2026-09-22T03:03:20Z">
                <w:bookmarkStart w:colFirst="0" w:colLast="0" w:name="_heading=h.glwmj9iz8pu3" w:id="868"/>
                <w:bookmarkEnd w:id="868"/>
              </w:ins>
            </w:sdtContent>
          </w:sdt>
        </w:p>
      </w:sdtContent>
    </w:sdt>
    <w:sdt>
      <w:sdtPr>
        <w:id w:val="-480575468"/>
        <w:tag w:val="goog_rdk_3580"/>
      </w:sdtPr>
      <w:sdtContent>
        <w:p w:rsidR="00000000" w:rsidDel="00000000" w:rsidP="00000000" w:rsidRDefault="00000000" w:rsidRPr="00000000" w14:paraId="000004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11797078"/>
              <w:tag w:val="goog_rdk_3578"/>
            </w:sdtPr>
            <w:sdtContent>
              <w:ins w:author="Anonymous" w:id="66" w:date="2026-09-22T03:03:20Z"/>
              <w:sdt>
                <w:sdtPr>
                  <w:id w:val="-1047066841"/>
                  <w:tag w:val="goog_rdk_3579"/>
                </w:sdtPr>
                <w:sdtContent>
                  <w:ins w:author="Anonymous" w:id="66" w:date="2026-09-22T03:03:20Z">
                    <w:r w:rsidDel="00000000" w:rsidR="00000000" w:rsidRPr="00000000">
                      <w:rPr>
                        <w:rtl w:val="0"/>
                      </w:rPr>
                    </w:r>
                  </w:ins>
                </w:sdtContent>
              </w:sdt>
              <w:ins w:author="Anonymous" w:id="66" w:date="2026-09-22T03:03:20Z">
                <w:bookmarkStart w:colFirst="0" w:colLast="0" w:name="_heading=h.3vzot7264spb" w:id="869"/>
                <w:bookmarkEnd w:id="869"/>
              </w:ins>
            </w:sdtContent>
          </w:sdt>
        </w:p>
      </w:sdtContent>
    </w:sdt>
    <w:sdt>
      <w:sdtPr>
        <w:id w:val="-2065449460"/>
        <w:tag w:val="goog_rdk_3583"/>
      </w:sdtPr>
      <w:sdtContent>
        <w:p w:rsidR="00000000" w:rsidDel="00000000" w:rsidP="00000000" w:rsidRDefault="00000000" w:rsidRPr="00000000" w14:paraId="000004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728583"/>
              <w:tag w:val="goog_rdk_3581"/>
            </w:sdtPr>
            <w:sdtContent>
              <w:ins w:author="Anonymous" w:id="66" w:date="2026-09-22T03:03:20Z"/>
              <w:sdt>
                <w:sdtPr>
                  <w:id w:val="2131096730"/>
                  <w:tag w:val="goog_rdk_3582"/>
                </w:sdtPr>
                <w:sdtContent>
                  <w:ins w:author="Anonymous" w:id="66" w:date="2026-09-22T03:03:20Z">
                    <w:r w:rsidDel="00000000" w:rsidR="00000000" w:rsidRPr="00000000">
                      <w:rPr>
                        <w:rtl w:val="0"/>
                      </w:rPr>
                    </w:r>
                  </w:ins>
                </w:sdtContent>
              </w:sdt>
              <w:ins w:author="Anonymous" w:id="66" w:date="2026-09-22T03:03:20Z">
                <w:bookmarkStart w:colFirst="0" w:colLast="0" w:name="_heading=h.c5553srq97fo" w:id="870"/>
                <w:bookmarkEnd w:id="870"/>
              </w:ins>
            </w:sdtContent>
          </w:sdt>
        </w:p>
      </w:sdtContent>
    </w:sdt>
    <w:sdt>
      <w:sdtPr>
        <w:id w:val="-672081126"/>
        <w:tag w:val="goog_rdk_3586"/>
      </w:sdtPr>
      <w:sdtContent>
        <w:p w:rsidR="00000000" w:rsidDel="00000000" w:rsidP="00000000" w:rsidRDefault="00000000" w:rsidRPr="00000000" w14:paraId="000004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9495595"/>
              <w:tag w:val="goog_rdk_3584"/>
            </w:sdtPr>
            <w:sdtContent>
              <w:ins w:author="Anonymous" w:id="66" w:date="2026-09-22T03:03:20Z"/>
              <w:sdt>
                <w:sdtPr>
                  <w:id w:val="-542149043"/>
                  <w:tag w:val="goog_rdk_3585"/>
                </w:sdtPr>
                <w:sdtContent>
                  <w:ins w:author="Anonymous" w:id="66" w:date="2026-09-22T03:03:20Z">
                    <w:r w:rsidDel="00000000" w:rsidR="00000000" w:rsidRPr="00000000">
                      <w:rPr>
                        <w:rtl w:val="0"/>
                      </w:rPr>
                    </w:r>
                  </w:ins>
                </w:sdtContent>
              </w:sdt>
              <w:ins w:author="Anonymous" w:id="66" w:date="2026-09-22T03:03:20Z">
                <w:bookmarkStart w:colFirst="0" w:colLast="0" w:name="_heading=h.penaip2bafro" w:id="871"/>
                <w:bookmarkEnd w:id="871"/>
              </w:ins>
            </w:sdtContent>
          </w:sdt>
        </w:p>
      </w:sdtContent>
    </w:sdt>
    <w:sdt>
      <w:sdtPr>
        <w:id w:val="-441857096"/>
        <w:tag w:val="goog_rdk_3589"/>
      </w:sdtPr>
      <w:sdtContent>
        <w:p w:rsidR="00000000" w:rsidDel="00000000" w:rsidP="00000000" w:rsidRDefault="00000000" w:rsidRPr="00000000" w14:paraId="000004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5918745"/>
              <w:tag w:val="goog_rdk_3587"/>
            </w:sdtPr>
            <w:sdtContent>
              <w:ins w:author="Anonymous" w:id="66" w:date="2026-09-22T03:03:20Z"/>
              <w:sdt>
                <w:sdtPr>
                  <w:id w:val="-1162112400"/>
                  <w:tag w:val="goog_rdk_3588"/>
                </w:sdtPr>
                <w:sdtContent>
                  <w:ins w:author="Anonymous" w:id="66" w:date="2026-09-22T03:03:20Z">
                    <w:r w:rsidDel="00000000" w:rsidR="00000000" w:rsidRPr="00000000">
                      <w:rPr>
                        <w:rtl w:val="0"/>
                      </w:rPr>
                    </w:r>
                  </w:ins>
                </w:sdtContent>
              </w:sdt>
              <w:ins w:author="Anonymous" w:id="66" w:date="2026-09-22T03:03:20Z">
                <w:bookmarkStart w:colFirst="0" w:colLast="0" w:name="_heading=h.fodtplelph1v" w:id="872"/>
                <w:bookmarkEnd w:id="872"/>
              </w:ins>
            </w:sdtContent>
          </w:sdt>
        </w:p>
      </w:sdtContent>
    </w:sdt>
    <w:sdt>
      <w:sdtPr>
        <w:id w:val="125830625"/>
        <w:tag w:val="goog_rdk_3592"/>
      </w:sdtPr>
      <w:sdtContent>
        <w:p w:rsidR="00000000" w:rsidDel="00000000" w:rsidP="00000000" w:rsidRDefault="00000000" w:rsidRPr="00000000" w14:paraId="000004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9667354"/>
              <w:tag w:val="goog_rdk_3590"/>
            </w:sdtPr>
            <w:sdtContent>
              <w:ins w:author="Anonymous" w:id="66" w:date="2026-09-22T03:03:20Z"/>
              <w:sdt>
                <w:sdtPr>
                  <w:id w:val="-545257604"/>
                  <w:tag w:val="goog_rdk_3591"/>
                </w:sdtPr>
                <w:sdtContent>
                  <w:ins w:author="Anonymous" w:id="66" w:date="2026-09-22T03:03:20Z">
                    <w:r w:rsidDel="00000000" w:rsidR="00000000" w:rsidRPr="00000000">
                      <w:rPr>
                        <w:rtl w:val="0"/>
                      </w:rPr>
                    </w:r>
                  </w:ins>
                </w:sdtContent>
              </w:sdt>
              <w:ins w:author="Anonymous" w:id="66" w:date="2026-09-22T03:03:20Z">
                <w:bookmarkStart w:colFirst="0" w:colLast="0" w:name="_heading=h.jl6j7ep02axx" w:id="873"/>
                <w:bookmarkEnd w:id="873"/>
              </w:ins>
            </w:sdtContent>
          </w:sdt>
        </w:p>
      </w:sdtContent>
    </w:sdt>
    <w:sdt>
      <w:sdtPr>
        <w:id w:val="-2002477816"/>
        <w:tag w:val="goog_rdk_3595"/>
      </w:sdtPr>
      <w:sdtContent>
        <w:p w:rsidR="00000000" w:rsidDel="00000000" w:rsidP="00000000" w:rsidRDefault="00000000" w:rsidRPr="00000000" w14:paraId="000004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3818555"/>
              <w:tag w:val="goog_rdk_3593"/>
            </w:sdtPr>
            <w:sdtContent>
              <w:ins w:author="Anonymous" w:id="66" w:date="2026-09-22T03:03:20Z"/>
              <w:sdt>
                <w:sdtPr>
                  <w:id w:val="-246603316"/>
                  <w:tag w:val="goog_rdk_3594"/>
                </w:sdtPr>
                <w:sdtContent>
                  <w:ins w:author="Anonymous" w:id="66" w:date="2026-09-22T03:03:20Z">
                    <w:r w:rsidDel="00000000" w:rsidR="00000000" w:rsidRPr="00000000">
                      <w:rPr>
                        <w:rtl w:val="0"/>
                      </w:rPr>
                    </w:r>
                  </w:ins>
                </w:sdtContent>
              </w:sdt>
              <w:ins w:author="Anonymous" w:id="66" w:date="2026-09-22T03:03:20Z">
                <w:bookmarkStart w:colFirst="0" w:colLast="0" w:name="_heading=h.4lrto2o3xjm9" w:id="874"/>
                <w:bookmarkEnd w:id="874"/>
              </w:ins>
            </w:sdtContent>
          </w:sdt>
        </w:p>
      </w:sdtContent>
    </w:sdt>
    <w:sdt>
      <w:sdtPr>
        <w:id w:val="-1595609331"/>
        <w:tag w:val="goog_rdk_3598"/>
      </w:sdtPr>
      <w:sdtContent>
        <w:p w:rsidR="00000000" w:rsidDel="00000000" w:rsidP="00000000" w:rsidRDefault="00000000" w:rsidRPr="00000000" w14:paraId="000004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5310159"/>
              <w:tag w:val="goog_rdk_3596"/>
            </w:sdtPr>
            <w:sdtContent>
              <w:ins w:author="Anonymous" w:id="66" w:date="2026-09-22T03:03:20Z"/>
              <w:sdt>
                <w:sdtPr>
                  <w:id w:val="726703962"/>
                  <w:tag w:val="goog_rdk_3597"/>
                </w:sdtPr>
                <w:sdtContent>
                  <w:ins w:author="Anonymous" w:id="66" w:date="2026-09-22T03:03:20Z">
                    <w:r w:rsidDel="00000000" w:rsidR="00000000" w:rsidRPr="00000000">
                      <w:rPr>
                        <w:rtl w:val="0"/>
                      </w:rPr>
                    </w:r>
                  </w:ins>
                </w:sdtContent>
              </w:sdt>
              <w:ins w:author="Anonymous" w:id="66" w:date="2026-09-22T03:03:20Z">
                <w:bookmarkStart w:colFirst="0" w:colLast="0" w:name="_heading=h.pe7nxideygp" w:id="875"/>
                <w:bookmarkEnd w:id="875"/>
              </w:ins>
            </w:sdtContent>
          </w:sdt>
        </w:p>
      </w:sdtContent>
    </w:sdt>
    <w:sdt>
      <w:sdtPr>
        <w:id w:val="1220566964"/>
        <w:tag w:val="goog_rdk_3601"/>
      </w:sdtPr>
      <w:sdtContent>
        <w:p w:rsidR="00000000" w:rsidDel="00000000" w:rsidP="00000000" w:rsidRDefault="00000000" w:rsidRPr="00000000" w14:paraId="000004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97364908"/>
              <w:tag w:val="goog_rdk_3599"/>
            </w:sdtPr>
            <w:sdtContent>
              <w:ins w:author="Anonymous" w:id="66" w:date="2026-09-22T03:03:20Z"/>
              <w:sdt>
                <w:sdtPr>
                  <w:id w:val="323003458"/>
                  <w:tag w:val="goog_rdk_3600"/>
                </w:sdtPr>
                <w:sdtContent>
                  <w:ins w:author="Anonymous" w:id="66" w:date="2026-09-22T03:03:20Z">
                    <w:r w:rsidDel="00000000" w:rsidR="00000000" w:rsidRPr="00000000">
                      <w:rPr>
                        <w:rtl w:val="0"/>
                      </w:rPr>
                    </w:r>
                  </w:ins>
                </w:sdtContent>
              </w:sdt>
              <w:ins w:author="Anonymous" w:id="66" w:date="2026-09-22T03:03:20Z">
                <w:bookmarkStart w:colFirst="0" w:colLast="0" w:name="_heading=h.tsz4kp86b36a" w:id="876"/>
                <w:bookmarkEnd w:id="876"/>
              </w:ins>
            </w:sdtContent>
          </w:sdt>
        </w:p>
      </w:sdtContent>
    </w:sdt>
    <w:sdt>
      <w:sdtPr>
        <w:id w:val="-825678360"/>
        <w:tag w:val="goog_rdk_3604"/>
      </w:sdtPr>
      <w:sdtContent>
        <w:p w:rsidR="00000000" w:rsidDel="00000000" w:rsidP="00000000" w:rsidRDefault="00000000" w:rsidRPr="00000000" w14:paraId="000004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4256168"/>
              <w:tag w:val="goog_rdk_3602"/>
            </w:sdtPr>
            <w:sdtContent>
              <w:ins w:author="Anonymous" w:id="66" w:date="2026-09-22T03:03:20Z"/>
              <w:sdt>
                <w:sdtPr>
                  <w:id w:val="-2050965554"/>
                  <w:tag w:val="goog_rdk_3603"/>
                </w:sdtPr>
                <w:sdtContent>
                  <w:ins w:author="Anonymous" w:id="66" w:date="2026-09-22T03:03:20Z">
                    <w:r w:rsidDel="00000000" w:rsidR="00000000" w:rsidRPr="00000000">
                      <w:rPr>
                        <w:rtl w:val="0"/>
                      </w:rPr>
                    </w:r>
                  </w:ins>
                </w:sdtContent>
              </w:sdt>
              <w:ins w:author="Anonymous" w:id="66" w:date="2026-09-22T03:03:20Z">
                <w:bookmarkStart w:colFirst="0" w:colLast="0" w:name="_heading=h.cm5ech3gop3v" w:id="877"/>
                <w:bookmarkEnd w:id="877"/>
              </w:ins>
            </w:sdtContent>
          </w:sdt>
        </w:p>
      </w:sdtContent>
    </w:sdt>
    <w:sdt>
      <w:sdtPr>
        <w:id w:val="1185032214"/>
        <w:tag w:val="goog_rdk_3607"/>
      </w:sdtPr>
      <w:sdtContent>
        <w:p w:rsidR="00000000" w:rsidDel="00000000" w:rsidP="00000000" w:rsidRDefault="00000000" w:rsidRPr="00000000" w14:paraId="000004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2706155"/>
              <w:tag w:val="goog_rdk_3605"/>
            </w:sdtPr>
            <w:sdtContent>
              <w:ins w:author="Anonymous" w:id="66" w:date="2026-09-22T03:03:20Z"/>
              <w:sdt>
                <w:sdtPr>
                  <w:id w:val="867368948"/>
                  <w:tag w:val="goog_rdk_3606"/>
                </w:sdtPr>
                <w:sdtContent>
                  <w:ins w:author="Anonymous" w:id="66" w:date="2026-09-22T03:03:20Z">
                    <w:r w:rsidDel="00000000" w:rsidR="00000000" w:rsidRPr="00000000">
                      <w:rPr>
                        <w:rtl w:val="0"/>
                      </w:rPr>
                    </w:r>
                  </w:ins>
                </w:sdtContent>
              </w:sdt>
              <w:ins w:author="Anonymous" w:id="66" w:date="2026-09-22T03:03:20Z">
                <w:bookmarkStart w:colFirst="0" w:colLast="0" w:name="_heading=h.96d18sahab3q" w:id="878"/>
                <w:bookmarkEnd w:id="878"/>
              </w:ins>
            </w:sdtContent>
          </w:sdt>
        </w:p>
      </w:sdtContent>
    </w:sdt>
    <w:sdt>
      <w:sdtPr>
        <w:id w:val="-500438698"/>
        <w:tag w:val="goog_rdk_3610"/>
      </w:sdtPr>
      <w:sdtContent>
        <w:p w:rsidR="00000000" w:rsidDel="00000000" w:rsidP="00000000" w:rsidRDefault="00000000" w:rsidRPr="00000000" w14:paraId="000004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3690143"/>
              <w:tag w:val="goog_rdk_3608"/>
            </w:sdtPr>
            <w:sdtContent>
              <w:ins w:author="Anonymous" w:id="66" w:date="2026-09-22T03:03:20Z"/>
              <w:sdt>
                <w:sdtPr>
                  <w:id w:val="-1679354303"/>
                  <w:tag w:val="goog_rdk_3609"/>
                </w:sdtPr>
                <w:sdtContent>
                  <w:ins w:author="Anonymous" w:id="66" w:date="2026-09-22T03:03:20Z">
                    <w:r w:rsidDel="00000000" w:rsidR="00000000" w:rsidRPr="00000000">
                      <w:rPr>
                        <w:rtl w:val="0"/>
                      </w:rPr>
                    </w:r>
                  </w:ins>
                </w:sdtContent>
              </w:sdt>
              <w:ins w:author="Anonymous" w:id="66" w:date="2026-09-22T03:03:20Z">
                <w:bookmarkStart w:colFirst="0" w:colLast="0" w:name="_heading=h.64r7rwl0smdl" w:id="879"/>
                <w:bookmarkEnd w:id="879"/>
              </w:ins>
            </w:sdtContent>
          </w:sdt>
        </w:p>
      </w:sdtContent>
    </w:sdt>
    <w:sdt>
      <w:sdtPr>
        <w:id w:val="95585348"/>
        <w:tag w:val="goog_rdk_3613"/>
      </w:sdtPr>
      <w:sdtContent>
        <w:p w:rsidR="00000000" w:rsidDel="00000000" w:rsidP="00000000" w:rsidRDefault="00000000" w:rsidRPr="00000000" w14:paraId="000004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5498192"/>
              <w:tag w:val="goog_rdk_3611"/>
            </w:sdtPr>
            <w:sdtContent>
              <w:ins w:author="Anonymous" w:id="66" w:date="2026-09-22T03:03:20Z"/>
              <w:sdt>
                <w:sdtPr>
                  <w:id w:val="-925266503"/>
                  <w:tag w:val="goog_rdk_3612"/>
                </w:sdtPr>
                <w:sdtContent>
                  <w:ins w:author="Anonymous" w:id="66" w:date="2026-09-22T03:03:20Z">
                    <w:r w:rsidDel="00000000" w:rsidR="00000000" w:rsidRPr="00000000">
                      <w:rPr>
                        <w:rtl w:val="0"/>
                      </w:rPr>
                    </w:r>
                  </w:ins>
                </w:sdtContent>
              </w:sdt>
              <w:ins w:author="Anonymous" w:id="66" w:date="2026-09-22T03:03:20Z">
                <w:bookmarkStart w:colFirst="0" w:colLast="0" w:name="_heading=h.dlr0y0wbdh8o" w:id="880"/>
                <w:bookmarkEnd w:id="880"/>
              </w:ins>
            </w:sdtContent>
          </w:sdt>
        </w:p>
      </w:sdtContent>
    </w:sdt>
    <w:sdt>
      <w:sdtPr>
        <w:id w:val="1882110231"/>
        <w:tag w:val="goog_rdk_3616"/>
      </w:sdtPr>
      <w:sdtContent>
        <w:p w:rsidR="00000000" w:rsidDel="00000000" w:rsidP="00000000" w:rsidRDefault="00000000" w:rsidRPr="00000000" w14:paraId="000004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6762377"/>
              <w:tag w:val="goog_rdk_3614"/>
            </w:sdtPr>
            <w:sdtContent>
              <w:ins w:author="Anonymous" w:id="66" w:date="2026-09-22T03:03:20Z"/>
              <w:sdt>
                <w:sdtPr>
                  <w:id w:val="-1636496151"/>
                  <w:tag w:val="goog_rdk_3615"/>
                </w:sdtPr>
                <w:sdtContent>
                  <w:ins w:author="Anonymous" w:id="66" w:date="2026-09-22T03:03:20Z">
                    <w:r w:rsidDel="00000000" w:rsidR="00000000" w:rsidRPr="00000000">
                      <w:rPr>
                        <w:rtl w:val="0"/>
                      </w:rPr>
                    </w:r>
                  </w:ins>
                </w:sdtContent>
              </w:sdt>
              <w:ins w:author="Anonymous" w:id="66" w:date="2026-09-22T03:03:20Z">
                <w:bookmarkStart w:colFirst="0" w:colLast="0" w:name="_heading=h.xmr8yhgxq1fh" w:id="881"/>
                <w:bookmarkEnd w:id="881"/>
              </w:ins>
            </w:sdtContent>
          </w:sdt>
        </w:p>
      </w:sdtContent>
    </w:sdt>
    <w:sdt>
      <w:sdtPr>
        <w:id w:val="552339819"/>
        <w:tag w:val="goog_rdk_3619"/>
      </w:sdtPr>
      <w:sdtContent>
        <w:p w:rsidR="00000000" w:rsidDel="00000000" w:rsidP="00000000" w:rsidRDefault="00000000" w:rsidRPr="00000000" w14:paraId="000004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0926218"/>
              <w:tag w:val="goog_rdk_3617"/>
            </w:sdtPr>
            <w:sdtContent>
              <w:ins w:author="Anonymous" w:id="66" w:date="2026-09-22T03:03:20Z"/>
              <w:sdt>
                <w:sdtPr>
                  <w:id w:val="1342680124"/>
                  <w:tag w:val="goog_rdk_3618"/>
                </w:sdtPr>
                <w:sdtContent>
                  <w:ins w:author="Anonymous" w:id="66" w:date="2026-09-22T03:03:20Z">
                    <w:r w:rsidDel="00000000" w:rsidR="00000000" w:rsidRPr="00000000">
                      <w:rPr>
                        <w:rtl w:val="0"/>
                      </w:rPr>
                    </w:r>
                  </w:ins>
                </w:sdtContent>
              </w:sdt>
              <w:ins w:author="Anonymous" w:id="66" w:date="2026-09-22T03:03:20Z">
                <w:bookmarkStart w:colFirst="0" w:colLast="0" w:name="_heading=h.grc80twdwa4j" w:id="882"/>
                <w:bookmarkEnd w:id="882"/>
              </w:ins>
            </w:sdtContent>
          </w:sdt>
        </w:p>
      </w:sdtContent>
    </w:sdt>
    <w:sdt>
      <w:sdtPr>
        <w:id w:val="-1138367290"/>
        <w:tag w:val="goog_rdk_3622"/>
      </w:sdtPr>
      <w:sdtContent>
        <w:p w:rsidR="00000000" w:rsidDel="00000000" w:rsidP="00000000" w:rsidRDefault="00000000" w:rsidRPr="00000000" w14:paraId="000004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1505109"/>
              <w:tag w:val="goog_rdk_3620"/>
            </w:sdtPr>
            <w:sdtContent>
              <w:ins w:author="Anonymous" w:id="66" w:date="2026-09-22T03:03:20Z"/>
              <w:sdt>
                <w:sdtPr>
                  <w:id w:val="-1428268729"/>
                  <w:tag w:val="goog_rdk_3621"/>
                </w:sdtPr>
                <w:sdtContent>
                  <w:ins w:author="Anonymous" w:id="66" w:date="2026-09-22T03:03:20Z">
                    <w:r w:rsidDel="00000000" w:rsidR="00000000" w:rsidRPr="00000000">
                      <w:rPr>
                        <w:rtl w:val="0"/>
                      </w:rPr>
                    </w:r>
                  </w:ins>
                </w:sdtContent>
              </w:sdt>
              <w:ins w:author="Anonymous" w:id="66" w:date="2026-09-22T03:03:20Z">
                <w:bookmarkStart w:colFirst="0" w:colLast="0" w:name="_heading=h.81i2wky6xf6e" w:id="883"/>
                <w:bookmarkEnd w:id="883"/>
              </w:ins>
            </w:sdtContent>
          </w:sdt>
        </w:p>
      </w:sdtContent>
    </w:sdt>
    <w:sdt>
      <w:sdtPr>
        <w:id w:val="275637618"/>
        <w:tag w:val="goog_rdk_3625"/>
      </w:sdtPr>
      <w:sdtContent>
        <w:p w:rsidR="00000000" w:rsidDel="00000000" w:rsidP="00000000" w:rsidRDefault="00000000" w:rsidRPr="00000000" w14:paraId="000004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3741422"/>
              <w:tag w:val="goog_rdk_3623"/>
            </w:sdtPr>
            <w:sdtContent>
              <w:ins w:author="Anonymous" w:id="66" w:date="2026-09-22T03:03:20Z"/>
              <w:sdt>
                <w:sdtPr>
                  <w:id w:val="1043877182"/>
                  <w:tag w:val="goog_rdk_3624"/>
                </w:sdtPr>
                <w:sdtContent>
                  <w:ins w:author="Anonymous" w:id="66" w:date="2026-09-22T03:03:20Z">
                    <w:r w:rsidDel="00000000" w:rsidR="00000000" w:rsidRPr="00000000">
                      <w:rPr>
                        <w:rtl w:val="0"/>
                      </w:rPr>
                    </w:r>
                  </w:ins>
                </w:sdtContent>
              </w:sdt>
              <w:ins w:author="Anonymous" w:id="66" w:date="2026-09-22T03:03:20Z">
                <w:bookmarkStart w:colFirst="0" w:colLast="0" w:name="_heading=h.j16i6j8znl" w:id="884"/>
                <w:bookmarkEnd w:id="884"/>
              </w:ins>
            </w:sdtContent>
          </w:sdt>
        </w:p>
      </w:sdtContent>
    </w:sdt>
    <w:sdt>
      <w:sdtPr>
        <w:id w:val="116202598"/>
        <w:tag w:val="goog_rdk_3628"/>
      </w:sdtPr>
      <w:sdtContent>
        <w:p w:rsidR="00000000" w:rsidDel="00000000" w:rsidP="00000000" w:rsidRDefault="00000000" w:rsidRPr="00000000" w14:paraId="000004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5990252"/>
              <w:tag w:val="goog_rdk_3626"/>
            </w:sdtPr>
            <w:sdtContent>
              <w:ins w:author="Anonymous" w:id="66" w:date="2026-09-22T03:03:20Z"/>
              <w:sdt>
                <w:sdtPr>
                  <w:id w:val="226791012"/>
                  <w:tag w:val="goog_rdk_3627"/>
                </w:sdtPr>
                <w:sdtContent>
                  <w:ins w:author="Anonymous" w:id="66" w:date="2026-09-22T03:03:20Z">
                    <w:r w:rsidDel="00000000" w:rsidR="00000000" w:rsidRPr="00000000">
                      <w:rPr>
                        <w:rtl w:val="0"/>
                      </w:rPr>
                    </w:r>
                  </w:ins>
                </w:sdtContent>
              </w:sdt>
              <w:ins w:author="Anonymous" w:id="66" w:date="2026-09-22T03:03:20Z">
                <w:bookmarkStart w:colFirst="0" w:colLast="0" w:name="_heading=h.aveuojz8trv" w:id="885"/>
                <w:bookmarkEnd w:id="885"/>
              </w:ins>
            </w:sdtContent>
          </w:sdt>
        </w:p>
      </w:sdtContent>
    </w:sdt>
    <w:sdt>
      <w:sdtPr>
        <w:id w:val="-1194168739"/>
        <w:tag w:val="goog_rdk_3631"/>
      </w:sdtPr>
      <w:sdtContent>
        <w:p w:rsidR="00000000" w:rsidDel="00000000" w:rsidP="00000000" w:rsidRDefault="00000000" w:rsidRPr="00000000" w14:paraId="000004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8215596"/>
              <w:tag w:val="goog_rdk_3629"/>
            </w:sdtPr>
            <w:sdtContent>
              <w:ins w:author="Anonymous" w:id="66" w:date="2026-09-22T03:03:20Z"/>
              <w:sdt>
                <w:sdtPr>
                  <w:id w:val="1713080220"/>
                  <w:tag w:val="goog_rdk_3630"/>
                </w:sdtPr>
                <w:sdtContent>
                  <w:ins w:author="Anonymous" w:id="66" w:date="2026-09-22T03:03:20Z">
                    <w:r w:rsidDel="00000000" w:rsidR="00000000" w:rsidRPr="00000000">
                      <w:rPr>
                        <w:rtl w:val="0"/>
                      </w:rPr>
                    </w:r>
                  </w:ins>
                </w:sdtContent>
              </w:sdt>
              <w:ins w:author="Anonymous" w:id="66" w:date="2026-09-22T03:03:20Z">
                <w:bookmarkStart w:colFirst="0" w:colLast="0" w:name="_heading=h.wo2rc8qczl2j" w:id="886"/>
                <w:bookmarkEnd w:id="886"/>
              </w:ins>
            </w:sdtContent>
          </w:sdt>
        </w:p>
      </w:sdtContent>
    </w:sdt>
    <w:sdt>
      <w:sdtPr>
        <w:id w:val="-1669332960"/>
        <w:tag w:val="goog_rdk_3634"/>
      </w:sdtPr>
      <w:sdtContent>
        <w:p w:rsidR="00000000" w:rsidDel="00000000" w:rsidP="00000000" w:rsidRDefault="00000000" w:rsidRPr="00000000" w14:paraId="000004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9931481"/>
              <w:tag w:val="goog_rdk_3632"/>
            </w:sdtPr>
            <w:sdtContent>
              <w:ins w:author="Anonymous" w:id="66" w:date="2026-09-22T03:03:20Z"/>
              <w:sdt>
                <w:sdtPr>
                  <w:id w:val="-1511609685"/>
                  <w:tag w:val="goog_rdk_3633"/>
                </w:sdtPr>
                <w:sdtContent>
                  <w:ins w:author="Anonymous" w:id="66" w:date="2026-09-22T03:03:20Z">
                    <w:r w:rsidDel="00000000" w:rsidR="00000000" w:rsidRPr="00000000">
                      <w:rPr>
                        <w:rtl w:val="0"/>
                      </w:rPr>
                    </w:r>
                  </w:ins>
                </w:sdtContent>
              </w:sdt>
              <w:ins w:author="Anonymous" w:id="66" w:date="2026-09-22T03:03:20Z">
                <w:bookmarkStart w:colFirst="0" w:colLast="0" w:name="_heading=h.irwxhurldxlr" w:id="887"/>
                <w:bookmarkEnd w:id="887"/>
              </w:ins>
            </w:sdtContent>
          </w:sdt>
        </w:p>
      </w:sdtContent>
    </w:sdt>
    <w:sdt>
      <w:sdtPr>
        <w:id w:val="-1119243537"/>
        <w:tag w:val="goog_rdk_3637"/>
      </w:sdtPr>
      <w:sdtContent>
        <w:p w:rsidR="00000000" w:rsidDel="00000000" w:rsidP="00000000" w:rsidRDefault="00000000" w:rsidRPr="00000000" w14:paraId="000004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9016682"/>
              <w:tag w:val="goog_rdk_3635"/>
            </w:sdtPr>
            <w:sdtContent>
              <w:ins w:author="Anonymous" w:id="66" w:date="2026-09-22T03:03:20Z"/>
              <w:sdt>
                <w:sdtPr>
                  <w:id w:val="1017652743"/>
                  <w:tag w:val="goog_rdk_3636"/>
                </w:sdtPr>
                <w:sdtContent>
                  <w:ins w:author="Anonymous" w:id="66" w:date="2026-09-22T03:03:20Z">
                    <w:r w:rsidDel="00000000" w:rsidR="00000000" w:rsidRPr="00000000">
                      <w:rPr>
                        <w:rtl w:val="0"/>
                      </w:rPr>
                    </w:r>
                  </w:ins>
                </w:sdtContent>
              </w:sdt>
              <w:ins w:author="Anonymous" w:id="66" w:date="2026-09-22T03:03:20Z">
                <w:bookmarkStart w:colFirst="0" w:colLast="0" w:name="_heading=h.h2p273xub5iq" w:id="888"/>
                <w:bookmarkEnd w:id="888"/>
              </w:ins>
            </w:sdtContent>
          </w:sdt>
        </w:p>
      </w:sdtContent>
    </w:sdt>
    <w:sdt>
      <w:sdtPr>
        <w:id w:val="-1193889659"/>
        <w:tag w:val="goog_rdk_3640"/>
      </w:sdtPr>
      <w:sdtContent>
        <w:p w:rsidR="00000000" w:rsidDel="00000000" w:rsidP="00000000" w:rsidRDefault="00000000" w:rsidRPr="00000000" w14:paraId="000004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9835699"/>
              <w:tag w:val="goog_rdk_3638"/>
            </w:sdtPr>
            <w:sdtContent>
              <w:ins w:author="Anonymous" w:id="66" w:date="2026-09-22T03:03:20Z"/>
              <w:sdt>
                <w:sdtPr>
                  <w:id w:val="-170612425"/>
                  <w:tag w:val="goog_rdk_3639"/>
                </w:sdtPr>
                <w:sdtContent>
                  <w:ins w:author="Anonymous" w:id="66" w:date="2026-09-22T03:03:20Z">
                    <w:r w:rsidDel="00000000" w:rsidR="00000000" w:rsidRPr="00000000">
                      <w:rPr>
                        <w:rtl w:val="0"/>
                      </w:rPr>
                    </w:r>
                  </w:ins>
                </w:sdtContent>
              </w:sdt>
              <w:ins w:author="Anonymous" w:id="66" w:date="2026-09-22T03:03:20Z">
                <w:bookmarkStart w:colFirst="0" w:colLast="0" w:name="_heading=h.hwr5ow3t3uz0" w:id="889"/>
                <w:bookmarkEnd w:id="889"/>
              </w:ins>
            </w:sdtContent>
          </w:sdt>
        </w:p>
      </w:sdtContent>
    </w:sdt>
    <w:sdt>
      <w:sdtPr>
        <w:id w:val="-847771356"/>
        <w:tag w:val="goog_rdk_3643"/>
      </w:sdtPr>
      <w:sdtContent>
        <w:p w:rsidR="00000000" w:rsidDel="00000000" w:rsidP="00000000" w:rsidRDefault="00000000" w:rsidRPr="00000000" w14:paraId="000004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97003412"/>
              <w:tag w:val="goog_rdk_3641"/>
            </w:sdtPr>
            <w:sdtContent>
              <w:ins w:author="Anonymous" w:id="66" w:date="2026-09-22T03:03:20Z"/>
              <w:sdt>
                <w:sdtPr>
                  <w:id w:val="-1523501112"/>
                  <w:tag w:val="goog_rdk_3642"/>
                </w:sdtPr>
                <w:sdtContent>
                  <w:ins w:author="Anonymous" w:id="66" w:date="2026-09-22T03:03:20Z">
                    <w:r w:rsidDel="00000000" w:rsidR="00000000" w:rsidRPr="00000000">
                      <w:rPr>
                        <w:rtl w:val="0"/>
                      </w:rPr>
                    </w:r>
                  </w:ins>
                </w:sdtContent>
              </w:sdt>
              <w:ins w:author="Anonymous" w:id="66" w:date="2026-09-22T03:03:20Z">
                <w:bookmarkStart w:colFirst="0" w:colLast="0" w:name="_heading=h.ntyxf7fhwpug" w:id="890"/>
                <w:bookmarkEnd w:id="890"/>
              </w:ins>
            </w:sdtContent>
          </w:sdt>
        </w:p>
      </w:sdtContent>
    </w:sdt>
    <w:sdt>
      <w:sdtPr>
        <w:id w:val="-1660527075"/>
        <w:tag w:val="goog_rdk_3646"/>
      </w:sdtPr>
      <w:sdtContent>
        <w:p w:rsidR="00000000" w:rsidDel="00000000" w:rsidP="00000000" w:rsidRDefault="00000000" w:rsidRPr="00000000" w14:paraId="000004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9075349"/>
              <w:tag w:val="goog_rdk_3644"/>
            </w:sdtPr>
            <w:sdtContent>
              <w:ins w:author="Anonymous" w:id="66" w:date="2026-09-22T03:03:20Z"/>
              <w:sdt>
                <w:sdtPr>
                  <w:id w:val="-1532555130"/>
                  <w:tag w:val="goog_rdk_3645"/>
                </w:sdtPr>
                <w:sdtContent>
                  <w:ins w:author="Anonymous" w:id="66" w:date="2026-09-22T03:03:20Z">
                    <w:r w:rsidDel="00000000" w:rsidR="00000000" w:rsidRPr="00000000">
                      <w:rPr>
                        <w:rtl w:val="0"/>
                      </w:rPr>
                    </w:r>
                  </w:ins>
                </w:sdtContent>
              </w:sdt>
              <w:ins w:author="Anonymous" w:id="66" w:date="2026-09-22T03:03:20Z">
                <w:bookmarkStart w:colFirst="0" w:colLast="0" w:name="_heading=h.bfvmsyz56jmf" w:id="891"/>
                <w:bookmarkEnd w:id="891"/>
              </w:ins>
            </w:sdtContent>
          </w:sdt>
        </w:p>
      </w:sdtContent>
    </w:sdt>
    <w:sdt>
      <w:sdtPr>
        <w:id w:val="1746444315"/>
        <w:tag w:val="goog_rdk_3649"/>
      </w:sdtPr>
      <w:sdtContent>
        <w:p w:rsidR="00000000" w:rsidDel="00000000" w:rsidP="00000000" w:rsidRDefault="00000000" w:rsidRPr="00000000" w14:paraId="000004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6553344"/>
              <w:tag w:val="goog_rdk_3647"/>
            </w:sdtPr>
            <w:sdtContent>
              <w:ins w:author="Anonymous" w:id="66" w:date="2026-09-22T03:03:20Z"/>
              <w:sdt>
                <w:sdtPr>
                  <w:id w:val="771727377"/>
                  <w:tag w:val="goog_rdk_3648"/>
                </w:sdtPr>
                <w:sdtContent>
                  <w:ins w:author="Anonymous" w:id="66" w:date="2026-09-22T03:03:20Z">
                    <w:r w:rsidDel="00000000" w:rsidR="00000000" w:rsidRPr="00000000">
                      <w:rPr>
                        <w:rtl w:val="0"/>
                      </w:rPr>
                    </w:r>
                  </w:ins>
                </w:sdtContent>
              </w:sdt>
              <w:ins w:author="Anonymous" w:id="66" w:date="2026-09-22T03:03:20Z">
                <w:bookmarkStart w:colFirst="0" w:colLast="0" w:name="_heading=h.vsccpmh7i23r" w:id="892"/>
                <w:bookmarkEnd w:id="892"/>
              </w:ins>
            </w:sdtContent>
          </w:sdt>
        </w:p>
      </w:sdtContent>
    </w:sdt>
    <w:sdt>
      <w:sdtPr>
        <w:id w:val="1839585807"/>
        <w:tag w:val="goog_rdk_3652"/>
      </w:sdtPr>
      <w:sdtContent>
        <w:p w:rsidR="00000000" w:rsidDel="00000000" w:rsidP="00000000" w:rsidRDefault="00000000" w:rsidRPr="00000000" w14:paraId="000004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1970181"/>
              <w:tag w:val="goog_rdk_3650"/>
            </w:sdtPr>
            <w:sdtContent>
              <w:ins w:author="Anonymous" w:id="66" w:date="2026-09-22T03:03:20Z"/>
              <w:sdt>
                <w:sdtPr>
                  <w:id w:val="2138735878"/>
                  <w:tag w:val="goog_rdk_3651"/>
                </w:sdtPr>
                <w:sdtContent>
                  <w:ins w:author="Anonymous" w:id="66" w:date="2026-09-22T03:03:20Z">
                    <w:r w:rsidDel="00000000" w:rsidR="00000000" w:rsidRPr="00000000">
                      <w:rPr>
                        <w:rtl w:val="0"/>
                      </w:rPr>
                    </w:r>
                  </w:ins>
                </w:sdtContent>
              </w:sdt>
              <w:ins w:author="Anonymous" w:id="66" w:date="2026-09-22T03:03:20Z">
                <w:bookmarkStart w:colFirst="0" w:colLast="0" w:name="_heading=h.kazx0j8pdgo3" w:id="893"/>
                <w:bookmarkEnd w:id="893"/>
              </w:ins>
            </w:sdtContent>
          </w:sdt>
        </w:p>
      </w:sdtContent>
    </w:sdt>
    <w:sdt>
      <w:sdtPr>
        <w:id w:val="-882634964"/>
        <w:tag w:val="goog_rdk_3655"/>
      </w:sdtPr>
      <w:sdtContent>
        <w:p w:rsidR="00000000" w:rsidDel="00000000" w:rsidP="00000000" w:rsidRDefault="00000000" w:rsidRPr="00000000" w14:paraId="000004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964866"/>
              <w:tag w:val="goog_rdk_3653"/>
            </w:sdtPr>
            <w:sdtContent>
              <w:ins w:author="Anonymous" w:id="66" w:date="2026-09-22T03:03:20Z"/>
              <w:sdt>
                <w:sdtPr>
                  <w:id w:val="-428890569"/>
                  <w:tag w:val="goog_rdk_3654"/>
                </w:sdtPr>
                <w:sdtContent>
                  <w:ins w:author="Anonymous" w:id="66" w:date="2026-09-22T03:03:20Z">
                    <w:r w:rsidDel="00000000" w:rsidR="00000000" w:rsidRPr="00000000">
                      <w:rPr>
                        <w:rtl w:val="0"/>
                      </w:rPr>
                    </w:r>
                  </w:ins>
                </w:sdtContent>
              </w:sdt>
              <w:ins w:author="Anonymous" w:id="66" w:date="2026-09-22T03:03:20Z">
                <w:bookmarkStart w:colFirst="0" w:colLast="0" w:name="_heading=h.k8lt2rp0hfnx" w:id="894"/>
                <w:bookmarkEnd w:id="894"/>
              </w:ins>
            </w:sdtContent>
          </w:sdt>
        </w:p>
      </w:sdtContent>
    </w:sdt>
    <w:sdt>
      <w:sdtPr>
        <w:id w:val="-1284102675"/>
        <w:tag w:val="goog_rdk_3658"/>
      </w:sdtPr>
      <w:sdtContent>
        <w:p w:rsidR="00000000" w:rsidDel="00000000" w:rsidP="00000000" w:rsidRDefault="00000000" w:rsidRPr="00000000" w14:paraId="000004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7008883"/>
              <w:tag w:val="goog_rdk_3656"/>
            </w:sdtPr>
            <w:sdtContent>
              <w:ins w:author="Anonymous" w:id="66" w:date="2026-09-22T03:03:20Z"/>
              <w:sdt>
                <w:sdtPr>
                  <w:id w:val="1064261041"/>
                  <w:tag w:val="goog_rdk_3657"/>
                </w:sdtPr>
                <w:sdtContent>
                  <w:ins w:author="Anonymous" w:id="66" w:date="2026-09-22T03:03:20Z">
                    <w:r w:rsidDel="00000000" w:rsidR="00000000" w:rsidRPr="00000000">
                      <w:rPr>
                        <w:rtl w:val="0"/>
                      </w:rPr>
                    </w:r>
                  </w:ins>
                </w:sdtContent>
              </w:sdt>
              <w:ins w:author="Anonymous" w:id="66" w:date="2026-09-22T03:03:20Z">
                <w:bookmarkStart w:colFirst="0" w:colLast="0" w:name="_heading=h.qz70rah5somk" w:id="895"/>
                <w:bookmarkEnd w:id="895"/>
              </w:ins>
            </w:sdtContent>
          </w:sdt>
        </w:p>
      </w:sdtContent>
    </w:sdt>
    <w:sdt>
      <w:sdtPr>
        <w:id w:val="205186384"/>
        <w:tag w:val="goog_rdk_3661"/>
      </w:sdtPr>
      <w:sdtContent>
        <w:p w:rsidR="00000000" w:rsidDel="00000000" w:rsidP="00000000" w:rsidRDefault="00000000" w:rsidRPr="00000000" w14:paraId="000004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21306366"/>
              <w:tag w:val="goog_rdk_3659"/>
            </w:sdtPr>
            <w:sdtContent>
              <w:ins w:author="Anonymous" w:id="66" w:date="2026-09-22T03:03:20Z"/>
              <w:sdt>
                <w:sdtPr>
                  <w:id w:val="932349468"/>
                  <w:tag w:val="goog_rdk_3660"/>
                </w:sdtPr>
                <w:sdtContent>
                  <w:ins w:author="Anonymous" w:id="66" w:date="2026-09-22T03:03:20Z">
                    <w:r w:rsidDel="00000000" w:rsidR="00000000" w:rsidRPr="00000000">
                      <w:rPr>
                        <w:rtl w:val="0"/>
                      </w:rPr>
                    </w:r>
                  </w:ins>
                </w:sdtContent>
              </w:sdt>
              <w:ins w:author="Anonymous" w:id="66" w:date="2026-09-22T03:03:20Z">
                <w:bookmarkStart w:colFirst="0" w:colLast="0" w:name="_heading=h.l1x172vwf3oy" w:id="896"/>
                <w:bookmarkEnd w:id="896"/>
              </w:ins>
            </w:sdtContent>
          </w:sdt>
        </w:p>
      </w:sdtContent>
    </w:sdt>
    <w:sdt>
      <w:sdtPr>
        <w:id w:val="-1756429741"/>
        <w:tag w:val="goog_rdk_3664"/>
      </w:sdtPr>
      <w:sdtContent>
        <w:p w:rsidR="00000000" w:rsidDel="00000000" w:rsidP="00000000" w:rsidRDefault="00000000" w:rsidRPr="00000000" w14:paraId="000004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6273010"/>
              <w:tag w:val="goog_rdk_3662"/>
            </w:sdtPr>
            <w:sdtContent>
              <w:ins w:author="Anonymous" w:id="66" w:date="2026-09-22T03:03:20Z"/>
              <w:sdt>
                <w:sdtPr>
                  <w:id w:val="-1628631453"/>
                  <w:tag w:val="goog_rdk_3663"/>
                </w:sdtPr>
                <w:sdtContent>
                  <w:ins w:author="Anonymous" w:id="66" w:date="2026-09-22T03:03:20Z">
                    <w:r w:rsidDel="00000000" w:rsidR="00000000" w:rsidRPr="00000000">
                      <w:rPr>
                        <w:rtl w:val="0"/>
                      </w:rPr>
                    </w:r>
                  </w:ins>
                </w:sdtContent>
              </w:sdt>
              <w:ins w:author="Anonymous" w:id="66" w:date="2026-09-22T03:03:20Z">
                <w:bookmarkStart w:colFirst="0" w:colLast="0" w:name="_heading=h.b7yapem7yw11" w:id="897"/>
                <w:bookmarkEnd w:id="897"/>
              </w:ins>
            </w:sdtContent>
          </w:sdt>
        </w:p>
      </w:sdtContent>
    </w:sdt>
    <w:sdt>
      <w:sdtPr>
        <w:id w:val="-1928054173"/>
        <w:tag w:val="goog_rdk_3667"/>
      </w:sdtPr>
      <w:sdtContent>
        <w:p w:rsidR="00000000" w:rsidDel="00000000" w:rsidP="00000000" w:rsidRDefault="00000000" w:rsidRPr="00000000" w14:paraId="000004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4227974"/>
              <w:tag w:val="goog_rdk_3665"/>
            </w:sdtPr>
            <w:sdtContent>
              <w:ins w:author="Anonymous" w:id="66" w:date="2026-09-22T03:03:20Z"/>
              <w:sdt>
                <w:sdtPr>
                  <w:id w:val="1750335418"/>
                  <w:tag w:val="goog_rdk_3666"/>
                </w:sdtPr>
                <w:sdtContent>
                  <w:ins w:author="Anonymous" w:id="66" w:date="2026-09-22T03:03:20Z">
                    <w:r w:rsidDel="00000000" w:rsidR="00000000" w:rsidRPr="00000000">
                      <w:rPr>
                        <w:rtl w:val="0"/>
                      </w:rPr>
                    </w:r>
                  </w:ins>
                </w:sdtContent>
              </w:sdt>
              <w:ins w:author="Anonymous" w:id="66" w:date="2026-09-22T03:03:20Z">
                <w:bookmarkStart w:colFirst="0" w:colLast="0" w:name="_heading=h.dgdzdbkk4axr" w:id="898"/>
                <w:bookmarkEnd w:id="898"/>
              </w:ins>
            </w:sdtContent>
          </w:sdt>
        </w:p>
      </w:sdtContent>
    </w:sdt>
    <w:sdt>
      <w:sdtPr>
        <w:id w:val="844071322"/>
        <w:tag w:val="goog_rdk_3670"/>
      </w:sdtPr>
      <w:sdtContent>
        <w:p w:rsidR="00000000" w:rsidDel="00000000" w:rsidP="00000000" w:rsidRDefault="00000000" w:rsidRPr="00000000" w14:paraId="000004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28653614"/>
              <w:tag w:val="goog_rdk_3668"/>
            </w:sdtPr>
            <w:sdtContent>
              <w:ins w:author="Anonymous" w:id="66" w:date="2026-09-22T03:03:20Z"/>
              <w:sdt>
                <w:sdtPr>
                  <w:id w:val="-2031482961"/>
                  <w:tag w:val="goog_rdk_3669"/>
                </w:sdtPr>
                <w:sdtContent>
                  <w:ins w:author="Anonymous" w:id="66" w:date="2026-09-22T03:03:20Z">
                    <w:r w:rsidDel="00000000" w:rsidR="00000000" w:rsidRPr="00000000">
                      <w:rPr>
                        <w:rtl w:val="0"/>
                      </w:rPr>
                    </w:r>
                  </w:ins>
                </w:sdtContent>
              </w:sdt>
              <w:ins w:author="Anonymous" w:id="66" w:date="2026-09-22T03:03:20Z">
                <w:bookmarkStart w:colFirst="0" w:colLast="0" w:name="_heading=h.lnwadbmotmuh" w:id="899"/>
                <w:bookmarkEnd w:id="899"/>
              </w:ins>
            </w:sdtContent>
          </w:sdt>
        </w:p>
      </w:sdtContent>
    </w:sdt>
    <w:sdt>
      <w:sdtPr>
        <w:id w:val="1303395861"/>
        <w:tag w:val="goog_rdk_3673"/>
      </w:sdtPr>
      <w:sdtContent>
        <w:p w:rsidR="00000000" w:rsidDel="00000000" w:rsidP="00000000" w:rsidRDefault="00000000" w:rsidRPr="00000000" w14:paraId="000004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07758688"/>
              <w:tag w:val="goog_rdk_3671"/>
            </w:sdtPr>
            <w:sdtContent>
              <w:ins w:author="Anonymous" w:id="66" w:date="2026-09-22T03:03:20Z"/>
              <w:sdt>
                <w:sdtPr>
                  <w:id w:val="-1239160966"/>
                  <w:tag w:val="goog_rdk_3672"/>
                </w:sdtPr>
                <w:sdtContent>
                  <w:ins w:author="Anonymous" w:id="66" w:date="2026-09-22T03:03:20Z">
                    <w:r w:rsidDel="00000000" w:rsidR="00000000" w:rsidRPr="00000000">
                      <w:rPr>
                        <w:rtl w:val="0"/>
                      </w:rPr>
                    </w:r>
                  </w:ins>
                </w:sdtContent>
              </w:sdt>
              <w:ins w:author="Anonymous" w:id="66" w:date="2026-09-22T03:03:20Z">
                <w:bookmarkStart w:colFirst="0" w:colLast="0" w:name="_heading=h.vnsb4rmusfvr" w:id="900"/>
                <w:bookmarkEnd w:id="900"/>
              </w:ins>
            </w:sdtContent>
          </w:sdt>
        </w:p>
      </w:sdtContent>
    </w:sdt>
    <w:sdt>
      <w:sdtPr>
        <w:id w:val="-1957522003"/>
        <w:tag w:val="goog_rdk_3676"/>
      </w:sdtPr>
      <w:sdtContent>
        <w:p w:rsidR="00000000" w:rsidDel="00000000" w:rsidP="00000000" w:rsidRDefault="00000000" w:rsidRPr="00000000" w14:paraId="000004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8397461"/>
              <w:tag w:val="goog_rdk_3674"/>
            </w:sdtPr>
            <w:sdtContent>
              <w:ins w:author="Anonymous" w:id="66" w:date="2026-09-22T03:03:20Z"/>
              <w:sdt>
                <w:sdtPr>
                  <w:id w:val="1563882978"/>
                  <w:tag w:val="goog_rdk_3675"/>
                </w:sdtPr>
                <w:sdtContent>
                  <w:ins w:author="Anonymous" w:id="66" w:date="2026-09-22T03:03:20Z">
                    <w:r w:rsidDel="00000000" w:rsidR="00000000" w:rsidRPr="00000000">
                      <w:rPr>
                        <w:rtl w:val="0"/>
                      </w:rPr>
                    </w:r>
                  </w:ins>
                </w:sdtContent>
              </w:sdt>
              <w:ins w:author="Anonymous" w:id="66" w:date="2026-09-22T03:03:20Z">
                <w:bookmarkStart w:colFirst="0" w:colLast="0" w:name="_heading=h.yoh8z3cmhag8" w:id="901"/>
                <w:bookmarkEnd w:id="901"/>
              </w:ins>
            </w:sdtContent>
          </w:sdt>
        </w:p>
      </w:sdtContent>
    </w:sdt>
    <w:sdt>
      <w:sdtPr>
        <w:id w:val="-863057771"/>
        <w:tag w:val="goog_rdk_3679"/>
      </w:sdtPr>
      <w:sdtContent>
        <w:p w:rsidR="00000000" w:rsidDel="00000000" w:rsidP="00000000" w:rsidRDefault="00000000" w:rsidRPr="00000000" w14:paraId="000004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45370339"/>
              <w:tag w:val="goog_rdk_3677"/>
            </w:sdtPr>
            <w:sdtContent>
              <w:ins w:author="Anonymous" w:id="66" w:date="2026-09-22T03:03:20Z"/>
              <w:sdt>
                <w:sdtPr>
                  <w:id w:val="723760556"/>
                  <w:tag w:val="goog_rdk_3678"/>
                </w:sdtPr>
                <w:sdtContent>
                  <w:ins w:author="Anonymous" w:id="66" w:date="2026-09-22T03:03:20Z">
                    <w:r w:rsidDel="00000000" w:rsidR="00000000" w:rsidRPr="00000000">
                      <w:rPr>
                        <w:rtl w:val="0"/>
                      </w:rPr>
                    </w:r>
                  </w:ins>
                </w:sdtContent>
              </w:sdt>
              <w:ins w:author="Anonymous" w:id="66" w:date="2026-09-22T03:03:20Z">
                <w:bookmarkStart w:colFirst="0" w:colLast="0" w:name="_heading=h.utyuqn97kfdu" w:id="902"/>
                <w:bookmarkEnd w:id="902"/>
              </w:ins>
            </w:sdtContent>
          </w:sdt>
        </w:p>
      </w:sdtContent>
    </w:sdt>
    <w:sdt>
      <w:sdtPr>
        <w:id w:val="447193193"/>
        <w:tag w:val="goog_rdk_3682"/>
      </w:sdtPr>
      <w:sdtContent>
        <w:p w:rsidR="00000000" w:rsidDel="00000000" w:rsidP="00000000" w:rsidRDefault="00000000" w:rsidRPr="00000000" w14:paraId="000004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1749325"/>
              <w:tag w:val="goog_rdk_3680"/>
            </w:sdtPr>
            <w:sdtContent>
              <w:ins w:author="Anonymous" w:id="66" w:date="2026-09-22T03:03:20Z"/>
              <w:sdt>
                <w:sdtPr>
                  <w:id w:val="-1127319177"/>
                  <w:tag w:val="goog_rdk_3681"/>
                </w:sdtPr>
                <w:sdtContent>
                  <w:ins w:author="Anonymous" w:id="66" w:date="2026-09-22T03:03:20Z">
                    <w:r w:rsidDel="00000000" w:rsidR="00000000" w:rsidRPr="00000000">
                      <w:rPr>
                        <w:rtl w:val="0"/>
                      </w:rPr>
                    </w:r>
                  </w:ins>
                </w:sdtContent>
              </w:sdt>
              <w:ins w:author="Anonymous" w:id="66" w:date="2026-09-22T03:03:20Z">
                <w:bookmarkStart w:colFirst="0" w:colLast="0" w:name="_heading=h.nukzby9uhd5q" w:id="903"/>
                <w:bookmarkEnd w:id="903"/>
              </w:ins>
            </w:sdtContent>
          </w:sdt>
        </w:p>
      </w:sdtContent>
    </w:sdt>
    <w:sdt>
      <w:sdtPr>
        <w:id w:val="1932126800"/>
        <w:tag w:val="goog_rdk_3685"/>
      </w:sdtPr>
      <w:sdtContent>
        <w:p w:rsidR="00000000" w:rsidDel="00000000" w:rsidP="00000000" w:rsidRDefault="00000000" w:rsidRPr="00000000" w14:paraId="000004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0071942"/>
              <w:tag w:val="goog_rdk_3683"/>
            </w:sdtPr>
            <w:sdtContent>
              <w:ins w:author="Anonymous" w:id="66" w:date="2026-09-22T03:03:20Z"/>
              <w:sdt>
                <w:sdtPr>
                  <w:id w:val="-1697114293"/>
                  <w:tag w:val="goog_rdk_3684"/>
                </w:sdtPr>
                <w:sdtContent>
                  <w:ins w:author="Anonymous" w:id="66" w:date="2026-09-22T03:03:20Z">
                    <w:r w:rsidDel="00000000" w:rsidR="00000000" w:rsidRPr="00000000">
                      <w:rPr>
                        <w:rtl w:val="0"/>
                      </w:rPr>
                    </w:r>
                  </w:ins>
                </w:sdtContent>
              </w:sdt>
              <w:ins w:author="Anonymous" w:id="66" w:date="2026-09-22T03:03:20Z">
                <w:bookmarkStart w:colFirst="0" w:colLast="0" w:name="_heading=h.cwy94vlgysco" w:id="904"/>
                <w:bookmarkEnd w:id="904"/>
              </w:ins>
            </w:sdtContent>
          </w:sdt>
        </w:p>
      </w:sdtContent>
    </w:sdt>
    <w:sdt>
      <w:sdtPr>
        <w:id w:val="-317782894"/>
        <w:tag w:val="goog_rdk_3688"/>
      </w:sdtPr>
      <w:sdtContent>
        <w:p w:rsidR="00000000" w:rsidDel="00000000" w:rsidP="00000000" w:rsidRDefault="00000000" w:rsidRPr="00000000" w14:paraId="000004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9120223"/>
              <w:tag w:val="goog_rdk_3686"/>
            </w:sdtPr>
            <w:sdtContent>
              <w:ins w:author="Anonymous" w:id="66" w:date="2026-09-22T03:03:20Z"/>
              <w:sdt>
                <w:sdtPr>
                  <w:id w:val="556314420"/>
                  <w:tag w:val="goog_rdk_3687"/>
                </w:sdtPr>
                <w:sdtContent>
                  <w:ins w:author="Anonymous" w:id="66" w:date="2026-09-22T03:03:20Z">
                    <w:r w:rsidDel="00000000" w:rsidR="00000000" w:rsidRPr="00000000">
                      <w:rPr>
                        <w:rtl w:val="0"/>
                      </w:rPr>
                    </w:r>
                  </w:ins>
                </w:sdtContent>
              </w:sdt>
              <w:ins w:author="Anonymous" w:id="66" w:date="2026-09-22T03:03:20Z">
                <w:bookmarkStart w:colFirst="0" w:colLast="0" w:name="_heading=h.jejoavn2igf1" w:id="905"/>
                <w:bookmarkEnd w:id="905"/>
              </w:ins>
            </w:sdtContent>
          </w:sdt>
        </w:p>
      </w:sdtContent>
    </w:sdt>
    <w:sdt>
      <w:sdtPr>
        <w:id w:val="-973833335"/>
        <w:tag w:val="goog_rdk_3691"/>
      </w:sdtPr>
      <w:sdtContent>
        <w:p w:rsidR="00000000" w:rsidDel="00000000" w:rsidP="00000000" w:rsidRDefault="00000000" w:rsidRPr="00000000" w14:paraId="000004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9244796"/>
              <w:tag w:val="goog_rdk_3689"/>
            </w:sdtPr>
            <w:sdtContent>
              <w:ins w:author="Anonymous" w:id="66" w:date="2026-09-22T03:03:20Z"/>
              <w:sdt>
                <w:sdtPr>
                  <w:id w:val="1851686303"/>
                  <w:tag w:val="goog_rdk_3690"/>
                </w:sdtPr>
                <w:sdtContent>
                  <w:ins w:author="Anonymous" w:id="66" w:date="2026-09-22T03:03:20Z">
                    <w:r w:rsidDel="00000000" w:rsidR="00000000" w:rsidRPr="00000000">
                      <w:rPr>
                        <w:rtl w:val="0"/>
                      </w:rPr>
                    </w:r>
                  </w:ins>
                </w:sdtContent>
              </w:sdt>
              <w:ins w:author="Anonymous" w:id="66" w:date="2026-09-22T03:03:20Z">
                <w:bookmarkStart w:colFirst="0" w:colLast="0" w:name="_heading=h.gij9tg4bxo5a" w:id="906"/>
                <w:bookmarkEnd w:id="906"/>
              </w:ins>
            </w:sdtContent>
          </w:sdt>
        </w:p>
      </w:sdtContent>
    </w:sdt>
    <w:sdt>
      <w:sdtPr>
        <w:id w:val="-1090865896"/>
        <w:tag w:val="goog_rdk_3694"/>
      </w:sdtPr>
      <w:sdtContent>
        <w:p w:rsidR="00000000" w:rsidDel="00000000" w:rsidP="00000000" w:rsidRDefault="00000000" w:rsidRPr="00000000" w14:paraId="000004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7482253"/>
              <w:tag w:val="goog_rdk_3692"/>
            </w:sdtPr>
            <w:sdtContent>
              <w:ins w:author="Anonymous" w:id="66" w:date="2026-09-22T03:03:20Z"/>
              <w:sdt>
                <w:sdtPr>
                  <w:id w:val="1301463195"/>
                  <w:tag w:val="goog_rdk_3693"/>
                </w:sdtPr>
                <w:sdtContent>
                  <w:ins w:author="Anonymous" w:id="66" w:date="2026-09-22T03:03:20Z">
                    <w:r w:rsidDel="00000000" w:rsidR="00000000" w:rsidRPr="00000000">
                      <w:rPr>
                        <w:rtl w:val="0"/>
                      </w:rPr>
                    </w:r>
                  </w:ins>
                </w:sdtContent>
              </w:sdt>
              <w:ins w:author="Anonymous" w:id="66" w:date="2026-09-22T03:03:20Z">
                <w:bookmarkStart w:colFirst="0" w:colLast="0" w:name="_heading=h.qq6xruhv4op0" w:id="907"/>
                <w:bookmarkEnd w:id="907"/>
              </w:ins>
            </w:sdtContent>
          </w:sdt>
        </w:p>
      </w:sdtContent>
    </w:sdt>
    <w:sdt>
      <w:sdtPr>
        <w:id w:val="-786649675"/>
        <w:tag w:val="goog_rdk_3697"/>
      </w:sdtPr>
      <w:sdtContent>
        <w:p w:rsidR="00000000" w:rsidDel="00000000" w:rsidP="00000000" w:rsidRDefault="00000000" w:rsidRPr="00000000" w14:paraId="000004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0434512"/>
              <w:tag w:val="goog_rdk_3695"/>
            </w:sdtPr>
            <w:sdtContent>
              <w:ins w:author="Anonymous" w:id="66" w:date="2026-09-22T03:03:20Z"/>
              <w:sdt>
                <w:sdtPr>
                  <w:id w:val="690400594"/>
                  <w:tag w:val="goog_rdk_3696"/>
                </w:sdtPr>
                <w:sdtContent>
                  <w:ins w:author="Anonymous" w:id="66" w:date="2026-09-22T03:03:20Z">
                    <w:r w:rsidDel="00000000" w:rsidR="00000000" w:rsidRPr="00000000">
                      <w:rPr>
                        <w:rtl w:val="0"/>
                      </w:rPr>
                    </w:r>
                  </w:ins>
                </w:sdtContent>
              </w:sdt>
              <w:ins w:author="Anonymous" w:id="66" w:date="2026-09-22T03:03:20Z">
                <w:bookmarkStart w:colFirst="0" w:colLast="0" w:name="_heading=h.zhgsqthd7ct" w:id="908"/>
                <w:bookmarkEnd w:id="908"/>
              </w:ins>
            </w:sdtContent>
          </w:sdt>
        </w:p>
      </w:sdtContent>
    </w:sdt>
    <w:sdt>
      <w:sdtPr>
        <w:id w:val="-1458387786"/>
        <w:tag w:val="goog_rdk_3700"/>
      </w:sdtPr>
      <w:sdtContent>
        <w:p w:rsidR="00000000" w:rsidDel="00000000" w:rsidP="00000000" w:rsidRDefault="00000000" w:rsidRPr="00000000" w14:paraId="000004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3343535"/>
              <w:tag w:val="goog_rdk_3698"/>
            </w:sdtPr>
            <w:sdtContent>
              <w:ins w:author="Anonymous" w:id="66" w:date="2026-09-22T03:03:20Z"/>
              <w:sdt>
                <w:sdtPr>
                  <w:id w:val="2039116566"/>
                  <w:tag w:val="goog_rdk_3699"/>
                </w:sdtPr>
                <w:sdtContent>
                  <w:ins w:author="Anonymous" w:id="66" w:date="2026-09-22T03:03:20Z">
                    <w:r w:rsidDel="00000000" w:rsidR="00000000" w:rsidRPr="00000000">
                      <w:rPr>
                        <w:rtl w:val="0"/>
                      </w:rPr>
                    </w:r>
                  </w:ins>
                </w:sdtContent>
              </w:sdt>
              <w:ins w:author="Anonymous" w:id="66" w:date="2026-09-22T03:03:20Z">
                <w:bookmarkStart w:colFirst="0" w:colLast="0" w:name="_heading=h.78qu1d7c8499" w:id="909"/>
                <w:bookmarkEnd w:id="909"/>
              </w:ins>
            </w:sdtContent>
          </w:sdt>
        </w:p>
      </w:sdtContent>
    </w:sdt>
    <w:sdt>
      <w:sdtPr>
        <w:id w:val="-1961715406"/>
        <w:tag w:val="goog_rdk_3703"/>
      </w:sdtPr>
      <w:sdtContent>
        <w:p w:rsidR="00000000" w:rsidDel="00000000" w:rsidP="00000000" w:rsidRDefault="00000000" w:rsidRPr="00000000" w14:paraId="000004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0734434"/>
              <w:tag w:val="goog_rdk_3701"/>
            </w:sdtPr>
            <w:sdtContent>
              <w:ins w:author="Anonymous" w:id="66" w:date="2026-09-22T03:03:20Z"/>
              <w:sdt>
                <w:sdtPr>
                  <w:id w:val="-818917310"/>
                  <w:tag w:val="goog_rdk_3702"/>
                </w:sdtPr>
                <w:sdtContent>
                  <w:ins w:author="Anonymous" w:id="66" w:date="2026-09-22T03:03:20Z">
                    <w:r w:rsidDel="00000000" w:rsidR="00000000" w:rsidRPr="00000000">
                      <w:rPr>
                        <w:rtl w:val="0"/>
                      </w:rPr>
                    </w:r>
                  </w:ins>
                </w:sdtContent>
              </w:sdt>
              <w:ins w:author="Anonymous" w:id="66" w:date="2026-09-22T03:03:20Z">
                <w:bookmarkStart w:colFirst="0" w:colLast="0" w:name="_heading=h.c0eaw8cb0g38" w:id="910"/>
                <w:bookmarkEnd w:id="910"/>
              </w:ins>
            </w:sdtContent>
          </w:sdt>
        </w:p>
      </w:sdtContent>
    </w:sdt>
    <w:sdt>
      <w:sdtPr>
        <w:id w:val="922613336"/>
        <w:tag w:val="goog_rdk_3706"/>
      </w:sdtPr>
      <w:sdtContent>
        <w:p w:rsidR="00000000" w:rsidDel="00000000" w:rsidP="00000000" w:rsidRDefault="00000000" w:rsidRPr="00000000" w14:paraId="000004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31613623"/>
              <w:tag w:val="goog_rdk_3704"/>
            </w:sdtPr>
            <w:sdtContent>
              <w:ins w:author="Anonymous" w:id="66" w:date="2026-09-22T03:03:20Z"/>
              <w:sdt>
                <w:sdtPr>
                  <w:id w:val="-1960986596"/>
                  <w:tag w:val="goog_rdk_3705"/>
                </w:sdtPr>
                <w:sdtContent>
                  <w:ins w:author="Anonymous" w:id="66" w:date="2026-09-22T03:03:20Z">
                    <w:r w:rsidDel="00000000" w:rsidR="00000000" w:rsidRPr="00000000">
                      <w:rPr>
                        <w:rtl w:val="0"/>
                      </w:rPr>
                    </w:r>
                  </w:ins>
                </w:sdtContent>
              </w:sdt>
              <w:ins w:author="Anonymous" w:id="66" w:date="2026-09-22T03:03:20Z">
                <w:bookmarkStart w:colFirst="0" w:colLast="0" w:name="_heading=h.c8n4csnnuhlc" w:id="911"/>
                <w:bookmarkEnd w:id="911"/>
              </w:ins>
            </w:sdtContent>
          </w:sdt>
        </w:p>
      </w:sdtContent>
    </w:sdt>
    <w:sdt>
      <w:sdtPr>
        <w:id w:val="634572759"/>
        <w:tag w:val="goog_rdk_3709"/>
      </w:sdtPr>
      <w:sdtContent>
        <w:p w:rsidR="00000000" w:rsidDel="00000000" w:rsidP="00000000" w:rsidRDefault="00000000" w:rsidRPr="00000000" w14:paraId="000004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2393017"/>
              <w:tag w:val="goog_rdk_3707"/>
            </w:sdtPr>
            <w:sdtContent>
              <w:ins w:author="Anonymous" w:id="66" w:date="2026-09-22T03:03:20Z"/>
              <w:sdt>
                <w:sdtPr>
                  <w:id w:val="-1781758845"/>
                  <w:tag w:val="goog_rdk_3708"/>
                </w:sdtPr>
                <w:sdtContent>
                  <w:ins w:author="Anonymous" w:id="66" w:date="2026-09-22T03:03:20Z">
                    <w:r w:rsidDel="00000000" w:rsidR="00000000" w:rsidRPr="00000000">
                      <w:rPr>
                        <w:rtl w:val="0"/>
                      </w:rPr>
                    </w:r>
                  </w:ins>
                </w:sdtContent>
              </w:sdt>
              <w:ins w:author="Anonymous" w:id="66" w:date="2026-09-22T03:03:20Z">
                <w:bookmarkStart w:colFirst="0" w:colLast="0" w:name="_heading=h.y99lvmuezzit" w:id="912"/>
                <w:bookmarkEnd w:id="912"/>
              </w:ins>
            </w:sdtContent>
          </w:sdt>
        </w:p>
      </w:sdtContent>
    </w:sdt>
    <w:sdt>
      <w:sdtPr>
        <w:id w:val="24006149"/>
        <w:tag w:val="goog_rdk_3712"/>
      </w:sdtPr>
      <w:sdtContent>
        <w:p w:rsidR="00000000" w:rsidDel="00000000" w:rsidP="00000000" w:rsidRDefault="00000000" w:rsidRPr="00000000" w14:paraId="000004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7527057"/>
              <w:tag w:val="goog_rdk_3710"/>
            </w:sdtPr>
            <w:sdtContent>
              <w:ins w:author="Anonymous" w:id="66" w:date="2026-09-22T03:03:20Z"/>
              <w:sdt>
                <w:sdtPr>
                  <w:id w:val="-397525572"/>
                  <w:tag w:val="goog_rdk_3711"/>
                </w:sdtPr>
                <w:sdtContent>
                  <w:ins w:author="Anonymous" w:id="66" w:date="2026-09-22T03:03:20Z">
                    <w:r w:rsidDel="00000000" w:rsidR="00000000" w:rsidRPr="00000000">
                      <w:rPr>
                        <w:rtl w:val="0"/>
                      </w:rPr>
                    </w:r>
                  </w:ins>
                </w:sdtContent>
              </w:sdt>
              <w:ins w:author="Anonymous" w:id="66" w:date="2026-09-22T03:03:20Z">
                <w:bookmarkStart w:colFirst="0" w:colLast="0" w:name="_heading=h.ecpx9yoagos4" w:id="913"/>
                <w:bookmarkEnd w:id="913"/>
              </w:ins>
            </w:sdtContent>
          </w:sdt>
        </w:p>
      </w:sdtContent>
    </w:sdt>
    <w:sdt>
      <w:sdtPr>
        <w:id w:val="-2013992174"/>
        <w:tag w:val="goog_rdk_3715"/>
      </w:sdtPr>
      <w:sdtContent>
        <w:p w:rsidR="00000000" w:rsidDel="00000000" w:rsidP="00000000" w:rsidRDefault="00000000" w:rsidRPr="00000000" w14:paraId="000004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6429764"/>
              <w:tag w:val="goog_rdk_3713"/>
            </w:sdtPr>
            <w:sdtContent>
              <w:ins w:author="Anonymous" w:id="66" w:date="2026-09-22T03:03:20Z"/>
              <w:sdt>
                <w:sdtPr>
                  <w:id w:val="-2015138834"/>
                  <w:tag w:val="goog_rdk_3714"/>
                </w:sdtPr>
                <w:sdtContent>
                  <w:ins w:author="Anonymous" w:id="66" w:date="2026-09-22T03:03:20Z">
                    <w:r w:rsidDel="00000000" w:rsidR="00000000" w:rsidRPr="00000000">
                      <w:rPr>
                        <w:rtl w:val="0"/>
                      </w:rPr>
                    </w:r>
                  </w:ins>
                </w:sdtContent>
              </w:sdt>
              <w:ins w:author="Anonymous" w:id="66" w:date="2026-09-22T03:03:20Z">
                <w:bookmarkStart w:colFirst="0" w:colLast="0" w:name="_heading=h.s17p2i9m3cey" w:id="914"/>
                <w:bookmarkEnd w:id="914"/>
              </w:ins>
            </w:sdtContent>
          </w:sdt>
        </w:p>
      </w:sdtContent>
    </w:sdt>
    <w:sdt>
      <w:sdtPr>
        <w:id w:val="611426107"/>
        <w:tag w:val="goog_rdk_3718"/>
      </w:sdtPr>
      <w:sdtContent>
        <w:p w:rsidR="00000000" w:rsidDel="00000000" w:rsidP="00000000" w:rsidRDefault="00000000" w:rsidRPr="00000000" w14:paraId="000004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2846975"/>
              <w:tag w:val="goog_rdk_3716"/>
            </w:sdtPr>
            <w:sdtContent>
              <w:ins w:author="Anonymous" w:id="66" w:date="2026-09-22T03:03:20Z"/>
              <w:sdt>
                <w:sdtPr>
                  <w:id w:val="-1468465757"/>
                  <w:tag w:val="goog_rdk_3717"/>
                </w:sdtPr>
                <w:sdtContent>
                  <w:ins w:author="Anonymous" w:id="66" w:date="2026-09-22T03:03:20Z">
                    <w:r w:rsidDel="00000000" w:rsidR="00000000" w:rsidRPr="00000000">
                      <w:rPr>
                        <w:rtl w:val="0"/>
                      </w:rPr>
                    </w:r>
                  </w:ins>
                </w:sdtContent>
              </w:sdt>
              <w:ins w:author="Anonymous" w:id="66" w:date="2026-09-22T03:03:20Z">
                <w:bookmarkStart w:colFirst="0" w:colLast="0" w:name="_heading=h.om82s7b2nhp7" w:id="915"/>
                <w:bookmarkEnd w:id="915"/>
              </w:ins>
            </w:sdtContent>
          </w:sdt>
        </w:p>
      </w:sdtContent>
    </w:sdt>
    <w:sdt>
      <w:sdtPr>
        <w:id w:val="1719540949"/>
        <w:tag w:val="goog_rdk_3721"/>
      </w:sdtPr>
      <w:sdtContent>
        <w:p w:rsidR="00000000" w:rsidDel="00000000" w:rsidP="00000000" w:rsidRDefault="00000000" w:rsidRPr="00000000" w14:paraId="000004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5440042"/>
              <w:tag w:val="goog_rdk_3719"/>
            </w:sdtPr>
            <w:sdtContent>
              <w:ins w:author="Anonymous" w:id="66" w:date="2026-09-22T03:03:20Z"/>
              <w:sdt>
                <w:sdtPr>
                  <w:id w:val="113097800"/>
                  <w:tag w:val="goog_rdk_3720"/>
                </w:sdtPr>
                <w:sdtContent>
                  <w:ins w:author="Anonymous" w:id="66" w:date="2026-09-22T03:03:20Z">
                    <w:r w:rsidDel="00000000" w:rsidR="00000000" w:rsidRPr="00000000">
                      <w:rPr>
                        <w:rtl w:val="0"/>
                      </w:rPr>
                    </w:r>
                  </w:ins>
                </w:sdtContent>
              </w:sdt>
              <w:ins w:author="Anonymous" w:id="66" w:date="2026-09-22T03:03:20Z">
                <w:bookmarkStart w:colFirst="0" w:colLast="0" w:name="_heading=h.z9lx49hr4bao" w:id="916"/>
                <w:bookmarkEnd w:id="916"/>
              </w:ins>
            </w:sdtContent>
          </w:sdt>
        </w:p>
      </w:sdtContent>
    </w:sdt>
    <w:sdt>
      <w:sdtPr>
        <w:id w:val="721821075"/>
        <w:tag w:val="goog_rdk_3724"/>
      </w:sdtPr>
      <w:sdtContent>
        <w:p w:rsidR="00000000" w:rsidDel="00000000" w:rsidP="00000000" w:rsidRDefault="00000000" w:rsidRPr="00000000" w14:paraId="000004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7756531"/>
              <w:tag w:val="goog_rdk_3722"/>
            </w:sdtPr>
            <w:sdtContent>
              <w:ins w:author="Anonymous" w:id="66" w:date="2026-09-22T03:03:20Z"/>
              <w:sdt>
                <w:sdtPr>
                  <w:id w:val="784453398"/>
                  <w:tag w:val="goog_rdk_3723"/>
                </w:sdtPr>
                <w:sdtContent>
                  <w:ins w:author="Anonymous" w:id="66" w:date="2026-09-22T03:03:20Z">
                    <w:r w:rsidDel="00000000" w:rsidR="00000000" w:rsidRPr="00000000">
                      <w:rPr>
                        <w:rtl w:val="0"/>
                      </w:rPr>
                    </w:r>
                  </w:ins>
                </w:sdtContent>
              </w:sdt>
              <w:ins w:author="Anonymous" w:id="66" w:date="2026-09-22T03:03:20Z">
                <w:bookmarkStart w:colFirst="0" w:colLast="0" w:name="_heading=h.ic0hz65sx5g8" w:id="917"/>
                <w:bookmarkEnd w:id="917"/>
              </w:ins>
            </w:sdtContent>
          </w:sdt>
        </w:p>
      </w:sdtContent>
    </w:sdt>
    <w:sdt>
      <w:sdtPr>
        <w:id w:val="-1200111812"/>
        <w:tag w:val="goog_rdk_3727"/>
      </w:sdtPr>
      <w:sdtContent>
        <w:p w:rsidR="00000000" w:rsidDel="00000000" w:rsidP="00000000" w:rsidRDefault="00000000" w:rsidRPr="00000000" w14:paraId="000004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2778725"/>
              <w:tag w:val="goog_rdk_3725"/>
            </w:sdtPr>
            <w:sdtContent>
              <w:ins w:author="Anonymous" w:id="66" w:date="2026-09-22T03:03:20Z"/>
              <w:sdt>
                <w:sdtPr>
                  <w:id w:val="1347571888"/>
                  <w:tag w:val="goog_rdk_3726"/>
                </w:sdtPr>
                <w:sdtContent>
                  <w:ins w:author="Anonymous" w:id="66" w:date="2026-09-22T03:03:20Z">
                    <w:r w:rsidDel="00000000" w:rsidR="00000000" w:rsidRPr="00000000">
                      <w:rPr>
                        <w:rtl w:val="0"/>
                      </w:rPr>
                    </w:r>
                  </w:ins>
                </w:sdtContent>
              </w:sdt>
              <w:ins w:author="Anonymous" w:id="66" w:date="2026-09-22T03:03:20Z">
                <w:bookmarkStart w:colFirst="0" w:colLast="0" w:name="_heading=h.448ejr407hj" w:id="918"/>
                <w:bookmarkEnd w:id="918"/>
              </w:ins>
            </w:sdtContent>
          </w:sdt>
        </w:p>
      </w:sdtContent>
    </w:sdt>
    <w:sdt>
      <w:sdtPr>
        <w:id w:val="1223880128"/>
        <w:tag w:val="goog_rdk_3730"/>
      </w:sdtPr>
      <w:sdtContent>
        <w:p w:rsidR="00000000" w:rsidDel="00000000" w:rsidP="00000000" w:rsidRDefault="00000000" w:rsidRPr="00000000" w14:paraId="000004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6005606"/>
              <w:tag w:val="goog_rdk_3728"/>
            </w:sdtPr>
            <w:sdtContent>
              <w:ins w:author="Anonymous" w:id="66" w:date="2026-09-22T03:03:20Z"/>
              <w:sdt>
                <w:sdtPr>
                  <w:id w:val="1988293665"/>
                  <w:tag w:val="goog_rdk_3729"/>
                </w:sdtPr>
                <w:sdtContent>
                  <w:ins w:author="Anonymous" w:id="66" w:date="2026-09-22T03:03:20Z">
                    <w:r w:rsidDel="00000000" w:rsidR="00000000" w:rsidRPr="00000000">
                      <w:rPr>
                        <w:rtl w:val="0"/>
                      </w:rPr>
                    </w:r>
                  </w:ins>
                </w:sdtContent>
              </w:sdt>
              <w:ins w:author="Anonymous" w:id="66" w:date="2026-09-22T03:03:20Z">
                <w:bookmarkStart w:colFirst="0" w:colLast="0" w:name="_heading=h.4fhjdifdtvhg" w:id="919"/>
                <w:bookmarkEnd w:id="919"/>
              </w:ins>
            </w:sdtContent>
          </w:sdt>
        </w:p>
      </w:sdtContent>
    </w:sdt>
    <w:sdt>
      <w:sdtPr>
        <w:id w:val="2101994517"/>
        <w:tag w:val="goog_rdk_3733"/>
      </w:sdtPr>
      <w:sdtContent>
        <w:p w:rsidR="00000000" w:rsidDel="00000000" w:rsidP="00000000" w:rsidRDefault="00000000" w:rsidRPr="00000000" w14:paraId="000004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9774521"/>
              <w:tag w:val="goog_rdk_3731"/>
            </w:sdtPr>
            <w:sdtContent>
              <w:ins w:author="Anonymous" w:id="66" w:date="2026-09-22T03:03:20Z"/>
              <w:sdt>
                <w:sdtPr>
                  <w:id w:val="1947711462"/>
                  <w:tag w:val="goog_rdk_3732"/>
                </w:sdtPr>
                <w:sdtContent>
                  <w:ins w:author="Anonymous" w:id="66" w:date="2026-09-22T03:03:20Z">
                    <w:r w:rsidDel="00000000" w:rsidR="00000000" w:rsidRPr="00000000">
                      <w:rPr>
                        <w:rtl w:val="0"/>
                      </w:rPr>
                    </w:r>
                  </w:ins>
                </w:sdtContent>
              </w:sdt>
              <w:ins w:author="Anonymous" w:id="66" w:date="2026-09-22T03:03:20Z">
                <w:bookmarkStart w:colFirst="0" w:colLast="0" w:name="_heading=h.3ync0p7r8spc" w:id="920"/>
                <w:bookmarkEnd w:id="920"/>
              </w:ins>
            </w:sdtContent>
          </w:sdt>
        </w:p>
      </w:sdtContent>
    </w:sdt>
    <w:sdt>
      <w:sdtPr>
        <w:id w:val="-68897713"/>
        <w:tag w:val="goog_rdk_3736"/>
      </w:sdtPr>
      <w:sdtContent>
        <w:p w:rsidR="00000000" w:rsidDel="00000000" w:rsidP="00000000" w:rsidRDefault="00000000" w:rsidRPr="00000000" w14:paraId="000004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8423037"/>
              <w:tag w:val="goog_rdk_3734"/>
            </w:sdtPr>
            <w:sdtContent>
              <w:ins w:author="Anonymous" w:id="66" w:date="2026-09-22T03:03:20Z"/>
              <w:sdt>
                <w:sdtPr>
                  <w:id w:val="-1698649188"/>
                  <w:tag w:val="goog_rdk_3735"/>
                </w:sdtPr>
                <w:sdtContent>
                  <w:ins w:author="Anonymous" w:id="66" w:date="2026-09-22T03:03:20Z">
                    <w:r w:rsidDel="00000000" w:rsidR="00000000" w:rsidRPr="00000000">
                      <w:rPr>
                        <w:rtl w:val="0"/>
                      </w:rPr>
                    </w:r>
                  </w:ins>
                </w:sdtContent>
              </w:sdt>
              <w:ins w:author="Anonymous" w:id="66" w:date="2026-09-22T03:03:20Z">
                <w:bookmarkStart w:colFirst="0" w:colLast="0" w:name="_heading=h.b1rannsh9pfl" w:id="921"/>
                <w:bookmarkEnd w:id="921"/>
              </w:ins>
            </w:sdtContent>
          </w:sdt>
        </w:p>
      </w:sdtContent>
    </w:sdt>
    <w:sdt>
      <w:sdtPr>
        <w:id w:val="249161418"/>
        <w:tag w:val="goog_rdk_3739"/>
      </w:sdtPr>
      <w:sdtContent>
        <w:p w:rsidR="00000000" w:rsidDel="00000000" w:rsidP="00000000" w:rsidRDefault="00000000" w:rsidRPr="00000000" w14:paraId="000004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2929689"/>
              <w:tag w:val="goog_rdk_3737"/>
            </w:sdtPr>
            <w:sdtContent>
              <w:ins w:author="Anonymous" w:id="66" w:date="2026-09-22T03:03:20Z"/>
              <w:sdt>
                <w:sdtPr>
                  <w:id w:val="1599718539"/>
                  <w:tag w:val="goog_rdk_3738"/>
                </w:sdtPr>
                <w:sdtContent>
                  <w:ins w:author="Anonymous" w:id="66" w:date="2026-09-22T03:03:20Z">
                    <w:r w:rsidDel="00000000" w:rsidR="00000000" w:rsidRPr="00000000">
                      <w:rPr>
                        <w:rtl w:val="0"/>
                      </w:rPr>
                    </w:r>
                  </w:ins>
                </w:sdtContent>
              </w:sdt>
              <w:ins w:author="Anonymous" w:id="66" w:date="2026-09-22T03:03:20Z">
                <w:bookmarkStart w:colFirst="0" w:colLast="0" w:name="_heading=h.va1qr2pftrqb" w:id="922"/>
                <w:bookmarkEnd w:id="922"/>
              </w:ins>
            </w:sdtContent>
          </w:sdt>
        </w:p>
      </w:sdtContent>
    </w:sdt>
    <w:sdt>
      <w:sdtPr>
        <w:id w:val="1825449372"/>
        <w:tag w:val="goog_rdk_3742"/>
      </w:sdtPr>
      <w:sdtContent>
        <w:p w:rsidR="00000000" w:rsidDel="00000000" w:rsidP="00000000" w:rsidRDefault="00000000" w:rsidRPr="00000000" w14:paraId="000004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590469"/>
              <w:tag w:val="goog_rdk_3740"/>
            </w:sdtPr>
            <w:sdtContent>
              <w:ins w:author="Anonymous" w:id="66" w:date="2026-09-22T03:03:20Z"/>
              <w:sdt>
                <w:sdtPr>
                  <w:id w:val="1637925131"/>
                  <w:tag w:val="goog_rdk_3741"/>
                </w:sdtPr>
                <w:sdtContent>
                  <w:ins w:author="Anonymous" w:id="66" w:date="2026-09-22T03:03:20Z">
                    <w:r w:rsidDel="00000000" w:rsidR="00000000" w:rsidRPr="00000000">
                      <w:rPr>
                        <w:rtl w:val="0"/>
                      </w:rPr>
                    </w:r>
                  </w:ins>
                </w:sdtContent>
              </w:sdt>
              <w:ins w:author="Anonymous" w:id="66" w:date="2026-09-22T03:03:20Z">
                <w:bookmarkStart w:colFirst="0" w:colLast="0" w:name="_heading=h.ct449qq7kkg8" w:id="923"/>
                <w:bookmarkEnd w:id="923"/>
              </w:ins>
            </w:sdtContent>
          </w:sdt>
        </w:p>
      </w:sdtContent>
    </w:sdt>
    <w:sdt>
      <w:sdtPr>
        <w:id w:val="2020407767"/>
        <w:tag w:val="goog_rdk_3745"/>
      </w:sdtPr>
      <w:sdtContent>
        <w:p w:rsidR="00000000" w:rsidDel="00000000" w:rsidP="00000000" w:rsidRDefault="00000000" w:rsidRPr="00000000" w14:paraId="000004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4390597"/>
              <w:tag w:val="goog_rdk_3743"/>
            </w:sdtPr>
            <w:sdtContent>
              <w:ins w:author="Anonymous" w:id="66" w:date="2026-09-22T03:03:20Z"/>
              <w:sdt>
                <w:sdtPr>
                  <w:id w:val="-367845811"/>
                  <w:tag w:val="goog_rdk_3744"/>
                </w:sdtPr>
                <w:sdtContent>
                  <w:ins w:author="Anonymous" w:id="66" w:date="2026-09-22T03:03:20Z">
                    <w:r w:rsidDel="00000000" w:rsidR="00000000" w:rsidRPr="00000000">
                      <w:rPr>
                        <w:rtl w:val="0"/>
                      </w:rPr>
                    </w:r>
                  </w:ins>
                </w:sdtContent>
              </w:sdt>
              <w:ins w:author="Anonymous" w:id="66" w:date="2026-09-22T03:03:20Z">
                <w:bookmarkStart w:colFirst="0" w:colLast="0" w:name="_heading=h.3mn0khk1g4w5" w:id="924"/>
                <w:bookmarkEnd w:id="924"/>
              </w:ins>
            </w:sdtContent>
          </w:sdt>
        </w:p>
      </w:sdtContent>
    </w:sdt>
    <w:sdt>
      <w:sdtPr>
        <w:id w:val="713856745"/>
        <w:tag w:val="goog_rdk_3748"/>
      </w:sdtPr>
      <w:sdtContent>
        <w:p w:rsidR="00000000" w:rsidDel="00000000" w:rsidP="00000000" w:rsidRDefault="00000000" w:rsidRPr="00000000" w14:paraId="000004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0779034"/>
              <w:tag w:val="goog_rdk_3746"/>
            </w:sdtPr>
            <w:sdtContent>
              <w:ins w:author="Anonymous" w:id="66" w:date="2026-09-22T03:03:20Z"/>
              <w:sdt>
                <w:sdtPr>
                  <w:id w:val="-723117088"/>
                  <w:tag w:val="goog_rdk_3747"/>
                </w:sdtPr>
                <w:sdtContent>
                  <w:ins w:author="Anonymous" w:id="66" w:date="2026-09-22T03:03:20Z">
                    <w:r w:rsidDel="00000000" w:rsidR="00000000" w:rsidRPr="00000000">
                      <w:rPr>
                        <w:rtl w:val="0"/>
                      </w:rPr>
                    </w:r>
                  </w:ins>
                </w:sdtContent>
              </w:sdt>
              <w:ins w:author="Anonymous" w:id="66" w:date="2026-09-22T03:03:20Z">
                <w:bookmarkStart w:colFirst="0" w:colLast="0" w:name="_heading=h.8ujg5zb5ohi1" w:id="925"/>
                <w:bookmarkEnd w:id="925"/>
              </w:ins>
            </w:sdtContent>
          </w:sdt>
        </w:p>
      </w:sdtContent>
    </w:sdt>
    <w:sdt>
      <w:sdtPr>
        <w:id w:val="-1957775250"/>
        <w:tag w:val="goog_rdk_3751"/>
      </w:sdtPr>
      <w:sdtContent>
        <w:p w:rsidR="00000000" w:rsidDel="00000000" w:rsidP="00000000" w:rsidRDefault="00000000" w:rsidRPr="00000000" w14:paraId="000004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3078499"/>
              <w:tag w:val="goog_rdk_3749"/>
            </w:sdtPr>
            <w:sdtContent>
              <w:ins w:author="Anonymous" w:id="66" w:date="2026-09-22T03:03:20Z"/>
              <w:sdt>
                <w:sdtPr>
                  <w:id w:val="223006874"/>
                  <w:tag w:val="goog_rdk_3750"/>
                </w:sdtPr>
                <w:sdtContent>
                  <w:ins w:author="Anonymous" w:id="66" w:date="2026-09-22T03:03:20Z">
                    <w:r w:rsidDel="00000000" w:rsidR="00000000" w:rsidRPr="00000000">
                      <w:rPr>
                        <w:rtl w:val="0"/>
                      </w:rPr>
                    </w:r>
                  </w:ins>
                </w:sdtContent>
              </w:sdt>
              <w:ins w:author="Anonymous" w:id="66" w:date="2026-09-22T03:03:20Z">
                <w:bookmarkStart w:colFirst="0" w:colLast="0" w:name="_heading=h.f9qqm7n07aqr" w:id="926"/>
                <w:bookmarkEnd w:id="926"/>
              </w:ins>
            </w:sdtContent>
          </w:sdt>
        </w:p>
      </w:sdtContent>
    </w:sdt>
    <w:sdt>
      <w:sdtPr>
        <w:id w:val="382766447"/>
        <w:tag w:val="goog_rdk_3754"/>
      </w:sdtPr>
      <w:sdtContent>
        <w:p w:rsidR="00000000" w:rsidDel="00000000" w:rsidP="00000000" w:rsidRDefault="00000000" w:rsidRPr="00000000" w14:paraId="000004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8219624"/>
              <w:tag w:val="goog_rdk_3752"/>
            </w:sdtPr>
            <w:sdtContent>
              <w:ins w:author="Anonymous" w:id="66" w:date="2026-09-22T03:03:20Z"/>
              <w:sdt>
                <w:sdtPr>
                  <w:id w:val="812666774"/>
                  <w:tag w:val="goog_rdk_3753"/>
                </w:sdtPr>
                <w:sdtContent>
                  <w:ins w:author="Anonymous" w:id="66" w:date="2026-09-22T03:03:20Z">
                    <w:r w:rsidDel="00000000" w:rsidR="00000000" w:rsidRPr="00000000">
                      <w:rPr>
                        <w:rtl w:val="0"/>
                      </w:rPr>
                    </w:r>
                  </w:ins>
                </w:sdtContent>
              </w:sdt>
              <w:ins w:author="Anonymous" w:id="66" w:date="2026-09-22T03:03:20Z">
                <w:bookmarkStart w:colFirst="0" w:colLast="0" w:name="_heading=h.k9xmpvhnrp72" w:id="927"/>
                <w:bookmarkEnd w:id="927"/>
              </w:ins>
            </w:sdtContent>
          </w:sdt>
        </w:p>
      </w:sdtContent>
    </w:sdt>
    <w:sdt>
      <w:sdtPr>
        <w:id w:val="-1438927447"/>
        <w:tag w:val="goog_rdk_3757"/>
      </w:sdtPr>
      <w:sdtContent>
        <w:p w:rsidR="00000000" w:rsidDel="00000000" w:rsidP="00000000" w:rsidRDefault="00000000" w:rsidRPr="00000000" w14:paraId="000004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1846001"/>
              <w:tag w:val="goog_rdk_3755"/>
            </w:sdtPr>
            <w:sdtContent>
              <w:ins w:author="Anonymous" w:id="66" w:date="2026-09-22T03:03:20Z"/>
              <w:sdt>
                <w:sdtPr>
                  <w:id w:val="-1409950866"/>
                  <w:tag w:val="goog_rdk_3756"/>
                </w:sdtPr>
                <w:sdtContent>
                  <w:ins w:author="Anonymous" w:id="66" w:date="2026-09-22T03:03:20Z">
                    <w:r w:rsidDel="00000000" w:rsidR="00000000" w:rsidRPr="00000000">
                      <w:rPr>
                        <w:rtl w:val="0"/>
                      </w:rPr>
                    </w:r>
                  </w:ins>
                </w:sdtContent>
              </w:sdt>
              <w:ins w:author="Anonymous" w:id="66" w:date="2026-09-22T03:03:20Z">
                <w:bookmarkStart w:colFirst="0" w:colLast="0" w:name="_heading=h.wlkxhl2y2yts" w:id="928"/>
                <w:bookmarkEnd w:id="928"/>
              </w:ins>
            </w:sdtContent>
          </w:sdt>
        </w:p>
      </w:sdtContent>
    </w:sdt>
    <w:sdt>
      <w:sdtPr>
        <w:id w:val="-1639297512"/>
        <w:tag w:val="goog_rdk_3760"/>
      </w:sdtPr>
      <w:sdtContent>
        <w:p w:rsidR="00000000" w:rsidDel="00000000" w:rsidP="00000000" w:rsidRDefault="00000000" w:rsidRPr="00000000" w14:paraId="000004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9545541"/>
              <w:tag w:val="goog_rdk_3758"/>
            </w:sdtPr>
            <w:sdtContent>
              <w:ins w:author="Anonymous" w:id="66" w:date="2026-09-22T03:03:20Z"/>
              <w:sdt>
                <w:sdtPr>
                  <w:id w:val="-1346425875"/>
                  <w:tag w:val="goog_rdk_3759"/>
                </w:sdtPr>
                <w:sdtContent>
                  <w:ins w:author="Anonymous" w:id="66" w:date="2026-09-22T03:03:20Z">
                    <w:r w:rsidDel="00000000" w:rsidR="00000000" w:rsidRPr="00000000">
                      <w:rPr>
                        <w:rtl w:val="0"/>
                      </w:rPr>
                    </w:r>
                  </w:ins>
                </w:sdtContent>
              </w:sdt>
              <w:ins w:author="Anonymous" w:id="66" w:date="2026-09-22T03:03:20Z">
                <w:bookmarkStart w:colFirst="0" w:colLast="0" w:name="_heading=h.nxfudqlr8rst" w:id="929"/>
                <w:bookmarkEnd w:id="929"/>
              </w:ins>
            </w:sdtContent>
          </w:sdt>
        </w:p>
      </w:sdtContent>
    </w:sdt>
    <w:sdt>
      <w:sdtPr>
        <w:id w:val="-2070934228"/>
        <w:tag w:val="goog_rdk_3763"/>
      </w:sdtPr>
      <w:sdtContent>
        <w:p w:rsidR="00000000" w:rsidDel="00000000" w:rsidP="00000000" w:rsidRDefault="00000000" w:rsidRPr="00000000" w14:paraId="000004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0978949"/>
              <w:tag w:val="goog_rdk_3761"/>
            </w:sdtPr>
            <w:sdtContent>
              <w:ins w:author="Anonymous" w:id="66" w:date="2026-09-22T03:03:20Z"/>
              <w:sdt>
                <w:sdtPr>
                  <w:id w:val="-1755528584"/>
                  <w:tag w:val="goog_rdk_3762"/>
                </w:sdtPr>
                <w:sdtContent>
                  <w:ins w:author="Anonymous" w:id="66" w:date="2026-09-22T03:03:20Z">
                    <w:r w:rsidDel="00000000" w:rsidR="00000000" w:rsidRPr="00000000">
                      <w:rPr>
                        <w:rtl w:val="0"/>
                      </w:rPr>
                    </w:r>
                  </w:ins>
                </w:sdtContent>
              </w:sdt>
              <w:ins w:author="Anonymous" w:id="66" w:date="2026-09-22T03:03:20Z">
                <w:bookmarkStart w:colFirst="0" w:colLast="0" w:name="_heading=h.qzqior1i1zvb" w:id="930"/>
                <w:bookmarkEnd w:id="930"/>
              </w:ins>
            </w:sdtContent>
          </w:sdt>
        </w:p>
      </w:sdtContent>
    </w:sdt>
    <w:sdt>
      <w:sdtPr>
        <w:id w:val="-1793429660"/>
        <w:tag w:val="goog_rdk_3766"/>
      </w:sdtPr>
      <w:sdtContent>
        <w:p w:rsidR="00000000" w:rsidDel="00000000" w:rsidP="00000000" w:rsidRDefault="00000000" w:rsidRPr="00000000" w14:paraId="000004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8509039"/>
              <w:tag w:val="goog_rdk_3764"/>
            </w:sdtPr>
            <w:sdtContent>
              <w:ins w:author="Anonymous" w:id="66" w:date="2026-09-22T03:03:20Z"/>
              <w:sdt>
                <w:sdtPr>
                  <w:id w:val="58346866"/>
                  <w:tag w:val="goog_rdk_3765"/>
                </w:sdtPr>
                <w:sdtContent>
                  <w:ins w:author="Anonymous" w:id="66" w:date="2026-09-22T03:03:20Z">
                    <w:r w:rsidDel="00000000" w:rsidR="00000000" w:rsidRPr="00000000">
                      <w:rPr>
                        <w:rtl w:val="0"/>
                      </w:rPr>
                    </w:r>
                  </w:ins>
                </w:sdtContent>
              </w:sdt>
              <w:ins w:author="Anonymous" w:id="66" w:date="2026-09-22T03:03:20Z">
                <w:bookmarkStart w:colFirst="0" w:colLast="0" w:name="_heading=h.pq1x4ddvherk" w:id="931"/>
                <w:bookmarkEnd w:id="931"/>
              </w:ins>
            </w:sdtContent>
          </w:sdt>
        </w:p>
      </w:sdtContent>
    </w:sdt>
    <w:sdt>
      <w:sdtPr>
        <w:id w:val="976876314"/>
        <w:tag w:val="goog_rdk_3769"/>
      </w:sdtPr>
      <w:sdtContent>
        <w:p w:rsidR="00000000" w:rsidDel="00000000" w:rsidP="00000000" w:rsidRDefault="00000000" w:rsidRPr="00000000" w14:paraId="000004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7784793"/>
              <w:tag w:val="goog_rdk_3767"/>
            </w:sdtPr>
            <w:sdtContent>
              <w:ins w:author="Anonymous" w:id="66" w:date="2026-09-22T03:03:20Z"/>
              <w:sdt>
                <w:sdtPr>
                  <w:id w:val="-1207624218"/>
                  <w:tag w:val="goog_rdk_3768"/>
                </w:sdtPr>
                <w:sdtContent>
                  <w:ins w:author="Anonymous" w:id="66" w:date="2026-09-22T03:03:20Z">
                    <w:r w:rsidDel="00000000" w:rsidR="00000000" w:rsidRPr="00000000">
                      <w:rPr>
                        <w:rtl w:val="0"/>
                      </w:rPr>
                    </w:r>
                  </w:ins>
                </w:sdtContent>
              </w:sdt>
              <w:ins w:author="Anonymous" w:id="66" w:date="2026-09-22T03:03:20Z">
                <w:bookmarkStart w:colFirst="0" w:colLast="0" w:name="_heading=h.hzck3qg9e8hb" w:id="932"/>
                <w:bookmarkEnd w:id="932"/>
              </w:ins>
            </w:sdtContent>
          </w:sdt>
        </w:p>
      </w:sdtContent>
    </w:sdt>
    <w:sdt>
      <w:sdtPr>
        <w:id w:val="1350985389"/>
        <w:tag w:val="goog_rdk_3772"/>
      </w:sdtPr>
      <w:sdtContent>
        <w:p w:rsidR="00000000" w:rsidDel="00000000" w:rsidP="00000000" w:rsidRDefault="00000000" w:rsidRPr="00000000" w14:paraId="000004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0364092"/>
              <w:tag w:val="goog_rdk_3770"/>
            </w:sdtPr>
            <w:sdtContent>
              <w:ins w:author="Anonymous" w:id="66" w:date="2026-09-22T03:03:20Z"/>
              <w:sdt>
                <w:sdtPr>
                  <w:id w:val="2013047869"/>
                  <w:tag w:val="goog_rdk_3771"/>
                </w:sdtPr>
                <w:sdtContent>
                  <w:ins w:author="Anonymous" w:id="66" w:date="2026-09-22T03:03:20Z">
                    <w:r w:rsidDel="00000000" w:rsidR="00000000" w:rsidRPr="00000000">
                      <w:rPr>
                        <w:rtl w:val="0"/>
                      </w:rPr>
                    </w:r>
                  </w:ins>
                </w:sdtContent>
              </w:sdt>
              <w:ins w:author="Anonymous" w:id="66" w:date="2026-09-22T03:03:20Z">
                <w:bookmarkStart w:colFirst="0" w:colLast="0" w:name="_heading=h.aw5l2s9q1ffp" w:id="933"/>
                <w:bookmarkEnd w:id="933"/>
              </w:ins>
            </w:sdtContent>
          </w:sdt>
        </w:p>
      </w:sdtContent>
    </w:sdt>
    <w:sdt>
      <w:sdtPr>
        <w:id w:val="-1586478210"/>
        <w:tag w:val="goog_rdk_3775"/>
      </w:sdtPr>
      <w:sdtContent>
        <w:p w:rsidR="00000000" w:rsidDel="00000000" w:rsidP="00000000" w:rsidRDefault="00000000" w:rsidRPr="00000000" w14:paraId="000004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8253316"/>
              <w:tag w:val="goog_rdk_3773"/>
            </w:sdtPr>
            <w:sdtContent>
              <w:ins w:author="Anonymous" w:id="66" w:date="2026-09-22T03:03:20Z"/>
              <w:sdt>
                <w:sdtPr>
                  <w:id w:val="-2078332212"/>
                  <w:tag w:val="goog_rdk_3774"/>
                </w:sdtPr>
                <w:sdtContent>
                  <w:ins w:author="Anonymous" w:id="66" w:date="2026-09-22T03:03:20Z">
                    <w:r w:rsidDel="00000000" w:rsidR="00000000" w:rsidRPr="00000000">
                      <w:rPr>
                        <w:rtl w:val="0"/>
                      </w:rPr>
                    </w:r>
                  </w:ins>
                </w:sdtContent>
              </w:sdt>
              <w:ins w:author="Anonymous" w:id="66" w:date="2026-09-22T03:03:20Z">
                <w:bookmarkStart w:colFirst="0" w:colLast="0" w:name="_heading=h.q4xirxk3gqrc" w:id="934"/>
                <w:bookmarkEnd w:id="934"/>
              </w:ins>
            </w:sdtContent>
          </w:sdt>
        </w:p>
      </w:sdtContent>
    </w:sdt>
    <w:sdt>
      <w:sdtPr>
        <w:id w:val="-688842106"/>
        <w:tag w:val="goog_rdk_3778"/>
      </w:sdtPr>
      <w:sdtContent>
        <w:p w:rsidR="00000000" w:rsidDel="00000000" w:rsidP="00000000" w:rsidRDefault="00000000" w:rsidRPr="00000000" w14:paraId="000004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5032535"/>
              <w:tag w:val="goog_rdk_3776"/>
            </w:sdtPr>
            <w:sdtContent>
              <w:ins w:author="Anonymous" w:id="66" w:date="2026-09-22T03:03:20Z"/>
              <w:sdt>
                <w:sdtPr>
                  <w:id w:val="367275206"/>
                  <w:tag w:val="goog_rdk_3777"/>
                </w:sdtPr>
                <w:sdtContent>
                  <w:ins w:author="Anonymous" w:id="66" w:date="2026-09-22T03:03:20Z">
                    <w:r w:rsidDel="00000000" w:rsidR="00000000" w:rsidRPr="00000000">
                      <w:rPr>
                        <w:rtl w:val="0"/>
                      </w:rPr>
                    </w:r>
                  </w:ins>
                </w:sdtContent>
              </w:sdt>
              <w:ins w:author="Anonymous" w:id="66" w:date="2026-09-22T03:03:20Z">
                <w:bookmarkStart w:colFirst="0" w:colLast="0" w:name="_heading=h.o7r5zfqkscmc" w:id="935"/>
                <w:bookmarkEnd w:id="935"/>
              </w:ins>
            </w:sdtContent>
          </w:sdt>
        </w:p>
      </w:sdtContent>
    </w:sdt>
    <w:sdt>
      <w:sdtPr>
        <w:id w:val="-1490218380"/>
        <w:tag w:val="goog_rdk_3781"/>
      </w:sdtPr>
      <w:sdtContent>
        <w:p w:rsidR="00000000" w:rsidDel="00000000" w:rsidP="00000000" w:rsidRDefault="00000000" w:rsidRPr="00000000" w14:paraId="000004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3295770"/>
              <w:tag w:val="goog_rdk_3779"/>
            </w:sdtPr>
            <w:sdtContent>
              <w:ins w:author="Anonymous" w:id="66" w:date="2026-09-22T03:03:20Z"/>
              <w:sdt>
                <w:sdtPr>
                  <w:id w:val="746019221"/>
                  <w:tag w:val="goog_rdk_3780"/>
                </w:sdtPr>
                <w:sdtContent>
                  <w:ins w:author="Anonymous" w:id="66" w:date="2026-09-22T03:03:20Z">
                    <w:r w:rsidDel="00000000" w:rsidR="00000000" w:rsidRPr="00000000">
                      <w:rPr>
                        <w:rtl w:val="0"/>
                      </w:rPr>
                    </w:r>
                  </w:ins>
                </w:sdtContent>
              </w:sdt>
              <w:ins w:author="Anonymous" w:id="66" w:date="2026-09-22T03:03:20Z">
                <w:bookmarkStart w:colFirst="0" w:colLast="0" w:name="_heading=h.817xfg7mca54" w:id="936"/>
                <w:bookmarkEnd w:id="936"/>
              </w:ins>
            </w:sdtContent>
          </w:sdt>
        </w:p>
      </w:sdtContent>
    </w:sdt>
    <w:sdt>
      <w:sdtPr>
        <w:id w:val="1058500956"/>
        <w:tag w:val="goog_rdk_3784"/>
      </w:sdtPr>
      <w:sdtContent>
        <w:p w:rsidR="00000000" w:rsidDel="00000000" w:rsidP="00000000" w:rsidRDefault="00000000" w:rsidRPr="00000000" w14:paraId="000004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4598131"/>
              <w:tag w:val="goog_rdk_3782"/>
            </w:sdtPr>
            <w:sdtContent>
              <w:ins w:author="Anonymous" w:id="66" w:date="2026-09-22T03:03:20Z"/>
              <w:sdt>
                <w:sdtPr>
                  <w:id w:val="1168453799"/>
                  <w:tag w:val="goog_rdk_3783"/>
                </w:sdtPr>
                <w:sdtContent>
                  <w:ins w:author="Anonymous" w:id="66" w:date="2026-09-22T03:03:20Z">
                    <w:r w:rsidDel="00000000" w:rsidR="00000000" w:rsidRPr="00000000">
                      <w:rPr>
                        <w:rtl w:val="0"/>
                      </w:rPr>
                    </w:r>
                  </w:ins>
                </w:sdtContent>
              </w:sdt>
              <w:ins w:author="Anonymous" w:id="66" w:date="2026-09-22T03:03:20Z">
                <w:bookmarkStart w:colFirst="0" w:colLast="0" w:name="_heading=h.hjgulmkhq1s" w:id="937"/>
                <w:bookmarkEnd w:id="937"/>
              </w:ins>
            </w:sdtContent>
          </w:sdt>
        </w:p>
      </w:sdtContent>
    </w:sdt>
    <w:sdt>
      <w:sdtPr>
        <w:id w:val="57425063"/>
        <w:tag w:val="goog_rdk_3787"/>
      </w:sdtPr>
      <w:sdtContent>
        <w:p w:rsidR="00000000" w:rsidDel="00000000" w:rsidP="00000000" w:rsidRDefault="00000000" w:rsidRPr="00000000" w14:paraId="000004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3526433"/>
              <w:tag w:val="goog_rdk_3785"/>
            </w:sdtPr>
            <w:sdtContent>
              <w:ins w:author="Anonymous" w:id="66" w:date="2026-09-22T03:03:20Z"/>
              <w:sdt>
                <w:sdtPr>
                  <w:id w:val="686546716"/>
                  <w:tag w:val="goog_rdk_3786"/>
                </w:sdtPr>
                <w:sdtContent>
                  <w:ins w:author="Anonymous" w:id="66" w:date="2026-09-22T03:03:20Z">
                    <w:r w:rsidDel="00000000" w:rsidR="00000000" w:rsidRPr="00000000">
                      <w:rPr>
                        <w:rtl w:val="0"/>
                      </w:rPr>
                    </w:r>
                  </w:ins>
                </w:sdtContent>
              </w:sdt>
              <w:ins w:author="Anonymous" w:id="66" w:date="2026-09-22T03:03:20Z">
                <w:bookmarkStart w:colFirst="0" w:colLast="0" w:name="_heading=h.jzxt2ial09hs" w:id="938"/>
                <w:bookmarkEnd w:id="938"/>
              </w:ins>
            </w:sdtContent>
          </w:sdt>
        </w:p>
      </w:sdtContent>
    </w:sdt>
    <w:sdt>
      <w:sdtPr>
        <w:id w:val="-1752112639"/>
        <w:tag w:val="goog_rdk_3790"/>
      </w:sdtPr>
      <w:sdtContent>
        <w:p w:rsidR="00000000" w:rsidDel="00000000" w:rsidP="00000000" w:rsidRDefault="00000000" w:rsidRPr="00000000" w14:paraId="000004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4347648"/>
              <w:tag w:val="goog_rdk_3788"/>
            </w:sdtPr>
            <w:sdtContent>
              <w:ins w:author="Anonymous" w:id="66" w:date="2026-09-22T03:03:20Z"/>
              <w:sdt>
                <w:sdtPr>
                  <w:id w:val="-1088281508"/>
                  <w:tag w:val="goog_rdk_3789"/>
                </w:sdtPr>
                <w:sdtContent>
                  <w:ins w:author="Anonymous" w:id="66" w:date="2026-09-22T03:03:20Z">
                    <w:r w:rsidDel="00000000" w:rsidR="00000000" w:rsidRPr="00000000">
                      <w:rPr>
                        <w:rtl w:val="0"/>
                      </w:rPr>
                    </w:r>
                  </w:ins>
                </w:sdtContent>
              </w:sdt>
              <w:ins w:author="Anonymous" w:id="66" w:date="2026-09-22T03:03:20Z">
                <w:bookmarkStart w:colFirst="0" w:colLast="0" w:name="_heading=h.di54y9412h1c" w:id="939"/>
                <w:bookmarkEnd w:id="939"/>
              </w:ins>
            </w:sdtContent>
          </w:sdt>
        </w:p>
      </w:sdtContent>
    </w:sdt>
    <w:sdt>
      <w:sdtPr>
        <w:id w:val="-1171392819"/>
        <w:tag w:val="goog_rdk_3793"/>
      </w:sdtPr>
      <w:sdtContent>
        <w:p w:rsidR="00000000" w:rsidDel="00000000" w:rsidP="00000000" w:rsidRDefault="00000000" w:rsidRPr="00000000" w14:paraId="000004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82526381"/>
              <w:tag w:val="goog_rdk_3791"/>
            </w:sdtPr>
            <w:sdtContent>
              <w:ins w:author="Anonymous" w:id="66" w:date="2026-09-22T03:03:20Z"/>
              <w:sdt>
                <w:sdtPr>
                  <w:id w:val="224806156"/>
                  <w:tag w:val="goog_rdk_3792"/>
                </w:sdtPr>
                <w:sdtContent>
                  <w:ins w:author="Anonymous" w:id="66" w:date="2026-09-22T03:03:20Z">
                    <w:r w:rsidDel="00000000" w:rsidR="00000000" w:rsidRPr="00000000">
                      <w:rPr>
                        <w:rtl w:val="0"/>
                      </w:rPr>
                    </w:r>
                  </w:ins>
                </w:sdtContent>
              </w:sdt>
              <w:ins w:author="Anonymous" w:id="66" w:date="2026-09-22T03:03:20Z">
                <w:bookmarkStart w:colFirst="0" w:colLast="0" w:name="_heading=h.hlaottmgvxjn" w:id="940"/>
                <w:bookmarkEnd w:id="940"/>
              </w:ins>
            </w:sdtContent>
          </w:sdt>
        </w:p>
      </w:sdtContent>
    </w:sdt>
    <w:sdt>
      <w:sdtPr>
        <w:id w:val="-275512553"/>
        <w:tag w:val="goog_rdk_3796"/>
      </w:sdtPr>
      <w:sdtContent>
        <w:p w:rsidR="00000000" w:rsidDel="00000000" w:rsidP="00000000" w:rsidRDefault="00000000" w:rsidRPr="00000000" w14:paraId="000004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4723513"/>
              <w:tag w:val="goog_rdk_3794"/>
            </w:sdtPr>
            <w:sdtContent>
              <w:ins w:author="Anonymous" w:id="66" w:date="2026-09-22T03:03:20Z"/>
              <w:sdt>
                <w:sdtPr>
                  <w:id w:val="-834203222"/>
                  <w:tag w:val="goog_rdk_3795"/>
                </w:sdtPr>
                <w:sdtContent>
                  <w:ins w:author="Anonymous" w:id="66" w:date="2026-09-22T03:03:20Z">
                    <w:r w:rsidDel="00000000" w:rsidR="00000000" w:rsidRPr="00000000">
                      <w:rPr>
                        <w:rtl w:val="0"/>
                      </w:rPr>
                    </w:r>
                  </w:ins>
                </w:sdtContent>
              </w:sdt>
              <w:ins w:author="Anonymous" w:id="66" w:date="2026-09-22T03:03:20Z">
                <w:bookmarkStart w:colFirst="0" w:colLast="0" w:name="_heading=h.qr9632lsoleg" w:id="941"/>
                <w:bookmarkEnd w:id="941"/>
              </w:ins>
            </w:sdtContent>
          </w:sdt>
        </w:p>
      </w:sdtContent>
    </w:sdt>
    <w:sdt>
      <w:sdtPr>
        <w:id w:val="574447197"/>
        <w:tag w:val="goog_rdk_3799"/>
      </w:sdtPr>
      <w:sdtContent>
        <w:p w:rsidR="00000000" w:rsidDel="00000000" w:rsidP="00000000" w:rsidRDefault="00000000" w:rsidRPr="00000000" w14:paraId="000004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073117"/>
              <w:tag w:val="goog_rdk_3797"/>
            </w:sdtPr>
            <w:sdtContent>
              <w:ins w:author="Anonymous" w:id="66" w:date="2026-09-22T03:03:20Z"/>
              <w:sdt>
                <w:sdtPr>
                  <w:id w:val="-799475451"/>
                  <w:tag w:val="goog_rdk_3798"/>
                </w:sdtPr>
                <w:sdtContent>
                  <w:ins w:author="Anonymous" w:id="66" w:date="2026-09-22T03:03:20Z">
                    <w:r w:rsidDel="00000000" w:rsidR="00000000" w:rsidRPr="00000000">
                      <w:rPr>
                        <w:rtl w:val="0"/>
                      </w:rPr>
                    </w:r>
                  </w:ins>
                </w:sdtContent>
              </w:sdt>
              <w:ins w:author="Anonymous" w:id="66" w:date="2026-09-22T03:03:20Z">
                <w:bookmarkStart w:colFirst="0" w:colLast="0" w:name="_heading=h.ev6vxtl0w5p8" w:id="942"/>
                <w:bookmarkEnd w:id="942"/>
              </w:ins>
            </w:sdtContent>
          </w:sdt>
        </w:p>
      </w:sdtContent>
    </w:sdt>
    <w:sdt>
      <w:sdtPr>
        <w:id w:val="1509891157"/>
        <w:tag w:val="goog_rdk_3802"/>
      </w:sdtPr>
      <w:sdtContent>
        <w:p w:rsidR="00000000" w:rsidDel="00000000" w:rsidP="00000000" w:rsidRDefault="00000000" w:rsidRPr="00000000" w14:paraId="000004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65765817"/>
              <w:tag w:val="goog_rdk_3800"/>
            </w:sdtPr>
            <w:sdtContent>
              <w:ins w:author="Anonymous" w:id="66" w:date="2026-09-22T03:03:20Z"/>
              <w:sdt>
                <w:sdtPr>
                  <w:id w:val="900279820"/>
                  <w:tag w:val="goog_rdk_3801"/>
                </w:sdtPr>
                <w:sdtContent>
                  <w:ins w:author="Anonymous" w:id="66" w:date="2026-09-22T03:03:20Z">
                    <w:r w:rsidDel="00000000" w:rsidR="00000000" w:rsidRPr="00000000">
                      <w:rPr>
                        <w:rtl w:val="0"/>
                      </w:rPr>
                    </w:r>
                  </w:ins>
                </w:sdtContent>
              </w:sdt>
              <w:ins w:author="Anonymous" w:id="66" w:date="2026-09-22T03:03:20Z">
                <w:bookmarkStart w:colFirst="0" w:colLast="0" w:name="_heading=h.hn9qvje2s7kb" w:id="943"/>
                <w:bookmarkEnd w:id="943"/>
              </w:ins>
            </w:sdtContent>
          </w:sdt>
        </w:p>
      </w:sdtContent>
    </w:sdt>
    <w:sdt>
      <w:sdtPr>
        <w:id w:val="1790642344"/>
        <w:tag w:val="goog_rdk_3805"/>
      </w:sdtPr>
      <w:sdtContent>
        <w:p w:rsidR="00000000" w:rsidDel="00000000" w:rsidP="00000000" w:rsidRDefault="00000000" w:rsidRPr="00000000" w14:paraId="000004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1741828"/>
              <w:tag w:val="goog_rdk_3803"/>
            </w:sdtPr>
            <w:sdtContent>
              <w:ins w:author="Anonymous" w:id="66" w:date="2026-09-22T03:03:20Z"/>
              <w:sdt>
                <w:sdtPr>
                  <w:id w:val="-339682196"/>
                  <w:tag w:val="goog_rdk_3804"/>
                </w:sdtPr>
                <w:sdtContent>
                  <w:ins w:author="Anonymous" w:id="66" w:date="2026-09-22T03:03:20Z">
                    <w:r w:rsidDel="00000000" w:rsidR="00000000" w:rsidRPr="00000000">
                      <w:rPr>
                        <w:rtl w:val="0"/>
                      </w:rPr>
                    </w:r>
                  </w:ins>
                </w:sdtContent>
              </w:sdt>
              <w:ins w:author="Anonymous" w:id="66" w:date="2026-09-22T03:03:20Z">
                <w:bookmarkStart w:colFirst="0" w:colLast="0" w:name="_heading=h.vqrbjivlziip" w:id="944"/>
                <w:bookmarkEnd w:id="944"/>
              </w:ins>
            </w:sdtContent>
          </w:sdt>
        </w:p>
      </w:sdtContent>
    </w:sdt>
    <w:sdt>
      <w:sdtPr>
        <w:id w:val="61125759"/>
        <w:tag w:val="goog_rdk_3808"/>
      </w:sdtPr>
      <w:sdtContent>
        <w:p w:rsidR="00000000" w:rsidDel="00000000" w:rsidP="00000000" w:rsidRDefault="00000000" w:rsidRPr="00000000" w14:paraId="000004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8993615"/>
              <w:tag w:val="goog_rdk_3806"/>
            </w:sdtPr>
            <w:sdtContent>
              <w:ins w:author="Anonymous" w:id="66" w:date="2026-09-22T03:03:20Z"/>
              <w:sdt>
                <w:sdtPr>
                  <w:id w:val="942304233"/>
                  <w:tag w:val="goog_rdk_3807"/>
                </w:sdtPr>
                <w:sdtContent>
                  <w:ins w:author="Anonymous" w:id="66" w:date="2026-09-22T03:03:20Z">
                    <w:r w:rsidDel="00000000" w:rsidR="00000000" w:rsidRPr="00000000">
                      <w:rPr>
                        <w:rtl w:val="0"/>
                      </w:rPr>
                    </w:r>
                  </w:ins>
                </w:sdtContent>
              </w:sdt>
              <w:ins w:author="Anonymous" w:id="66" w:date="2026-09-22T03:03:20Z">
                <w:bookmarkStart w:colFirst="0" w:colLast="0" w:name="_heading=h.x5tj0dvbldaa" w:id="945"/>
                <w:bookmarkEnd w:id="945"/>
              </w:ins>
            </w:sdtContent>
          </w:sdt>
        </w:p>
      </w:sdtContent>
    </w:sdt>
    <w:sdt>
      <w:sdtPr>
        <w:id w:val="-664038681"/>
        <w:tag w:val="goog_rdk_3811"/>
      </w:sdtPr>
      <w:sdtContent>
        <w:p w:rsidR="00000000" w:rsidDel="00000000" w:rsidP="00000000" w:rsidRDefault="00000000" w:rsidRPr="00000000" w14:paraId="000004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6998531"/>
              <w:tag w:val="goog_rdk_3809"/>
            </w:sdtPr>
            <w:sdtContent>
              <w:ins w:author="Anonymous" w:id="66" w:date="2026-09-22T03:03:20Z"/>
              <w:sdt>
                <w:sdtPr>
                  <w:id w:val="27972957"/>
                  <w:tag w:val="goog_rdk_3810"/>
                </w:sdtPr>
                <w:sdtContent>
                  <w:ins w:author="Anonymous" w:id="66" w:date="2026-09-22T03:03:20Z">
                    <w:r w:rsidDel="00000000" w:rsidR="00000000" w:rsidRPr="00000000">
                      <w:rPr>
                        <w:rtl w:val="0"/>
                      </w:rPr>
                    </w:r>
                  </w:ins>
                </w:sdtContent>
              </w:sdt>
              <w:ins w:author="Anonymous" w:id="66" w:date="2026-09-22T03:03:20Z">
                <w:bookmarkStart w:colFirst="0" w:colLast="0" w:name="_heading=h.2xj7ks1g9pzi" w:id="946"/>
                <w:bookmarkEnd w:id="946"/>
              </w:ins>
            </w:sdtContent>
          </w:sdt>
        </w:p>
      </w:sdtContent>
    </w:sdt>
    <w:sdt>
      <w:sdtPr>
        <w:id w:val="-1243864010"/>
        <w:tag w:val="goog_rdk_3814"/>
      </w:sdtPr>
      <w:sdtContent>
        <w:p w:rsidR="00000000" w:rsidDel="00000000" w:rsidP="00000000" w:rsidRDefault="00000000" w:rsidRPr="00000000" w14:paraId="000004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8835800"/>
              <w:tag w:val="goog_rdk_3812"/>
            </w:sdtPr>
            <w:sdtContent>
              <w:ins w:author="Anonymous" w:id="66" w:date="2026-09-22T03:03:20Z"/>
              <w:sdt>
                <w:sdtPr>
                  <w:id w:val="-1834940242"/>
                  <w:tag w:val="goog_rdk_3813"/>
                </w:sdtPr>
                <w:sdtContent>
                  <w:ins w:author="Anonymous" w:id="66" w:date="2026-09-22T03:03:20Z">
                    <w:r w:rsidDel="00000000" w:rsidR="00000000" w:rsidRPr="00000000">
                      <w:rPr>
                        <w:rtl w:val="0"/>
                      </w:rPr>
                    </w:r>
                  </w:ins>
                </w:sdtContent>
              </w:sdt>
              <w:ins w:author="Anonymous" w:id="66" w:date="2026-09-22T03:03:20Z">
                <w:bookmarkStart w:colFirst="0" w:colLast="0" w:name="_heading=h.9ysechyona70" w:id="947"/>
                <w:bookmarkEnd w:id="947"/>
              </w:ins>
            </w:sdtContent>
          </w:sdt>
        </w:p>
      </w:sdtContent>
    </w:sdt>
    <w:sdt>
      <w:sdtPr>
        <w:id w:val="868889423"/>
        <w:tag w:val="goog_rdk_3817"/>
      </w:sdtPr>
      <w:sdtContent>
        <w:p w:rsidR="00000000" w:rsidDel="00000000" w:rsidP="00000000" w:rsidRDefault="00000000" w:rsidRPr="00000000" w14:paraId="000004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6347498"/>
              <w:tag w:val="goog_rdk_3815"/>
            </w:sdtPr>
            <w:sdtContent>
              <w:ins w:author="Anonymous" w:id="66" w:date="2026-09-22T03:03:20Z"/>
              <w:sdt>
                <w:sdtPr>
                  <w:id w:val="-314745257"/>
                  <w:tag w:val="goog_rdk_3816"/>
                </w:sdtPr>
                <w:sdtContent>
                  <w:ins w:author="Anonymous" w:id="66" w:date="2026-09-22T03:03:20Z">
                    <w:r w:rsidDel="00000000" w:rsidR="00000000" w:rsidRPr="00000000">
                      <w:rPr>
                        <w:rtl w:val="0"/>
                      </w:rPr>
                    </w:r>
                  </w:ins>
                </w:sdtContent>
              </w:sdt>
              <w:ins w:author="Anonymous" w:id="66" w:date="2026-09-22T03:03:20Z">
                <w:bookmarkStart w:colFirst="0" w:colLast="0" w:name="_heading=h.x95a8lidhc83" w:id="948"/>
                <w:bookmarkEnd w:id="948"/>
              </w:ins>
            </w:sdtContent>
          </w:sdt>
        </w:p>
      </w:sdtContent>
    </w:sdt>
    <w:sdt>
      <w:sdtPr>
        <w:id w:val="1582703254"/>
        <w:tag w:val="goog_rdk_3820"/>
      </w:sdtPr>
      <w:sdtContent>
        <w:p w:rsidR="00000000" w:rsidDel="00000000" w:rsidP="00000000" w:rsidRDefault="00000000" w:rsidRPr="00000000" w14:paraId="000004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9780624"/>
              <w:tag w:val="goog_rdk_3818"/>
            </w:sdtPr>
            <w:sdtContent>
              <w:ins w:author="Anonymous" w:id="66" w:date="2026-09-22T03:03:20Z"/>
              <w:sdt>
                <w:sdtPr>
                  <w:id w:val="1854086947"/>
                  <w:tag w:val="goog_rdk_3819"/>
                </w:sdtPr>
                <w:sdtContent>
                  <w:ins w:author="Anonymous" w:id="66" w:date="2026-09-22T03:03:20Z">
                    <w:r w:rsidDel="00000000" w:rsidR="00000000" w:rsidRPr="00000000">
                      <w:rPr>
                        <w:rtl w:val="0"/>
                      </w:rPr>
                    </w:r>
                  </w:ins>
                </w:sdtContent>
              </w:sdt>
              <w:ins w:author="Anonymous" w:id="66" w:date="2026-09-22T03:03:20Z">
                <w:bookmarkStart w:colFirst="0" w:colLast="0" w:name="_heading=h.wqiagfuw0z99" w:id="949"/>
                <w:bookmarkEnd w:id="949"/>
              </w:ins>
            </w:sdtContent>
          </w:sdt>
        </w:p>
      </w:sdtContent>
    </w:sdt>
    <w:sdt>
      <w:sdtPr>
        <w:id w:val="551503829"/>
        <w:tag w:val="goog_rdk_3823"/>
      </w:sdtPr>
      <w:sdtContent>
        <w:p w:rsidR="00000000" w:rsidDel="00000000" w:rsidP="00000000" w:rsidRDefault="00000000" w:rsidRPr="00000000" w14:paraId="000005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0233103"/>
              <w:tag w:val="goog_rdk_3821"/>
            </w:sdtPr>
            <w:sdtContent>
              <w:ins w:author="Anonymous" w:id="66" w:date="2026-09-22T03:03:20Z"/>
              <w:sdt>
                <w:sdtPr>
                  <w:id w:val="1766200803"/>
                  <w:tag w:val="goog_rdk_3822"/>
                </w:sdtPr>
                <w:sdtContent>
                  <w:ins w:author="Anonymous" w:id="66" w:date="2026-09-22T03:03:20Z">
                    <w:r w:rsidDel="00000000" w:rsidR="00000000" w:rsidRPr="00000000">
                      <w:rPr>
                        <w:rtl w:val="0"/>
                      </w:rPr>
                    </w:r>
                  </w:ins>
                </w:sdtContent>
              </w:sdt>
              <w:ins w:author="Anonymous" w:id="66" w:date="2026-09-22T03:03:20Z">
                <w:bookmarkStart w:colFirst="0" w:colLast="0" w:name="_heading=h.x0lcxxwujanz" w:id="950"/>
                <w:bookmarkEnd w:id="950"/>
              </w:ins>
            </w:sdtContent>
          </w:sdt>
        </w:p>
      </w:sdtContent>
    </w:sdt>
    <w:sdt>
      <w:sdtPr>
        <w:id w:val="1966430295"/>
        <w:tag w:val="goog_rdk_3826"/>
      </w:sdtPr>
      <w:sdtContent>
        <w:p w:rsidR="00000000" w:rsidDel="00000000" w:rsidP="00000000" w:rsidRDefault="00000000" w:rsidRPr="00000000" w14:paraId="000005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9476018"/>
              <w:tag w:val="goog_rdk_3824"/>
            </w:sdtPr>
            <w:sdtContent>
              <w:ins w:author="Anonymous" w:id="66" w:date="2026-09-22T03:03:20Z"/>
              <w:sdt>
                <w:sdtPr>
                  <w:id w:val="-1768540690"/>
                  <w:tag w:val="goog_rdk_3825"/>
                </w:sdtPr>
                <w:sdtContent>
                  <w:ins w:author="Anonymous" w:id="66" w:date="2026-09-22T03:03:20Z">
                    <w:r w:rsidDel="00000000" w:rsidR="00000000" w:rsidRPr="00000000">
                      <w:rPr>
                        <w:rtl w:val="0"/>
                      </w:rPr>
                    </w:r>
                  </w:ins>
                </w:sdtContent>
              </w:sdt>
              <w:ins w:author="Anonymous" w:id="66" w:date="2026-09-22T03:03:20Z">
                <w:bookmarkStart w:colFirst="0" w:colLast="0" w:name="_heading=h.wvw94shio67v" w:id="951"/>
                <w:bookmarkEnd w:id="951"/>
              </w:ins>
            </w:sdtContent>
          </w:sdt>
        </w:p>
      </w:sdtContent>
    </w:sdt>
    <w:sdt>
      <w:sdtPr>
        <w:id w:val="1507518152"/>
        <w:tag w:val="goog_rdk_3829"/>
      </w:sdtPr>
      <w:sdtContent>
        <w:p w:rsidR="00000000" w:rsidDel="00000000" w:rsidP="00000000" w:rsidRDefault="00000000" w:rsidRPr="00000000" w14:paraId="000005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9579779"/>
              <w:tag w:val="goog_rdk_3827"/>
            </w:sdtPr>
            <w:sdtContent>
              <w:ins w:author="Anonymous" w:id="66" w:date="2026-09-22T03:03:20Z"/>
              <w:sdt>
                <w:sdtPr>
                  <w:id w:val="-1253355939"/>
                  <w:tag w:val="goog_rdk_3828"/>
                </w:sdtPr>
                <w:sdtContent>
                  <w:ins w:author="Anonymous" w:id="66" w:date="2026-09-22T03:03:20Z">
                    <w:r w:rsidDel="00000000" w:rsidR="00000000" w:rsidRPr="00000000">
                      <w:rPr>
                        <w:rtl w:val="0"/>
                      </w:rPr>
                    </w:r>
                  </w:ins>
                </w:sdtContent>
              </w:sdt>
              <w:ins w:author="Anonymous" w:id="66" w:date="2026-09-22T03:03:20Z">
                <w:bookmarkStart w:colFirst="0" w:colLast="0" w:name="_heading=h.gker82jh8on0" w:id="952"/>
                <w:bookmarkEnd w:id="952"/>
              </w:ins>
            </w:sdtContent>
          </w:sdt>
        </w:p>
      </w:sdtContent>
    </w:sdt>
    <w:sdt>
      <w:sdtPr>
        <w:id w:val="1516957222"/>
        <w:tag w:val="goog_rdk_3832"/>
      </w:sdtPr>
      <w:sdtContent>
        <w:p w:rsidR="00000000" w:rsidDel="00000000" w:rsidP="00000000" w:rsidRDefault="00000000" w:rsidRPr="00000000" w14:paraId="000005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1395930"/>
              <w:tag w:val="goog_rdk_3830"/>
            </w:sdtPr>
            <w:sdtContent>
              <w:ins w:author="Anonymous" w:id="66" w:date="2026-09-22T03:03:20Z"/>
              <w:sdt>
                <w:sdtPr>
                  <w:id w:val="1990381561"/>
                  <w:tag w:val="goog_rdk_3831"/>
                </w:sdtPr>
                <w:sdtContent>
                  <w:ins w:author="Anonymous" w:id="66" w:date="2026-09-22T03:03:20Z">
                    <w:r w:rsidDel="00000000" w:rsidR="00000000" w:rsidRPr="00000000">
                      <w:rPr>
                        <w:rtl w:val="0"/>
                      </w:rPr>
                    </w:r>
                  </w:ins>
                </w:sdtContent>
              </w:sdt>
              <w:ins w:author="Anonymous" w:id="66" w:date="2026-09-22T03:03:20Z">
                <w:bookmarkStart w:colFirst="0" w:colLast="0" w:name="_heading=h.lugkyus2xdss" w:id="953"/>
                <w:bookmarkEnd w:id="953"/>
              </w:ins>
            </w:sdtContent>
          </w:sdt>
        </w:p>
      </w:sdtContent>
    </w:sdt>
    <w:sdt>
      <w:sdtPr>
        <w:id w:val="91451128"/>
        <w:tag w:val="goog_rdk_3835"/>
      </w:sdtPr>
      <w:sdtContent>
        <w:p w:rsidR="00000000" w:rsidDel="00000000" w:rsidP="00000000" w:rsidRDefault="00000000" w:rsidRPr="00000000" w14:paraId="000005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076999"/>
              <w:tag w:val="goog_rdk_3833"/>
            </w:sdtPr>
            <w:sdtContent>
              <w:ins w:author="Anonymous" w:id="66" w:date="2026-09-22T03:03:20Z"/>
              <w:sdt>
                <w:sdtPr>
                  <w:id w:val="-501113010"/>
                  <w:tag w:val="goog_rdk_3834"/>
                </w:sdtPr>
                <w:sdtContent>
                  <w:ins w:author="Anonymous" w:id="66" w:date="2026-09-22T03:03:20Z">
                    <w:r w:rsidDel="00000000" w:rsidR="00000000" w:rsidRPr="00000000">
                      <w:rPr>
                        <w:rtl w:val="0"/>
                      </w:rPr>
                    </w:r>
                  </w:ins>
                </w:sdtContent>
              </w:sdt>
              <w:ins w:author="Anonymous" w:id="66" w:date="2026-09-22T03:03:20Z">
                <w:bookmarkStart w:colFirst="0" w:colLast="0" w:name="_heading=h.4a9cz5azaiwd" w:id="954"/>
                <w:bookmarkEnd w:id="954"/>
              </w:ins>
            </w:sdtContent>
          </w:sdt>
        </w:p>
      </w:sdtContent>
    </w:sdt>
    <w:sdt>
      <w:sdtPr>
        <w:id w:val="56040494"/>
        <w:tag w:val="goog_rdk_3838"/>
      </w:sdtPr>
      <w:sdtContent>
        <w:p w:rsidR="00000000" w:rsidDel="00000000" w:rsidP="00000000" w:rsidRDefault="00000000" w:rsidRPr="00000000" w14:paraId="000005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4725326"/>
              <w:tag w:val="goog_rdk_3836"/>
            </w:sdtPr>
            <w:sdtContent>
              <w:ins w:author="Anonymous" w:id="66" w:date="2026-09-22T03:03:20Z"/>
              <w:sdt>
                <w:sdtPr>
                  <w:id w:val="-1356071885"/>
                  <w:tag w:val="goog_rdk_3837"/>
                </w:sdtPr>
                <w:sdtContent>
                  <w:ins w:author="Anonymous" w:id="66" w:date="2026-09-22T03:03:20Z">
                    <w:r w:rsidDel="00000000" w:rsidR="00000000" w:rsidRPr="00000000">
                      <w:rPr>
                        <w:rtl w:val="0"/>
                      </w:rPr>
                    </w:r>
                  </w:ins>
                </w:sdtContent>
              </w:sdt>
              <w:ins w:author="Anonymous" w:id="66" w:date="2026-09-22T03:03:20Z">
                <w:bookmarkStart w:colFirst="0" w:colLast="0" w:name="_heading=h.5236rw6nwq15" w:id="955"/>
                <w:bookmarkEnd w:id="955"/>
              </w:ins>
            </w:sdtContent>
          </w:sdt>
        </w:p>
      </w:sdtContent>
    </w:sdt>
    <w:sdt>
      <w:sdtPr>
        <w:id w:val="-1576528150"/>
        <w:tag w:val="goog_rdk_3841"/>
      </w:sdtPr>
      <w:sdtContent>
        <w:p w:rsidR="00000000" w:rsidDel="00000000" w:rsidP="00000000" w:rsidRDefault="00000000" w:rsidRPr="00000000" w14:paraId="000005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7444144"/>
              <w:tag w:val="goog_rdk_3839"/>
            </w:sdtPr>
            <w:sdtContent>
              <w:ins w:author="Anonymous" w:id="66" w:date="2026-09-22T03:03:20Z"/>
              <w:sdt>
                <w:sdtPr>
                  <w:id w:val="-1358597133"/>
                  <w:tag w:val="goog_rdk_3840"/>
                </w:sdtPr>
                <w:sdtContent>
                  <w:ins w:author="Anonymous" w:id="66" w:date="2026-09-22T03:03:20Z">
                    <w:r w:rsidDel="00000000" w:rsidR="00000000" w:rsidRPr="00000000">
                      <w:rPr>
                        <w:rtl w:val="0"/>
                      </w:rPr>
                    </w:r>
                  </w:ins>
                </w:sdtContent>
              </w:sdt>
              <w:ins w:author="Anonymous" w:id="66" w:date="2026-09-22T03:03:20Z">
                <w:bookmarkStart w:colFirst="0" w:colLast="0" w:name="_heading=h.ejk8nrbv3zfz" w:id="956"/>
                <w:bookmarkEnd w:id="956"/>
              </w:ins>
            </w:sdtContent>
          </w:sdt>
        </w:p>
      </w:sdtContent>
    </w:sdt>
    <w:sdt>
      <w:sdtPr>
        <w:id w:val="-1850885271"/>
        <w:tag w:val="goog_rdk_3844"/>
      </w:sdtPr>
      <w:sdtContent>
        <w:p w:rsidR="00000000" w:rsidDel="00000000" w:rsidP="00000000" w:rsidRDefault="00000000" w:rsidRPr="00000000" w14:paraId="000005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5398588"/>
              <w:tag w:val="goog_rdk_3842"/>
            </w:sdtPr>
            <w:sdtContent>
              <w:ins w:author="Anonymous" w:id="66" w:date="2026-09-22T03:03:20Z"/>
              <w:sdt>
                <w:sdtPr>
                  <w:id w:val="1177216629"/>
                  <w:tag w:val="goog_rdk_3843"/>
                </w:sdtPr>
                <w:sdtContent>
                  <w:ins w:author="Anonymous" w:id="66" w:date="2026-09-22T03:03:20Z">
                    <w:r w:rsidDel="00000000" w:rsidR="00000000" w:rsidRPr="00000000">
                      <w:rPr>
                        <w:rtl w:val="0"/>
                      </w:rPr>
                    </w:r>
                  </w:ins>
                </w:sdtContent>
              </w:sdt>
              <w:ins w:author="Anonymous" w:id="66" w:date="2026-09-22T03:03:20Z">
                <w:bookmarkStart w:colFirst="0" w:colLast="0" w:name="_heading=h.8mieb092rsb1" w:id="957"/>
                <w:bookmarkEnd w:id="957"/>
              </w:ins>
            </w:sdtContent>
          </w:sdt>
        </w:p>
      </w:sdtContent>
    </w:sdt>
    <w:sdt>
      <w:sdtPr>
        <w:id w:val="1049066914"/>
        <w:tag w:val="goog_rdk_3847"/>
      </w:sdtPr>
      <w:sdtContent>
        <w:p w:rsidR="00000000" w:rsidDel="00000000" w:rsidP="00000000" w:rsidRDefault="00000000" w:rsidRPr="00000000" w14:paraId="000005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6595412"/>
              <w:tag w:val="goog_rdk_3845"/>
            </w:sdtPr>
            <w:sdtContent>
              <w:ins w:author="Anonymous" w:id="66" w:date="2026-09-22T03:03:20Z"/>
              <w:sdt>
                <w:sdtPr>
                  <w:id w:val="540580685"/>
                  <w:tag w:val="goog_rdk_3846"/>
                </w:sdtPr>
                <w:sdtContent>
                  <w:ins w:author="Anonymous" w:id="66" w:date="2026-09-22T03:03:20Z">
                    <w:r w:rsidDel="00000000" w:rsidR="00000000" w:rsidRPr="00000000">
                      <w:rPr>
                        <w:rtl w:val="0"/>
                      </w:rPr>
                    </w:r>
                  </w:ins>
                </w:sdtContent>
              </w:sdt>
              <w:ins w:author="Anonymous" w:id="66" w:date="2026-09-22T03:03:20Z">
                <w:bookmarkStart w:colFirst="0" w:colLast="0" w:name="_heading=h.cbzv8k2sb6w1" w:id="958"/>
                <w:bookmarkEnd w:id="958"/>
              </w:ins>
            </w:sdtContent>
          </w:sdt>
        </w:p>
      </w:sdtContent>
    </w:sdt>
    <w:sdt>
      <w:sdtPr>
        <w:id w:val="-1398876827"/>
        <w:tag w:val="goog_rdk_3850"/>
      </w:sdtPr>
      <w:sdtContent>
        <w:p w:rsidR="00000000" w:rsidDel="00000000" w:rsidP="00000000" w:rsidRDefault="00000000" w:rsidRPr="00000000" w14:paraId="000005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42802499"/>
              <w:tag w:val="goog_rdk_3848"/>
            </w:sdtPr>
            <w:sdtContent>
              <w:ins w:author="Anonymous" w:id="66" w:date="2026-09-22T03:03:20Z"/>
              <w:sdt>
                <w:sdtPr>
                  <w:id w:val="-1110546948"/>
                  <w:tag w:val="goog_rdk_3849"/>
                </w:sdtPr>
                <w:sdtContent>
                  <w:ins w:author="Anonymous" w:id="66" w:date="2026-09-22T03:03:20Z">
                    <w:r w:rsidDel="00000000" w:rsidR="00000000" w:rsidRPr="00000000">
                      <w:rPr>
                        <w:rtl w:val="0"/>
                      </w:rPr>
                    </w:r>
                  </w:ins>
                </w:sdtContent>
              </w:sdt>
              <w:ins w:author="Anonymous" w:id="66" w:date="2026-09-22T03:03:20Z">
                <w:bookmarkStart w:colFirst="0" w:colLast="0" w:name="_heading=h.l1qn891a227c" w:id="959"/>
                <w:bookmarkEnd w:id="959"/>
              </w:ins>
            </w:sdtContent>
          </w:sdt>
        </w:p>
      </w:sdtContent>
    </w:sdt>
    <w:sdt>
      <w:sdtPr>
        <w:id w:val="-98944192"/>
        <w:tag w:val="goog_rdk_3853"/>
      </w:sdtPr>
      <w:sdtContent>
        <w:p w:rsidR="00000000" w:rsidDel="00000000" w:rsidP="00000000" w:rsidRDefault="00000000" w:rsidRPr="00000000" w14:paraId="000005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0124626"/>
              <w:tag w:val="goog_rdk_3851"/>
            </w:sdtPr>
            <w:sdtContent>
              <w:ins w:author="Anonymous" w:id="66" w:date="2026-09-22T03:03:20Z"/>
              <w:sdt>
                <w:sdtPr>
                  <w:id w:val="941873629"/>
                  <w:tag w:val="goog_rdk_3852"/>
                </w:sdtPr>
                <w:sdtContent>
                  <w:ins w:author="Anonymous" w:id="66" w:date="2026-09-22T03:03:20Z">
                    <w:r w:rsidDel="00000000" w:rsidR="00000000" w:rsidRPr="00000000">
                      <w:rPr>
                        <w:rtl w:val="0"/>
                      </w:rPr>
                    </w:r>
                  </w:ins>
                </w:sdtContent>
              </w:sdt>
              <w:ins w:author="Anonymous" w:id="66" w:date="2026-09-22T03:03:20Z">
                <w:bookmarkStart w:colFirst="0" w:colLast="0" w:name="_heading=h.z99rtxgn1o5l" w:id="960"/>
                <w:bookmarkEnd w:id="960"/>
              </w:ins>
            </w:sdtContent>
          </w:sdt>
        </w:p>
      </w:sdtContent>
    </w:sdt>
    <w:sdt>
      <w:sdtPr>
        <w:id w:val="-1253887051"/>
        <w:tag w:val="goog_rdk_3856"/>
      </w:sdtPr>
      <w:sdtContent>
        <w:p w:rsidR="00000000" w:rsidDel="00000000" w:rsidP="00000000" w:rsidRDefault="00000000" w:rsidRPr="00000000" w14:paraId="000005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5437068"/>
              <w:tag w:val="goog_rdk_3854"/>
            </w:sdtPr>
            <w:sdtContent>
              <w:ins w:author="Anonymous" w:id="66" w:date="2026-09-22T03:03:20Z"/>
              <w:sdt>
                <w:sdtPr>
                  <w:id w:val="-1707176207"/>
                  <w:tag w:val="goog_rdk_3855"/>
                </w:sdtPr>
                <w:sdtContent>
                  <w:ins w:author="Anonymous" w:id="66" w:date="2026-09-22T03:03:20Z">
                    <w:r w:rsidDel="00000000" w:rsidR="00000000" w:rsidRPr="00000000">
                      <w:rPr>
                        <w:rtl w:val="0"/>
                      </w:rPr>
                    </w:r>
                  </w:ins>
                </w:sdtContent>
              </w:sdt>
              <w:ins w:author="Anonymous" w:id="66" w:date="2026-09-22T03:03:20Z">
                <w:bookmarkStart w:colFirst="0" w:colLast="0" w:name="_heading=h.yjjkqrr3cg1h" w:id="961"/>
                <w:bookmarkEnd w:id="961"/>
              </w:ins>
            </w:sdtContent>
          </w:sdt>
        </w:p>
      </w:sdtContent>
    </w:sdt>
    <w:sdt>
      <w:sdtPr>
        <w:id w:val="59862631"/>
        <w:tag w:val="goog_rdk_3859"/>
      </w:sdtPr>
      <w:sdtContent>
        <w:p w:rsidR="00000000" w:rsidDel="00000000" w:rsidP="00000000" w:rsidRDefault="00000000" w:rsidRPr="00000000" w14:paraId="000005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48453153"/>
              <w:tag w:val="goog_rdk_3857"/>
            </w:sdtPr>
            <w:sdtContent>
              <w:ins w:author="Anonymous" w:id="66" w:date="2026-09-22T03:03:20Z"/>
              <w:sdt>
                <w:sdtPr>
                  <w:id w:val="2080143123"/>
                  <w:tag w:val="goog_rdk_3858"/>
                </w:sdtPr>
                <w:sdtContent>
                  <w:ins w:author="Anonymous" w:id="66" w:date="2026-09-22T03:03:20Z">
                    <w:r w:rsidDel="00000000" w:rsidR="00000000" w:rsidRPr="00000000">
                      <w:rPr>
                        <w:rtl w:val="0"/>
                      </w:rPr>
                    </w:r>
                  </w:ins>
                </w:sdtContent>
              </w:sdt>
              <w:ins w:author="Anonymous" w:id="66" w:date="2026-09-22T03:03:20Z">
                <w:bookmarkStart w:colFirst="0" w:colLast="0" w:name="_heading=h.xdjkctcir9t" w:id="962"/>
                <w:bookmarkEnd w:id="962"/>
              </w:ins>
            </w:sdtContent>
          </w:sdt>
        </w:p>
      </w:sdtContent>
    </w:sdt>
    <w:sdt>
      <w:sdtPr>
        <w:id w:val="793571302"/>
        <w:tag w:val="goog_rdk_3862"/>
      </w:sdtPr>
      <w:sdtContent>
        <w:p w:rsidR="00000000" w:rsidDel="00000000" w:rsidP="00000000" w:rsidRDefault="00000000" w:rsidRPr="00000000" w14:paraId="000005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4617509"/>
              <w:tag w:val="goog_rdk_3860"/>
            </w:sdtPr>
            <w:sdtContent>
              <w:ins w:author="Anonymous" w:id="66" w:date="2026-09-22T03:03:20Z"/>
              <w:sdt>
                <w:sdtPr>
                  <w:id w:val="526664040"/>
                  <w:tag w:val="goog_rdk_3861"/>
                </w:sdtPr>
                <w:sdtContent>
                  <w:ins w:author="Anonymous" w:id="66" w:date="2026-09-22T03:03:20Z">
                    <w:r w:rsidDel="00000000" w:rsidR="00000000" w:rsidRPr="00000000">
                      <w:rPr>
                        <w:rtl w:val="0"/>
                      </w:rPr>
                    </w:r>
                  </w:ins>
                </w:sdtContent>
              </w:sdt>
              <w:ins w:author="Anonymous" w:id="66" w:date="2026-09-22T03:03:20Z">
                <w:bookmarkStart w:colFirst="0" w:colLast="0" w:name="_heading=h.xo4omkh18g6v" w:id="963"/>
                <w:bookmarkEnd w:id="963"/>
              </w:ins>
            </w:sdtContent>
          </w:sdt>
        </w:p>
      </w:sdtContent>
    </w:sdt>
    <w:sdt>
      <w:sdtPr>
        <w:id w:val="-1852223672"/>
        <w:tag w:val="goog_rdk_3865"/>
      </w:sdtPr>
      <w:sdtContent>
        <w:p w:rsidR="00000000" w:rsidDel="00000000" w:rsidP="00000000" w:rsidRDefault="00000000" w:rsidRPr="00000000" w14:paraId="000005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1144526"/>
              <w:tag w:val="goog_rdk_3863"/>
            </w:sdtPr>
            <w:sdtContent>
              <w:ins w:author="Anonymous" w:id="66" w:date="2026-09-22T03:03:20Z"/>
              <w:sdt>
                <w:sdtPr>
                  <w:id w:val="753782710"/>
                  <w:tag w:val="goog_rdk_3864"/>
                </w:sdtPr>
                <w:sdtContent>
                  <w:ins w:author="Anonymous" w:id="66" w:date="2026-09-22T03:03:20Z">
                    <w:r w:rsidDel="00000000" w:rsidR="00000000" w:rsidRPr="00000000">
                      <w:rPr>
                        <w:rtl w:val="0"/>
                      </w:rPr>
                    </w:r>
                  </w:ins>
                </w:sdtContent>
              </w:sdt>
              <w:ins w:author="Anonymous" w:id="66" w:date="2026-09-22T03:03:20Z">
                <w:bookmarkStart w:colFirst="0" w:colLast="0" w:name="_heading=h.grt77k6gssz3" w:id="964"/>
                <w:bookmarkEnd w:id="964"/>
              </w:ins>
            </w:sdtContent>
          </w:sdt>
        </w:p>
      </w:sdtContent>
    </w:sdt>
    <w:sdt>
      <w:sdtPr>
        <w:id w:val="-151256155"/>
        <w:tag w:val="goog_rdk_3868"/>
      </w:sdtPr>
      <w:sdtContent>
        <w:p w:rsidR="00000000" w:rsidDel="00000000" w:rsidP="00000000" w:rsidRDefault="00000000" w:rsidRPr="00000000" w14:paraId="000005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1949267"/>
              <w:tag w:val="goog_rdk_3866"/>
            </w:sdtPr>
            <w:sdtContent>
              <w:ins w:author="Anonymous" w:id="66" w:date="2026-09-22T03:03:20Z"/>
              <w:sdt>
                <w:sdtPr>
                  <w:id w:val="1337244142"/>
                  <w:tag w:val="goog_rdk_3867"/>
                </w:sdtPr>
                <w:sdtContent>
                  <w:ins w:author="Anonymous" w:id="66" w:date="2026-09-22T03:03:20Z">
                    <w:r w:rsidDel="00000000" w:rsidR="00000000" w:rsidRPr="00000000">
                      <w:rPr>
                        <w:rtl w:val="0"/>
                      </w:rPr>
                    </w:r>
                  </w:ins>
                </w:sdtContent>
              </w:sdt>
              <w:ins w:author="Anonymous" w:id="66" w:date="2026-09-22T03:03:20Z">
                <w:bookmarkStart w:colFirst="0" w:colLast="0" w:name="_heading=h.vrp6g4233nu9" w:id="965"/>
                <w:bookmarkEnd w:id="965"/>
              </w:ins>
            </w:sdtContent>
          </w:sdt>
        </w:p>
      </w:sdtContent>
    </w:sdt>
    <w:sdt>
      <w:sdtPr>
        <w:id w:val="-1934639500"/>
        <w:tag w:val="goog_rdk_3871"/>
      </w:sdtPr>
      <w:sdtContent>
        <w:p w:rsidR="00000000" w:rsidDel="00000000" w:rsidP="00000000" w:rsidRDefault="00000000" w:rsidRPr="00000000" w14:paraId="000005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87815430"/>
              <w:tag w:val="goog_rdk_3869"/>
            </w:sdtPr>
            <w:sdtContent>
              <w:ins w:author="Anonymous" w:id="66" w:date="2026-09-22T03:03:20Z"/>
              <w:sdt>
                <w:sdtPr>
                  <w:id w:val="1590092786"/>
                  <w:tag w:val="goog_rdk_3870"/>
                </w:sdtPr>
                <w:sdtContent>
                  <w:ins w:author="Anonymous" w:id="66" w:date="2026-09-22T03:03:20Z">
                    <w:r w:rsidDel="00000000" w:rsidR="00000000" w:rsidRPr="00000000">
                      <w:rPr>
                        <w:rtl w:val="0"/>
                      </w:rPr>
                    </w:r>
                  </w:ins>
                </w:sdtContent>
              </w:sdt>
              <w:ins w:author="Anonymous" w:id="66" w:date="2026-09-22T03:03:20Z">
                <w:bookmarkStart w:colFirst="0" w:colLast="0" w:name="_heading=h.men2508gd51j" w:id="966"/>
                <w:bookmarkEnd w:id="966"/>
              </w:ins>
            </w:sdtContent>
          </w:sdt>
        </w:p>
      </w:sdtContent>
    </w:sdt>
    <w:sdt>
      <w:sdtPr>
        <w:id w:val="492231044"/>
        <w:tag w:val="goog_rdk_3874"/>
      </w:sdtPr>
      <w:sdtContent>
        <w:p w:rsidR="00000000" w:rsidDel="00000000" w:rsidP="00000000" w:rsidRDefault="00000000" w:rsidRPr="00000000" w14:paraId="000005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2725756"/>
              <w:tag w:val="goog_rdk_3872"/>
            </w:sdtPr>
            <w:sdtContent>
              <w:ins w:author="Anonymous" w:id="66" w:date="2026-09-22T03:03:20Z"/>
              <w:sdt>
                <w:sdtPr>
                  <w:id w:val="1963008216"/>
                  <w:tag w:val="goog_rdk_3873"/>
                </w:sdtPr>
                <w:sdtContent>
                  <w:ins w:author="Anonymous" w:id="66" w:date="2026-09-22T03:03:20Z">
                    <w:r w:rsidDel="00000000" w:rsidR="00000000" w:rsidRPr="00000000">
                      <w:rPr>
                        <w:rtl w:val="0"/>
                      </w:rPr>
                    </w:r>
                  </w:ins>
                </w:sdtContent>
              </w:sdt>
              <w:ins w:author="Anonymous" w:id="66" w:date="2026-09-22T03:03:20Z">
                <w:bookmarkStart w:colFirst="0" w:colLast="0" w:name="_heading=h.on8kmqfoeq4y" w:id="967"/>
                <w:bookmarkEnd w:id="967"/>
              </w:ins>
            </w:sdtContent>
          </w:sdt>
        </w:p>
      </w:sdtContent>
    </w:sdt>
    <w:sdt>
      <w:sdtPr>
        <w:id w:val="-471936117"/>
        <w:tag w:val="goog_rdk_3877"/>
      </w:sdtPr>
      <w:sdtContent>
        <w:p w:rsidR="00000000" w:rsidDel="00000000" w:rsidP="00000000" w:rsidRDefault="00000000" w:rsidRPr="00000000" w14:paraId="000005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87966504"/>
              <w:tag w:val="goog_rdk_3875"/>
            </w:sdtPr>
            <w:sdtContent>
              <w:ins w:author="Anonymous" w:id="66" w:date="2026-09-22T03:03:20Z"/>
              <w:sdt>
                <w:sdtPr>
                  <w:id w:val="1428940955"/>
                  <w:tag w:val="goog_rdk_3876"/>
                </w:sdtPr>
                <w:sdtContent>
                  <w:ins w:author="Anonymous" w:id="66" w:date="2026-09-22T03:03:20Z">
                    <w:r w:rsidDel="00000000" w:rsidR="00000000" w:rsidRPr="00000000">
                      <w:rPr>
                        <w:rtl w:val="0"/>
                      </w:rPr>
                    </w:r>
                  </w:ins>
                </w:sdtContent>
              </w:sdt>
              <w:ins w:author="Anonymous" w:id="66" w:date="2026-09-22T03:03:20Z">
                <w:bookmarkStart w:colFirst="0" w:colLast="0" w:name="_heading=h.kr75wwc48c3z" w:id="968"/>
                <w:bookmarkEnd w:id="968"/>
              </w:ins>
            </w:sdtContent>
          </w:sdt>
        </w:p>
      </w:sdtContent>
    </w:sdt>
    <w:sdt>
      <w:sdtPr>
        <w:id w:val="-2086216761"/>
        <w:tag w:val="goog_rdk_3880"/>
      </w:sdtPr>
      <w:sdtContent>
        <w:p w:rsidR="00000000" w:rsidDel="00000000" w:rsidP="00000000" w:rsidRDefault="00000000" w:rsidRPr="00000000" w14:paraId="000005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4466886"/>
              <w:tag w:val="goog_rdk_3878"/>
            </w:sdtPr>
            <w:sdtContent>
              <w:ins w:author="Anonymous" w:id="66" w:date="2026-09-22T03:03:20Z"/>
              <w:sdt>
                <w:sdtPr>
                  <w:id w:val="-1135994018"/>
                  <w:tag w:val="goog_rdk_3879"/>
                </w:sdtPr>
                <w:sdtContent>
                  <w:ins w:author="Anonymous" w:id="66" w:date="2026-09-22T03:03:20Z">
                    <w:r w:rsidDel="00000000" w:rsidR="00000000" w:rsidRPr="00000000">
                      <w:rPr>
                        <w:rtl w:val="0"/>
                      </w:rPr>
                    </w:r>
                  </w:ins>
                </w:sdtContent>
              </w:sdt>
              <w:ins w:author="Anonymous" w:id="66" w:date="2026-09-22T03:03:20Z">
                <w:bookmarkStart w:colFirst="0" w:colLast="0" w:name="_heading=h.ehwivfk1h32w" w:id="969"/>
                <w:bookmarkEnd w:id="969"/>
              </w:ins>
            </w:sdtContent>
          </w:sdt>
        </w:p>
      </w:sdtContent>
    </w:sdt>
    <w:sdt>
      <w:sdtPr>
        <w:id w:val="-985960554"/>
        <w:tag w:val="goog_rdk_3883"/>
      </w:sdtPr>
      <w:sdtContent>
        <w:p w:rsidR="00000000" w:rsidDel="00000000" w:rsidP="00000000" w:rsidRDefault="00000000" w:rsidRPr="00000000" w14:paraId="000005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3800219"/>
              <w:tag w:val="goog_rdk_3881"/>
            </w:sdtPr>
            <w:sdtContent>
              <w:ins w:author="Anonymous" w:id="66" w:date="2026-09-22T03:03:20Z"/>
              <w:sdt>
                <w:sdtPr>
                  <w:id w:val="-800336179"/>
                  <w:tag w:val="goog_rdk_3882"/>
                </w:sdtPr>
                <w:sdtContent>
                  <w:ins w:author="Anonymous" w:id="66" w:date="2026-09-22T03:03:20Z">
                    <w:r w:rsidDel="00000000" w:rsidR="00000000" w:rsidRPr="00000000">
                      <w:rPr>
                        <w:rtl w:val="0"/>
                      </w:rPr>
                    </w:r>
                  </w:ins>
                </w:sdtContent>
              </w:sdt>
              <w:ins w:author="Anonymous" w:id="66" w:date="2026-09-22T03:03:20Z">
                <w:bookmarkStart w:colFirst="0" w:colLast="0" w:name="_heading=h.t47tcl4kxwb" w:id="970"/>
                <w:bookmarkEnd w:id="970"/>
              </w:ins>
            </w:sdtContent>
          </w:sdt>
        </w:p>
      </w:sdtContent>
    </w:sdt>
    <w:sdt>
      <w:sdtPr>
        <w:id w:val="-1892088417"/>
        <w:tag w:val="goog_rdk_3886"/>
      </w:sdtPr>
      <w:sdtContent>
        <w:p w:rsidR="00000000" w:rsidDel="00000000" w:rsidP="00000000" w:rsidRDefault="00000000" w:rsidRPr="00000000" w14:paraId="000005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1864922"/>
              <w:tag w:val="goog_rdk_3884"/>
            </w:sdtPr>
            <w:sdtContent>
              <w:ins w:author="Anonymous" w:id="66" w:date="2026-09-22T03:03:20Z"/>
              <w:sdt>
                <w:sdtPr>
                  <w:id w:val="-1382589784"/>
                  <w:tag w:val="goog_rdk_3885"/>
                </w:sdtPr>
                <w:sdtContent>
                  <w:ins w:author="Anonymous" w:id="66" w:date="2026-09-22T03:03:20Z">
                    <w:r w:rsidDel="00000000" w:rsidR="00000000" w:rsidRPr="00000000">
                      <w:rPr>
                        <w:rtl w:val="0"/>
                      </w:rPr>
                    </w:r>
                  </w:ins>
                </w:sdtContent>
              </w:sdt>
              <w:ins w:author="Anonymous" w:id="66" w:date="2026-09-22T03:03:20Z">
                <w:bookmarkStart w:colFirst="0" w:colLast="0" w:name="_heading=h.rppy1b2gr6lm" w:id="971"/>
                <w:bookmarkEnd w:id="971"/>
              </w:ins>
            </w:sdtContent>
          </w:sdt>
        </w:p>
      </w:sdtContent>
    </w:sdt>
    <w:sdt>
      <w:sdtPr>
        <w:id w:val="858245959"/>
        <w:tag w:val="goog_rdk_3889"/>
      </w:sdtPr>
      <w:sdtContent>
        <w:p w:rsidR="00000000" w:rsidDel="00000000" w:rsidP="00000000" w:rsidRDefault="00000000" w:rsidRPr="00000000" w14:paraId="000005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936847"/>
              <w:tag w:val="goog_rdk_3887"/>
            </w:sdtPr>
            <w:sdtContent>
              <w:ins w:author="Anonymous" w:id="66" w:date="2026-09-22T03:03:20Z"/>
              <w:sdt>
                <w:sdtPr>
                  <w:id w:val="840563770"/>
                  <w:tag w:val="goog_rdk_3888"/>
                </w:sdtPr>
                <w:sdtContent>
                  <w:ins w:author="Anonymous" w:id="66" w:date="2026-09-22T03:03:20Z">
                    <w:r w:rsidDel="00000000" w:rsidR="00000000" w:rsidRPr="00000000">
                      <w:rPr>
                        <w:rtl w:val="0"/>
                      </w:rPr>
                    </w:r>
                  </w:ins>
                </w:sdtContent>
              </w:sdt>
              <w:ins w:author="Anonymous" w:id="66" w:date="2026-09-22T03:03:20Z">
                <w:bookmarkStart w:colFirst="0" w:colLast="0" w:name="_heading=h.5h3p4qj4cl3y" w:id="972"/>
                <w:bookmarkEnd w:id="972"/>
              </w:ins>
            </w:sdtContent>
          </w:sdt>
        </w:p>
      </w:sdtContent>
    </w:sdt>
    <w:sdt>
      <w:sdtPr>
        <w:id w:val="-1906150986"/>
        <w:tag w:val="goog_rdk_3892"/>
      </w:sdtPr>
      <w:sdtContent>
        <w:p w:rsidR="00000000" w:rsidDel="00000000" w:rsidP="00000000" w:rsidRDefault="00000000" w:rsidRPr="00000000" w14:paraId="000005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8293175"/>
              <w:tag w:val="goog_rdk_3890"/>
            </w:sdtPr>
            <w:sdtContent>
              <w:ins w:author="Anonymous" w:id="66" w:date="2026-09-22T03:03:20Z"/>
              <w:sdt>
                <w:sdtPr>
                  <w:id w:val="-1999426622"/>
                  <w:tag w:val="goog_rdk_3891"/>
                </w:sdtPr>
                <w:sdtContent>
                  <w:ins w:author="Anonymous" w:id="66" w:date="2026-09-22T03:03:20Z">
                    <w:r w:rsidDel="00000000" w:rsidR="00000000" w:rsidRPr="00000000">
                      <w:rPr>
                        <w:rtl w:val="0"/>
                      </w:rPr>
                    </w:r>
                  </w:ins>
                </w:sdtContent>
              </w:sdt>
              <w:ins w:author="Anonymous" w:id="66" w:date="2026-09-22T03:03:20Z">
                <w:bookmarkStart w:colFirst="0" w:colLast="0" w:name="_heading=h.eg0q8a3ckrmp" w:id="973"/>
                <w:bookmarkEnd w:id="973"/>
              </w:ins>
            </w:sdtContent>
          </w:sdt>
        </w:p>
      </w:sdtContent>
    </w:sdt>
    <w:sdt>
      <w:sdtPr>
        <w:id w:val="-1353054168"/>
        <w:tag w:val="goog_rdk_3895"/>
      </w:sdtPr>
      <w:sdtContent>
        <w:p w:rsidR="00000000" w:rsidDel="00000000" w:rsidP="00000000" w:rsidRDefault="00000000" w:rsidRPr="00000000" w14:paraId="000005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82728033"/>
              <w:tag w:val="goog_rdk_3893"/>
            </w:sdtPr>
            <w:sdtContent>
              <w:ins w:author="Anonymous" w:id="66" w:date="2026-09-22T03:03:20Z"/>
              <w:sdt>
                <w:sdtPr>
                  <w:id w:val="-1525970531"/>
                  <w:tag w:val="goog_rdk_3894"/>
                </w:sdtPr>
                <w:sdtContent>
                  <w:ins w:author="Anonymous" w:id="66" w:date="2026-09-22T03:03:20Z">
                    <w:r w:rsidDel="00000000" w:rsidR="00000000" w:rsidRPr="00000000">
                      <w:rPr>
                        <w:rtl w:val="0"/>
                      </w:rPr>
                    </w:r>
                  </w:ins>
                </w:sdtContent>
              </w:sdt>
              <w:ins w:author="Anonymous" w:id="66" w:date="2026-09-22T03:03:20Z">
                <w:bookmarkStart w:colFirst="0" w:colLast="0" w:name="_heading=h.f6t957cjky6u" w:id="974"/>
                <w:bookmarkEnd w:id="974"/>
              </w:ins>
            </w:sdtContent>
          </w:sdt>
        </w:p>
      </w:sdtContent>
    </w:sdt>
    <w:sdt>
      <w:sdtPr>
        <w:id w:val="-1480004906"/>
        <w:tag w:val="goog_rdk_3898"/>
      </w:sdtPr>
      <w:sdtContent>
        <w:p w:rsidR="00000000" w:rsidDel="00000000" w:rsidP="00000000" w:rsidRDefault="00000000" w:rsidRPr="00000000" w14:paraId="000005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4604360"/>
              <w:tag w:val="goog_rdk_3896"/>
            </w:sdtPr>
            <w:sdtContent>
              <w:ins w:author="Anonymous" w:id="66" w:date="2026-09-22T03:03:20Z"/>
              <w:sdt>
                <w:sdtPr>
                  <w:id w:val="-794162945"/>
                  <w:tag w:val="goog_rdk_3897"/>
                </w:sdtPr>
                <w:sdtContent>
                  <w:ins w:author="Anonymous" w:id="66" w:date="2026-09-22T03:03:20Z">
                    <w:r w:rsidDel="00000000" w:rsidR="00000000" w:rsidRPr="00000000">
                      <w:rPr>
                        <w:rtl w:val="0"/>
                      </w:rPr>
                    </w:r>
                  </w:ins>
                </w:sdtContent>
              </w:sdt>
              <w:ins w:author="Anonymous" w:id="66" w:date="2026-09-22T03:03:20Z">
                <w:bookmarkStart w:colFirst="0" w:colLast="0" w:name="_heading=h.x0y21k26nbm7" w:id="975"/>
                <w:bookmarkEnd w:id="975"/>
              </w:ins>
            </w:sdtContent>
          </w:sdt>
        </w:p>
      </w:sdtContent>
    </w:sdt>
    <w:sdt>
      <w:sdtPr>
        <w:id w:val="-190398791"/>
        <w:tag w:val="goog_rdk_3901"/>
      </w:sdtPr>
      <w:sdtContent>
        <w:p w:rsidR="00000000" w:rsidDel="00000000" w:rsidP="00000000" w:rsidRDefault="00000000" w:rsidRPr="00000000" w14:paraId="000005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8076633"/>
              <w:tag w:val="goog_rdk_3899"/>
            </w:sdtPr>
            <w:sdtContent>
              <w:ins w:author="Anonymous" w:id="66" w:date="2026-09-22T03:03:20Z"/>
              <w:sdt>
                <w:sdtPr>
                  <w:id w:val="-1386666682"/>
                  <w:tag w:val="goog_rdk_3900"/>
                </w:sdtPr>
                <w:sdtContent>
                  <w:ins w:author="Anonymous" w:id="66" w:date="2026-09-22T03:03:20Z">
                    <w:r w:rsidDel="00000000" w:rsidR="00000000" w:rsidRPr="00000000">
                      <w:rPr>
                        <w:rtl w:val="0"/>
                      </w:rPr>
                    </w:r>
                  </w:ins>
                </w:sdtContent>
              </w:sdt>
              <w:ins w:author="Anonymous" w:id="66" w:date="2026-09-22T03:03:20Z">
                <w:bookmarkStart w:colFirst="0" w:colLast="0" w:name="_heading=h.atc8ryv14pvi" w:id="976"/>
                <w:bookmarkEnd w:id="976"/>
              </w:ins>
            </w:sdtContent>
          </w:sdt>
        </w:p>
      </w:sdtContent>
    </w:sdt>
    <w:sdt>
      <w:sdtPr>
        <w:id w:val="1827634444"/>
        <w:tag w:val="goog_rdk_3904"/>
      </w:sdtPr>
      <w:sdtContent>
        <w:p w:rsidR="00000000" w:rsidDel="00000000" w:rsidP="00000000" w:rsidRDefault="00000000" w:rsidRPr="00000000" w14:paraId="000005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598157"/>
              <w:tag w:val="goog_rdk_3902"/>
            </w:sdtPr>
            <w:sdtContent>
              <w:ins w:author="Anonymous" w:id="66" w:date="2026-09-22T03:03:20Z"/>
              <w:sdt>
                <w:sdtPr>
                  <w:id w:val="-1938937970"/>
                  <w:tag w:val="goog_rdk_3903"/>
                </w:sdtPr>
                <w:sdtContent>
                  <w:ins w:author="Anonymous" w:id="66" w:date="2026-09-22T03:03:20Z">
                    <w:r w:rsidDel="00000000" w:rsidR="00000000" w:rsidRPr="00000000">
                      <w:rPr>
                        <w:rtl w:val="0"/>
                      </w:rPr>
                    </w:r>
                  </w:ins>
                </w:sdtContent>
              </w:sdt>
              <w:ins w:author="Anonymous" w:id="66" w:date="2026-09-22T03:03:20Z">
                <w:bookmarkStart w:colFirst="0" w:colLast="0" w:name="_heading=h.wcmas2vrz6td" w:id="977"/>
                <w:bookmarkEnd w:id="977"/>
              </w:ins>
            </w:sdtContent>
          </w:sdt>
        </w:p>
      </w:sdtContent>
    </w:sdt>
    <w:sdt>
      <w:sdtPr>
        <w:id w:val="-124808921"/>
        <w:tag w:val="goog_rdk_3907"/>
      </w:sdtPr>
      <w:sdtContent>
        <w:p w:rsidR="00000000" w:rsidDel="00000000" w:rsidP="00000000" w:rsidRDefault="00000000" w:rsidRPr="00000000" w14:paraId="000005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67202556"/>
              <w:tag w:val="goog_rdk_3905"/>
            </w:sdtPr>
            <w:sdtContent>
              <w:ins w:author="Anonymous" w:id="66" w:date="2026-09-22T03:03:20Z"/>
              <w:sdt>
                <w:sdtPr>
                  <w:id w:val="-842761978"/>
                  <w:tag w:val="goog_rdk_3906"/>
                </w:sdtPr>
                <w:sdtContent>
                  <w:ins w:author="Anonymous" w:id="66" w:date="2026-09-22T03:03:20Z">
                    <w:r w:rsidDel="00000000" w:rsidR="00000000" w:rsidRPr="00000000">
                      <w:rPr>
                        <w:rtl w:val="0"/>
                      </w:rPr>
                    </w:r>
                  </w:ins>
                </w:sdtContent>
              </w:sdt>
              <w:ins w:author="Anonymous" w:id="66" w:date="2026-09-22T03:03:20Z">
                <w:bookmarkStart w:colFirst="0" w:colLast="0" w:name="_heading=h.ujtsulo64t9x" w:id="978"/>
                <w:bookmarkEnd w:id="978"/>
              </w:ins>
            </w:sdtContent>
          </w:sdt>
        </w:p>
      </w:sdtContent>
    </w:sdt>
    <w:sdt>
      <w:sdtPr>
        <w:id w:val="1762067492"/>
        <w:tag w:val="goog_rdk_3910"/>
      </w:sdtPr>
      <w:sdtContent>
        <w:p w:rsidR="00000000" w:rsidDel="00000000" w:rsidP="00000000" w:rsidRDefault="00000000" w:rsidRPr="00000000" w14:paraId="000005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54190661"/>
              <w:tag w:val="goog_rdk_3908"/>
            </w:sdtPr>
            <w:sdtContent>
              <w:ins w:author="Anonymous" w:id="66" w:date="2026-09-22T03:03:20Z"/>
              <w:sdt>
                <w:sdtPr>
                  <w:id w:val="167709134"/>
                  <w:tag w:val="goog_rdk_3909"/>
                </w:sdtPr>
                <w:sdtContent>
                  <w:ins w:author="Anonymous" w:id="66" w:date="2026-09-22T03:03:20Z">
                    <w:r w:rsidDel="00000000" w:rsidR="00000000" w:rsidRPr="00000000">
                      <w:rPr>
                        <w:rtl w:val="0"/>
                      </w:rPr>
                    </w:r>
                  </w:ins>
                </w:sdtContent>
              </w:sdt>
              <w:ins w:author="Anonymous" w:id="66" w:date="2026-09-22T03:03:20Z">
                <w:bookmarkStart w:colFirst="0" w:colLast="0" w:name="_heading=h.553gilu2g5uq" w:id="979"/>
                <w:bookmarkEnd w:id="979"/>
              </w:ins>
            </w:sdtContent>
          </w:sdt>
        </w:p>
      </w:sdtContent>
    </w:sdt>
    <w:sdt>
      <w:sdtPr>
        <w:id w:val="-1382696663"/>
        <w:tag w:val="goog_rdk_3913"/>
      </w:sdtPr>
      <w:sdtContent>
        <w:p w:rsidR="00000000" w:rsidDel="00000000" w:rsidP="00000000" w:rsidRDefault="00000000" w:rsidRPr="00000000" w14:paraId="000005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8630503"/>
              <w:tag w:val="goog_rdk_3911"/>
            </w:sdtPr>
            <w:sdtContent>
              <w:ins w:author="Anonymous" w:id="66" w:date="2026-09-22T03:03:20Z"/>
              <w:sdt>
                <w:sdtPr>
                  <w:id w:val="685884292"/>
                  <w:tag w:val="goog_rdk_3912"/>
                </w:sdtPr>
                <w:sdtContent>
                  <w:ins w:author="Anonymous" w:id="66" w:date="2026-09-22T03:03:20Z">
                    <w:r w:rsidDel="00000000" w:rsidR="00000000" w:rsidRPr="00000000">
                      <w:rPr>
                        <w:rtl w:val="0"/>
                      </w:rPr>
                    </w:r>
                  </w:ins>
                </w:sdtContent>
              </w:sdt>
              <w:ins w:author="Anonymous" w:id="66" w:date="2026-09-22T03:03:20Z">
                <w:bookmarkStart w:colFirst="0" w:colLast="0" w:name="_heading=h.ilw8tdsigf8b" w:id="980"/>
                <w:bookmarkEnd w:id="980"/>
              </w:ins>
            </w:sdtContent>
          </w:sdt>
        </w:p>
      </w:sdtContent>
    </w:sdt>
    <w:sdt>
      <w:sdtPr>
        <w:id w:val="1157806921"/>
        <w:tag w:val="goog_rdk_3916"/>
      </w:sdtPr>
      <w:sdtContent>
        <w:p w:rsidR="00000000" w:rsidDel="00000000" w:rsidP="00000000" w:rsidRDefault="00000000" w:rsidRPr="00000000" w14:paraId="000005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0965719"/>
              <w:tag w:val="goog_rdk_3914"/>
            </w:sdtPr>
            <w:sdtContent>
              <w:ins w:author="Anonymous" w:id="66" w:date="2026-09-22T03:03:20Z"/>
              <w:sdt>
                <w:sdtPr>
                  <w:id w:val="682954406"/>
                  <w:tag w:val="goog_rdk_3915"/>
                </w:sdtPr>
                <w:sdtContent>
                  <w:ins w:author="Anonymous" w:id="66" w:date="2026-09-22T03:03:20Z">
                    <w:r w:rsidDel="00000000" w:rsidR="00000000" w:rsidRPr="00000000">
                      <w:rPr>
                        <w:rtl w:val="0"/>
                      </w:rPr>
                    </w:r>
                  </w:ins>
                </w:sdtContent>
              </w:sdt>
              <w:ins w:author="Anonymous" w:id="66" w:date="2026-09-22T03:03:20Z">
                <w:bookmarkStart w:colFirst="0" w:colLast="0" w:name="_heading=h.bmufnf2ljk9f" w:id="981"/>
                <w:bookmarkEnd w:id="981"/>
              </w:ins>
            </w:sdtContent>
          </w:sdt>
        </w:p>
      </w:sdtContent>
    </w:sdt>
    <w:sdt>
      <w:sdtPr>
        <w:id w:val="1062246631"/>
        <w:tag w:val="goog_rdk_3919"/>
      </w:sdtPr>
      <w:sdtContent>
        <w:p w:rsidR="00000000" w:rsidDel="00000000" w:rsidP="00000000" w:rsidRDefault="00000000" w:rsidRPr="00000000" w14:paraId="000005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7188623"/>
              <w:tag w:val="goog_rdk_3917"/>
            </w:sdtPr>
            <w:sdtContent>
              <w:ins w:author="Anonymous" w:id="66" w:date="2026-09-22T03:03:20Z"/>
              <w:sdt>
                <w:sdtPr>
                  <w:id w:val="1206216395"/>
                  <w:tag w:val="goog_rdk_3918"/>
                </w:sdtPr>
                <w:sdtContent>
                  <w:ins w:author="Anonymous" w:id="66" w:date="2026-09-22T03:03:20Z">
                    <w:r w:rsidDel="00000000" w:rsidR="00000000" w:rsidRPr="00000000">
                      <w:rPr>
                        <w:rtl w:val="0"/>
                      </w:rPr>
                    </w:r>
                  </w:ins>
                </w:sdtContent>
              </w:sdt>
              <w:ins w:author="Anonymous" w:id="66" w:date="2026-09-22T03:03:20Z">
                <w:bookmarkStart w:colFirst="0" w:colLast="0" w:name="_heading=h.mlbzfe921kgq" w:id="982"/>
                <w:bookmarkEnd w:id="982"/>
              </w:ins>
            </w:sdtContent>
          </w:sdt>
        </w:p>
      </w:sdtContent>
    </w:sdt>
    <w:sdt>
      <w:sdtPr>
        <w:id w:val="1508954096"/>
        <w:tag w:val="goog_rdk_3922"/>
      </w:sdtPr>
      <w:sdtContent>
        <w:p w:rsidR="00000000" w:rsidDel="00000000" w:rsidP="00000000" w:rsidRDefault="00000000" w:rsidRPr="00000000" w14:paraId="000005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4019723"/>
              <w:tag w:val="goog_rdk_3920"/>
            </w:sdtPr>
            <w:sdtContent>
              <w:ins w:author="Anonymous" w:id="66" w:date="2026-09-22T03:03:20Z"/>
              <w:sdt>
                <w:sdtPr>
                  <w:id w:val="1985019923"/>
                  <w:tag w:val="goog_rdk_3921"/>
                </w:sdtPr>
                <w:sdtContent>
                  <w:ins w:author="Anonymous" w:id="66" w:date="2026-09-22T03:03:20Z">
                    <w:r w:rsidDel="00000000" w:rsidR="00000000" w:rsidRPr="00000000">
                      <w:rPr>
                        <w:rtl w:val="0"/>
                      </w:rPr>
                    </w:r>
                  </w:ins>
                </w:sdtContent>
              </w:sdt>
              <w:ins w:author="Anonymous" w:id="66" w:date="2026-09-22T03:03:20Z">
                <w:bookmarkStart w:colFirst="0" w:colLast="0" w:name="_heading=h.10v2huflalhq" w:id="983"/>
                <w:bookmarkEnd w:id="983"/>
              </w:ins>
            </w:sdtContent>
          </w:sdt>
        </w:p>
      </w:sdtContent>
    </w:sdt>
    <w:sdt>
      <w:sdtPr>
        <w:id w:val="-1052226899"/>
        <w:tag w:val="goog_rdk_3925"/>
      </w:sdtPr>
      <w:sdtContent>
        <w:p w:rsidR="00000000" w:rsidDel="00000000" w:rsidP="00000000" w:rsidRDefault="00000000" w:rsidRPr="00000000" w14:paraId="000005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3426542"/>
              <w:tag w:val="goog_rdk_3923"/>
            </w:sdtPr>
            <w:sdtContent>
              <w:ins w:author="Anonymous" w:id="66" w:date="2026-09-22T03:03:20Z"/>
              <w:sdt>
                <w:sdtPr>
                  <w:id w:val="1878358551"/>
                  <w:tag w:val="goog_rdk_3924"/>
                </w:sdtPr>
                <w:sdtContent>
                  <w:ins w:author="Anonymous" w:id="66" w:date="2026-09-22T03:03:20Z">
                    <w:r w:rsidDel="00000000" w:rsidR="00000000" w:rsidRPr="00000000">
                      <w:rPr>
                        <w:rtl w:val="0"/>
                      </w:rPr>
                    </w:r>
                  </w:ins>
                </w:sdtContent>
              </w:sdt>
              <w:ins w:author="Anonymous" w:id="66" w:date="2026-09-22T03:03:20Z">
                <w:bookmarkStart w:colFirst="0" w:colLast="0" w:name="_heading=h.2ud634xenfx8" w:id="984"/>
                <w:bookmarkEnd w:id="984"/>
              </w:ins>
            </w:sdtContent>
          </w:sdt>
        </w:p>
      </w:sdtContent>
    </w:sdt>
    <w:sdt>
      <w:sdtPr>
        <w:id w:val="-896078481"/>
        <w:tag w:val="goog_rdk_3928"/>
      </w:sdtPr>
      <w:sdtContent>
        <w:p w:rsidR="00000000" w:rsidDel="00000000" w:rsidP="00000000" w:rsidRDefault="00000000" w:rsidRPr="00000000" w14:paraId="000005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1011462"/>
              <w:tag w:val="goog_rdk_3926"/>
            </w:sdtPr>
            <w:sdtContent>
              <w:ins w:author="Anonymous" w:id="66" w:date="2026-09-22T03:03:20Z"/>
              <w:sdt>
                <w:sdtPr>
                  <w:id w:val="-1494244012"/>
                  <w:tag w:val="goog_rdk_3927"/>
                </w:sdtPr>
                <w:sdtContent>
                  <w:ins w:author="Anonymous" w:id="66" w:date="2026-09-22T03:03:20Z">
                    <w:r w:rsidDel="00000000" w:rsidR="00000000" w:rsidRPr="00000000">
                      <w:rPr>
                        <w:rtl w:val="0"/>
                      </w:rPr>
                    </w:r>
                  </w:ins>
                </w:sdtContent>
              </w:sdt>
              <w:ins w:author="Anonymous" w:id="66" w:date="2026-09-22T03:03:20Z">
                <w:bookmarkStart w:colFirst="0" w:colLast="0" w:name="_heading=h.sw98ubfcp59" w:id="985"/>
                <w:bookmarkEnd w:id="985"/>
              </w:ins>
            </w:sdtContent>
          </w:sdt>
        </w:p>
      </w:sdtContent>
    </w:sdt>
    <w:sdt>
      <w:sdtPr>
        <w:id w:val="-1986776829"/>
        <w:tag w:val="goog_rdk_3931"/>
      </w:sdtPr>
      <w:sdtContent>
        <w:p w:rsidR="00000000" w:rsidDel="00000000" w:rsidP="00000000" w:rsidRDefault="00000000" w:rsidRPr="00000000" w14:paraId="000005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8561502"/>
              <w:tag w:val="goog_rdk_3929"/>
            </w:sdtPr>
            <w:sdtContent>
              <w:ins w:author="Anonymous" w:id="66" w:date="2026-09-22T03:03:20Z"/>
              <w:sdt>
                <w:sdtPr>
                  <w:id w:val="788486148"/>
                  <w:tag w:val="goog_rdk_3930"/>
                </w:sdtPr>
                <w:sdtContent>
                  <w:ins w:author="Anonymous" w:id="66" w:date="2026-09-22T03:03:20Z">
                    <w:r w:rsidDel="00000000" w:rsidR="00000000" w:rsidRPr="00000000">
                      <w:rPr>
                        <w:rtl w:val="0"/>
                      </w:rPr>
                    </w:r>
                  </w:ins>
                </w:sdtContent>
              </w:sdt>
              <w:ins w:author="Anonymous" w:id="66" w:date="2026-09-22T03:03:20Z">
                <w:bookmarkStart w:colFirst="0" w:colLast="0" w:name="_heading=h.nx5l59uu1uv4" w:id="986"/>
                <w:bookmarkEnd w:id="986"/>
              </w:ins>
            </w:sdtContent>
          </w:sdt>
        </w:p>
      </w:sdtContent>
    </w:sdt>
    <w:sdt>
      <w:sdtPr>
        <w:id w:val="2102579505"/>
        <w:tag w:val="goog_rdk_3934"/>
      </w:sdtPr>
      <w:sdtContent>
        <w:p w:rsidR="00000000" w:rsidDel="00000000" w:rsidP="00000000" w:rsidRDefault="00000000" w:rsidRPr="00000000" w14:paraId="000005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22586669"/>
              <w:tag w:val="goog_rdk_3932"/>
            </w:sdtPr>
            <w:sdtContent>
              <w:ins w:author="Anonymous" w:id="66" w:date="2026-09-22T03:03:20Z"/>
              <w:sdt>
                <w:sdtPr>
                  <w:id w:val="822169992"/>
                  <w:tag w:val="goog_rdk_3933"/>
                </w:sdtPr>
                <w:sdtContent>
                  <w:ins w:author="Anonymous" w:id="66" w:date="2026-09-22T03:03:20Z">
                    <w:r w:rsidDel="00000000" w:rsidR="00000000" w:rsidRPr="00000000">
                      <w:rPr>
                        <w:rtl w:val="0"/>
                      </w:rPr>
                    </w:r>
                  </w:ins>
                </w:sdtContent>
              </w:sdt>
              <w:ins w:author="Anonymous" w:id="66" w:date="2026-09-22T03:03:20Z">
                <w:bookmarkStart w:colFirst="0" w:colLast="0" w:name="_heading=h.bzn0grcoc7th" w:id="987"/>
                <w:bookmarkEnd w:id="987"/>
              </w:ins>
            </w:sdtContent>
          </w:sdt>
        </w:p>
      </w:sdtContent>
    </w:sdt>
    <w:sdt>
      <w:sdtPr>
        <w:id w:val="-1338145047"/>
        <w:tag w:val="goog_rdk_3937"/>
      </w:sdtPr>
      <w:sdtContent>
        <w:p w:rsidR="00000000" w:rsidDel="00000000" w:rsidP="00000000" w:rsidRDefault="00000000" w:rsidRPr="00000000" w14:paraId="000005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4660891"/>
              <w:tag w:val="goog_rdk_3935"/>
            </w:sdtPr>
            <w:sdtContent>
              <w:ins w:author="Anonymous" w:id="66" w:date="2026-09-22T03:03:20Z"/>
              <w:sdt>
                <w:sdtPr>
                  <w:id w:val="152121351"/>
                  <w:tag w:val="goog_rdk_3936"/>
                </w:sdtPr>
                <w:sdtContent>
                  <w:ins w:author="Anonymous" w:id="66" w:date="2026-09-22T03:03:20Z">
                    <w:r w:rsidDel="00000000" w:rsidR="00000000" w:rsidRPr="00000000">
                      <w:rPr>
                        <w:rtl w:val="0"/>
                      </w:rPr>
                    </w:r>
                  </w:ins>
                </w:sdtContent>
              </w:sdt>
              <w:ins w:author="Anonymous" w:id="66" w:date="2026-09-22T03:03:20Z">
                <w:bookmarkStart w:colFirst="0" w:colLast="0" w:name="_heading=h.km364617fprx" w:id="988"/>
                <w:bookmarkEnd w:id="988"/>
              </w:ins>
            </w:sdtContent>
          </w:sdt>
        </w:p>
      </w:sdtContent>
    </w:sdt>
    <w:sdt>
      <w:sdtPr>
        <w:id w:val="-1891706967"/>
        <w:tag w:val="goog_rdk_3940"/>
      </w:sdtPr>
      <w:sdtContent>
        <w:p w:rsidR="00000000" w:rsidDel="00000000" w:rsidP="00000000" w:rsidRDefault="00000000" w:rsidRPr="00000000" w14:paraId="000005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4218019"/>
              <w:tag w:val="goog_rdk_3938"/>
            </w:sdtPr>
            <w:sdtContent>
              <w:ins w:author="Anonymous" w:id="66" w:date="2026-09-22T03:03:20Z"/>
              <w:sdt>
                <w:sdtPr>
                  <w:id w:val="373650516"/>
                  <w:tag w:val="goog_rdk_3939"/>
                </w:sdtPr>
                <w:sdtContent>
                  <w:ins w:author="Anonymous" w:id="66" w:date="2026-09-22T03:03:20Z">
                    <w:r w:rsidDel="00000000" w:rsidR="00000000" w:rsidRPr="00000000">
                      <w:rPr>
                        <w:rtl w:val="0"/>
                      </w:rPr>
                    </w:r>
                  </w:ins>
                </w:sdtContent>
              </w:sdt>
              <w:ins w:author="Anonymous" w:id="66" w:date="2026-09-22T03:03:20Z">
                <w:bookmarkStart w:colFirst="0" w:colLast="0" w:name="_heading=h.9x2r5warlfvs" w:id="989"/>
                <w:bookmarkEnd w:id="989"/>
              </w:ins>
            </w:sdtContent>
          </w:sdt>
        </w:p>
      </w:sdtContent>
    </w:sdt>
    <w:sdt>
      <w:sdtPr>
        <w:id w:val="1818619725"/>
        <w:tag w:val="goog_rdk_3943"/>
      </w:sdtPr>
      <w:sdtContent>
        <w:p w:rsidR="00000000" w:rsidDel="00000000" w:rsidP="00000000" w:rsidRDefault="00000000" w:rsidRPr="00000000" w14:paraId="000005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4028199"/>
              <w:tag w:val="goog_rdk_3941"/>
            </w:sdtPr>
            <w:sdtContent>
              <w:ins w:author="Anonymous" w:id="66" w:date="2026-09-22T03:03:20Z"/>
              <w:sdt>
                <w:sdtPr>
                  <w:id w:val="1865913840"/>
                  <w:tag w:val="goog_rdk_3942"/>
                </w:sdtPr>
                <w:sdtContent>
                  <w:ins w:author="Anonymous" w:id="66" w:date="2026-09-22T03:03:20Z">
                    <w:r w:rsidDel="00000000" w:rsidR="00000000" w:rsidRPr="00000000">
                      <w:rPr>
                        <w:rtl w:val="0"/>
                      </w:rPr>
                    </w:r>
                  </w:ins>
                </w:sdtContent>
              </w:sdt>
              <w:ins w:author="Anonymous" w:id="66" w:date="2026-09-22T03:03:20Z">
                <w:bookmarkStart w:colFirst="0" w:colLast="0" w:name="_heading=h.b5g2jzwzhh0g" w:id="990"/>
                <w:bookmarkEnd w:id="990"/>
              </w:ins>
            </w:sdtContent>
          </w:sdt>
        </w:p>
      </w:sdtContent>
    </w:sdt>
    <w:sdt>
      <w:sdtPr>
        <w:id w:val="429559471"/>
        <w:tag w:val="goog_rdk_3946"/>
      </w:sdtPr>
      <w:sdtContent>
        <w:p w:rsidR="00000000" w:rsidDel="00000000" w:rsidP="00000000" w:rsidRDefault="00000000" w:rsidRPr="00000000" w14:paraId="000005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7198798"/>
              <w:tag w:val="goog_rdk_3944"/>
            </w:sdtPr>
            <w:sdtContent>
              <w:ins w:author="Anonymous" w:id="66" w:date="2026-09-22T03:03:20Z"/>
              <w:sdt>
                <w:sdtPr>
                  <w:id w:val="583674077"/>
                  <w:tag w:val="goog_rdk_3945"/>
                </w:sdtPr>
                <w:sdtContent>
                  <w:ins w:author="Anonymous" w:id="66" w:date="2026-09-22T03:03:20Z">
                    <w:r w:rsidDel="00000000" w:rsidR="00000000" w:rsidRPr="00000000">
                      <w:rPr>
                        <w:rtl w:val="0"/>
                      </w:rPr>
                    </w:r>
                  </w:ins>
                </w:sdtContent>
              </w:sdt>
              <w:ins w:author="Anonymous" w:id="66" w:date="2026-09-22T03:03:20Z">
                <w:bookmarkStart w:colFirst="0" w:colLast="0" w:name="_heading=h.e8wfr35w4kwr" w:id="991"/>
                <w:bookmarkEnd w:id="991"/>
              </w:ins>
            </w:sdtContent>
          </w:sdt>
        </w:p>
      </w:sdtContent>
    </w:sdt>
    <w:sdt>
      <w:sdtPr>
        <w:id w:val="1211237879"/>
        <w:tag w:val="goog_rdk_3949"/>
      </w:sdtPr>
      <w:sdtContent>
        <w:p w:rsidR="00000000" w:rsidDel="00000000" w:rsidP="00000000" w:rsidRDefault="00000000" w:rsidRPr="00000000" w14:paraId="000005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9879642"/>
              <w:tag w:val="goog_rdk_3947"/>
            </w:sdtPr>
            <w:sdtContent>
              <w:ins w:author="Anonymous" w:id="66" w:date="2026-09-22T03:03:20Z"/>
              <w:sdt>
                <w:sdtPr>
                  <w:id w:val="1759449355"/>
                  <w:tag w:val="goog_rdk_3948"/>
                </w:sdtPr>
                <w:sdtContent>
                  <w:ins w:author="Anonymous" w:id="66" w:date="2026-09-22T03:03:20Z">
                    <w:r w:rsidDel="00000000" w:rsidR="00000000" w:rsidRPr="00000000">
                      <w:rPr>
                        <w:rtl w:val="0"/>
                      </w:rPr>
                    </w:r>
                  </w:ins>
                </w:sdtContent>
              </w:sdt>
              <w:ins w:author="Anonymous" w:id="66" w:date="2026-09-22T03:03:20Z">
                <w:bookmarkStart w:colFirst="0" w:colLast="0" w:name="_heading=h.wpctg8yvkn7j" w:id="992"/>
                <w:bookmarkEnd w:id="992"/>
              </w:ins>
            </w:sdtContent>
          </w:sdt>
        </w:p>
      </w:sdtContent>
    </w:sdt>
    <w:sdt>
      <w:sdtPr>
        <w:id w:val="1651983157"/>
        <w:tag w:val="goog_rdk_3952"/>
      </w:sdtPr>
      <w:sdtContent>
        <w:p w:rsidR="00000000" w:rsidDel="00000000" w:rsidP="00000000" w:rsidRDefault="00000000" w:rsidRPr="00000000" w14:paraId="000005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1367732"/>
              <w:tag w:val="goog_rdk_3950"/>
            </w:sdtPr>
            <w:sdtContent>
              <w:ins w:author="Anonymous" w:id="66" w:date="2026-09-22T03:03:20Z"/>
              <w:sdt>
                <w:sdtPr>
                  <w:id w:val="720357225"/>
                  <w:tag w:val="goog_rdk_3951"/>
                </w:sdtPr>
                <w:sdtContent>
                  <w:ins w:author="Anonymous" w:id="66" w:date="2026-09-22T03:03:20Z">
                    <w:r w:rsidDel="00000000" w:rsidR="00000000" w:rsidRPr="00000000">
                      <w:rPr>
                        <w:rtl w:val="0"/>
                      </w:rPr>
                    </w:r>
                  </w:ins>
                </w:sdtContent>
              </w:sdt>
              <w:ins w:author="Anonymous" w:id="66" w:date="2026-09-22T03:03:20Z">
                <w:bookmarkStart w:colFirst="0" w:colLast="0" w:name="_heading=h.tt656txumtj2" w:id="993"/>
                <w:bookmarkEnd w:id="993"/>
              </w:ins>
            </w:sdtContent>
          </w:sdt>
        </w:p>
      </w:sdtContent>
    </w:sdt>
    <w:sdt>
      <w:sdtPr>
        <w:id w:val="1685581213"/>
        <w:tag w:val="goog_rdk_3955"/>
      </w:sdtPr>
      <w:sdtContent>
        <w:p w:rsidR="00000000" w:rsidDel="00000000" w:rsidP="00000000" w:rsidRDefault="00000000" w:rsidRPr="00000000" w14:paraId="000005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3161235"/>
              <w:tag w:val="goog_rdk_3953"/>
            </w:sdtPr>
            <w:sdtContent>
              <w:ins w:author="Anonymous" w:id="66" w:date="2026-09-22T03:03:20Z"/>
              <w:sdt>
                <w:sdtPr>
                  <w:id w:val="-1732661792"/>
                  <w:tag w:val="goog_rdk_3954"/>
                </w:sdtPr>
                <w:sdtContent>
                  <w:ins w:author="Anonymous" w:id="66" w:date="2026-09-22T03:03:20Z">
                    <w:r w:rsidDel="00000000" w:rsidR="00000000" w:rsidRPr="00000000">
                      <w:rPr>
                        <w:rtl w:val="0"/>
                      </w:rPr>
                    </w:r>
                  </w:ins>
                </w:sdtContent>
              </w:sdt>
              <w:ins w:author="Anonymous" w:id="66" w:date="2026-09-22T03:03:20Z">
                <w:bookmarkStart w:colFirst="0" w:colLast="0" w:name="_heading=h.abk9emfqf5ut" w:id="994"/>
                <w:bookmarkEnd w:id="994"/>
              </w:ins>
            </w:sdtContent>
          </w:sdt>
        </w:p>
      </w:sdtContent>
    </w:sdt>
    <w:sdt>
      <w:sdtPr>
        <w:id w:val="-777481529"/>
        <w:tag w:val="goog_rdk_3958"/>
      </w:sdtPr>
      <w:sdtContent>
        <w:p w:rsidR="00000000" w:rsidDel="00000000" w:rsidP="00000000" w:rsidRDefault="00000000" w:rsidRPr="00000000" w14:paraId="000005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51669507"/>
              <w:tag w:val="goog_rdk_3956"/>
            </w:sdtPr>
            <w:sdtContent>
              <w:ins w:author="Anonymous" w:id="66" w:date="2026-09-22T03:03:20Z"/>
              <w:sdt>
                <w:sdtPr>
                  <w:id w:val="292582433"/>
                  <w:tag w:val="goog_rdk_3957"/>
                </w:sdtPr>
                <w:sdtContent>
                  <w:ins w:author="Anonymous" w:id="66" w:date="2026-09-22T03:03:20Z">
                    <w:r w:rsidDel="00000000" w:rsidR="00000000" w:rsidRPr="00000000">
                      <w:rPr>
                        <w:rtl w:val="0"/>
                      </w:rPr>
                    </w:r>
                  </w:ins>
                </w:sdtContent>
              </w:sdt>
              <w:ins w:author="Anonymous" w:id="66" w:date="2026-09-22T03:03:20Z">
                <w:bookmarkStart w:colFirst="0" w:colLast="0" w:name="_heading=h.linqralvuagw" w:id="995"/>
                <w:bookmarkEnd w:id="995"/>
              </w:ins>
            </w:sdtContent>
          </w:sdt>
        </w:p>
      </w:sdtContent>
    </w:sdt>
    <w:sdt>
      <w:sdtPr>
        <w:id w:val="1160897239"/>
        <w:tag w:val="goog_rdk_3961"/>
      </w:sdtPr>
      <w:sdtContent>
        <w:p w:rsidR="00000000" w:rsidDel="00000000" w:rsidP="00000000" w:rsidRDefault="00000000" w:rsidRPr="00000000" w14:paraId="000005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1115992"/>
              <w:tag w:val="goog_rdk_3959"/>
            </w:sdtPr>
            <w:sdtContent>
              <w:ins w:author="Anonymous" w:id="66" w:date="2026-09-22T03:03:20Z"/>
              <w:sdt>
                <w:sdtPr>
                  <w:id w:val="-2044162964"/>
                  <w:tag w:val="goog_rdk_3960"/>
                </w:sdtPr>
                <w:sdtContent>
                  <w:ins w:author="Anonymous" w:id="66" w:date="2026-09-22T03:03:20Z">
                    <w:r w:rsidDel="00000000" w:rsidR="00000000" w:rsidRPr="00000000">
                      <w:rPr>
                        <w:rtl w:val="0"/>
                      </w:rPr>
                    </w:r>
                  </w:ins>
                </w:sdtContent>
              </w:sdt>
              <w:ins w:author="Anonymous" w:id="66" w:date="2026-09-22T03:03:20Z">
                <w:bookmarkStart w:colFirst="0" w:colLast="0" w:name="_heading=h.8axtlyejijkd" w:id="996"/>
                <w:bookmarkEnd w:id="996"/>
              </w:ins>
            </w:sdtContent>
          </w:sdt>
        </w:p>
      </w:sdtContent>
    </w:sdt>
    <w:sdt>
      <w:sdtPr>
        <w:id w:val="1123613765"/>
        <w:tag w:val="goog_rdk_3964"/>
      </w:sdtPr>
      <w:sdtContent>
        <w:p w:rsidR="00000000" w:rsidDel="00000000" w:rsidP="00000000" w:rsidRDefault="00000000" w:rsidRPr="00000000" w14:paraId="000005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8327739"/>
              <w:tag w:val="goog_rdk_3962"/>
            </w:sdtPr>
            <w:sdtContent>
              <w:ins w:author="Anonymous" w:id="66" w:date="2026-09-22T03:03:20Z"/>
              <w:sdt>
                <w:sdtPr>
                  <w:id w:val="-1637110011"/>
                  <w:tag w:val="goog_rdk_3963"/>
                </w:sdtPr>
                <w:sdtContent>
                  <w:ins w:author="Anonymous" w:id="66" w:date="2026-09-22T03:03:20Z">
                    <w:r w:rsidDel="00000000" w:rsidR="00000000" w:rsidRPr="00000000">
                      <w:rPr>
                        <w:rtl w:val="0"/>
                      </w:rPr>
                    </w:r>
                  </w:ins>
                </w:sdtContent>
              </w:sdt>
              <w:ins w:author="Anonymous" w:id="66" w:date="2026-09-22T03:03:20Z">
                <w:bookmarkStart w:colFirst="0" w:colLast="0" w:name="_heading=h.yvcmfl7tu49y" w:id="997"/>
                <w:bookmarkEnd w:id="997"/>
              </w:ins>
            </w:sdtContent>
          </w:sdt>
        </w:p>
      </w:sdtContent>
    </w:sdt>
    <w:sdt>
      <w:sdtPr>
        <w:id w:val="-541800046"/>
        <w:tag w:val="goog_rdk_3967"/>
      </w:sdtPr>
      <w:sdtContent>
        <w:p w:rsidR="00000000" w:rsidDel="00000000" w:rsidP="00000000" w:rsidRDefault="00000000" w:rsidRPr="00000000" w14:paraId="000005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79248169"/>
              <w:tag w:val="goog_rdk_3965"/>
            </w:sdtPr>
            <w:sdtContent>
              <w:ins w:author="Anonymous" w:id="66" w:date="2026-09-22T03:03:20Z"/>
              <w:sdt>
                <w:sdtPr>
                  <w:id w:val="1412002084"/>
                  <w:tag w:val="goog_rdk_3966"/>
                </w:sdtPr>
                <w:sdtContent>
                  <w:ins w:author="Anonymous" w:id="66" w:date="2026-09-22T03:03:20Z">
                    <w:r w:rsidDel="00000000" w:rsidR="00000000" w:rsidRPr="00000000">
                      <w:rPr>
                        <w:rtl w:val="0"/>
                      </w:rPr>
                    </w:r>
                  </w:ins>
                </w:sdtContent>
              </w:sdt>
              <w:ins w:author="Anonymous" w:id="66" w:date="2026-09-22T03:03:20Z">
                <w:bookmarkStart w:colFirst="0" w:colLast="0" w:name="_heading=h.pk0ptde2dpyj" w:id="998"/>
                <w:bookmarkEnd w:id="998"/>
              </w:ins>
            </w:sdtContent>
          </w:sdt>
        </w:p>
      </w:sdtContent>
    </w:sdt>
    <w:sdt>
      <w:sdtPr>
        <w:id w:val="-1901957827"/>
        <w:tag w:val="goog_rdk_3970"/>
      </w:sdtPr>
      <w:sdtContent>
        <w:p w:rsidR="00000000" w:rsidDel="00000000" w:rsidP="00000000" w:rsidRDefault="00000000" w:rsidRPr="00000000" w14:paraId="000005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55309247"/>
              <w:tag w:val="goog_rdk_3968"/>
            </w:sdtPr>
            <w:sdtContent>
              <w:ins w:author="Anonymous" w:id="66" w:date="2026-09-22T03:03:20Z"/>
              <w:sdt>
                <w:sdtPr>
                  <w:id w:val="1886774708"/>
                  <w:tag w:val="goog_rdk_3969"/>
                </w:sdtPr>
                <w:sdtContent>
                  <w:ins w:author="Anonymous" w:id="66" w:date="2026-09-22T03:03:20Z">
                    <w:r w:rsidDel="00000000" w:rsidR="00000000" w:rsidRPr="00000000">
                      <w:rPr>
                        <w:rtl w:val="0"/>
                      </w:rPr>
                    </w:r>
                  </w:ins>
                </w:sdtContent>
              </w:sdt>
              <w:ins w:author="Anonymous" w:id="66" w:date="2026-09-22T03:03:20Z">
                <w:bookmarkStart w:colFirst="0" w:colLast="0" w:name="_heading=h.y4a1qd8vq7e4" w:id="999"/>
                <w:bookmarkEnd w:id="999"/>
              </w:ins>
            </w:sdtContent>
          </w:sdt>
        </w:p>
      </w:sdtContent>
    </w:sdt>
    <w:sdt>
      <w:sdtPr>
        <w:id w:val="-475349496"/>
        <w:tag w:val="goog_rdk_3973"/>
      </w:sdtPr>
      <w:sdtContent>
        <w:p w:rsidR="00000000" w:rsidDel="00000000" w:rsidP="00000000" w:rsidRDefault="00000000" w:rsidRPr="00000000" w14:paraId="000005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2140361"/>
              <w:tag w:val="goog_rdk_3971"/>
            </w:sdtPr>
            <w:sdtContent>
              <w:ins w:author="Anonymous" w:id="66" w:date="2026-09-22T03:03:20Z"/>
              <w:sdt>
                <w:sdtPr>
                  <w:id w:val="1321751745"/>
                  <w:tag w:val="goog_rdk_3972"/>
                </w:sdtPr>
                <w:sdtContent>
                  <w:ins w:author="Anonymous" w:id="66" w:date="2026-09-22T03:03:20Z">
                    <w:r w:rsidDel="00000000" w:rsidR="00000000" w:rsidRPr="00000000">
                      <w:rPr>
                        <w:rtl w:val="0"/>
                      </w:rPr>
                    </w:r>
                  </w:ins>
                </w:sdtContent>
              </w:sdt>
              <w:ins w:author="Anonymous" w:id="66" w:date="2026-09-22T03:03:20Z">
                <w:bookmarkStart w:colFirst="0" w:colLast="0" w:name="_heading=h.5n9qvzovf46z" w:id="1000"/>
                <w:bookmarkEnd w:id="1000"/>
              </w:ins>
            </w:sdtContent>
          </w:sdt>
        </w:p>
      </w:sdtContent>
    </w:sdt>
    <w:sdt>
      <w:sdtPr>
        <w:id w:val="1628099674"/>
        <w:tag w:val="goog_rdk_3976"/>
      </w:sdtPr>
      <w:sdtContent>
        <w:p w:rsidR="00000000" w:rsidDel="00000000" w:rsidP="00000000" w:rsidRDefault="00000000" w:rsidRPr="00000000" w14:paraId="000005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0921255"/>
              <w:tag w:val="goog_rdk_3974"/>
            </w:sdtPr>
            <w:sdtContent>
              <w:ins w:author="Anonymous" w:id="66" w:date="2026-09-22T03:03:20Z"/>
              <w:sdt>
                <w:sdtPr>
                  <w:id w:val="-1867776033"/>
                  <w:tag w:val="goog_rdk_3975"/>
                </w:sdtPr>
                <w:sdtContent>
                  <w:ins w:author="Anonymous" w:id="66" w:date="2026-09-22T03:03:20Z">
                    <w:r w:rsidDel="00000000" w:rsidR="00000000" w:rsidRPr="00000000">
                      <w:rPr>
                        <w:rtl w:val="0"/>
                      </w:rPr>
                    </w:r>
                  </w:ins>
                </w:sdtContent>
              </w:sdt>
              <w:ins w:author="Anonymous" w:id="66" w:date="2026-09-22T03:03:20Z">
                <w:bookmarkStart w:colFirst="0" w:colLast="0" w:name="_heading=h.8ir3rycer8xk" w:id="1001"/>
                <w:bookmarkEnd w:id="1001"/>
              </w:ins>
            </w:sdtContent>
          </w:sdt>
        </w:p>
      </w:sdtContent>
    </w:sdt>
    <w:sdt>
      <w:sdtPr>
        <w:id w:val="2010227993"/>
        <w:tag w:val="goog_rdk_3979"/>
      </w:sdtPr>
      <w:sdtContent>
        <w:p w:rsidR="00000000" w:rsidDel="00000000" w:rsidP="00000000" w:rsidRDefault="00000000" w:rsidRPr="00000000" w14:paraId="000005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7011803"/>
              <w:tag w:val="goog_rdk_3977"/>
            </w:sdtPr>
            <w:sdtContent>
              <w:ins w:author="Anonymous" w:id="66" w:date="2026-09-22T03:03:20Z"/>
              <w:sdt>
                <w:sdtPr>
                  <w:id w:val="-132844377"/>
                  <w:tag w:val="goog_rdk_3978"/>
                </w:sdtPr>
                <w:sdtContent>
                  <w:ins w:author="Anonymous" w:id="66" w:date="2026-09-22T03:03:20Z">
                    <w:r w:rsidDel="00000000" w:rsidR="00000000" w:rsidRPr="00000000">
                      <w:rPr>
                        <w:rtl w:val="0"/>
                      </w:rPr>
                    </w:r>
                  </w:ins>
                </w:sdtContent>
              </w:sdt>
              <w:ins w:author="Anonymous" w:id="66" w:date="2026-09-22T03:03:20Z">
                <w:bookmarkStart w:colFirst="0" w:colLast="0" w:name="_heading=h.dbrvrwrjoyc" w:id="1002"/>
                <w:bookmarkEnd w:id="1002"/>
              </w:ins>
            </w:sdtContent>
          </w:sdt>
        </w:p>
      </w:sdtContent>
    </w:sdt>
    <w:sdt>
      <w:sdtPr>
        <w:id w:val="-1161514965"/>
        <w:tag w:val="goog_rdk_3982"/>
      </w:sdtPr>
      <w:sdtContent>
        <w:p w:rsidR="00000000" w:rsidDel="00000000" w:rsidP="00000000" w:rsidRDefault="00000000" w:rsidRPr="00000000" w14:paraId="000005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9924176"/>
              <w:tag w:val="goog_rdk_3980"/>
            </w:sdtPr>
            <w:sdtContent>
              <w:ins w:author="Anonymous" w:id="66" w:date="2026-09-22T03:03:20Z"/>
              <w:sdt>
                <w:sdtPr>
                  <w:id w:val="1925903204"/>
                  <w:tag w:val="goog_rdk_3981"/>
                </w:sdtPr>
                <w:sdtContent>
                  <w:ins w:author="Anonymous" w:id="66" w:date="2026-09-22T03:03:20Z">
                    <w:r w:rsidDel="00000000" w:rsidR="00000000" w:rsidRPr="00000000">
                      <w:rPr>
                        <w:rtl w:val="0"/>
                      </w:rPr>
                    </w:r>
                  </w:ins>
                </w:sdtContent>
              </w:sdt>
              <w:ins w:author="Anonymous" w:id="66" w:date="2026-09-22T03:03:20Z">
                <w:bookmarkStart w:colFirst="0" w:colLast="0" w:name="_heading=h.ja2nbwc3qlph" w:id="1003"/>
                <w:bookmarkEnd w:id="1003"/>
              </w:ins>
            </w:sdtContent>
          </w:sdt>
        </w:p>
      </w:sdtContent>
    </w:sdt>
    <w:sdt>
      <w:sdtPr>
        <w:id w:val="-478299296"/>
        <w:tag w:val="goog_rdk_3985"/>
      </w:sdtPr>
      <w:sdtContent>
        <w:p w:rsidR="00000000" w:rsidDel="00000000" w:rsidP="00000000" w:rsidRDefault="00000000" w:rsidRPr="00000000" w14:paraId="000005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8154342"/>
              <w:tag w:val="goog_rdk_3983"/>
            </w:sdtPr>
            <w:sdtContent>
              <w:ins w:author="Anonymous" w:id="66" w:date="2026-09-22T03:03:20Z"/>
              <w:sdt>
                <w:sdtPr>
                  <w:id w:val="2107400746"/>
                  <w:tag w:val="goog_rdk_3984"/>
                </w:sdtPr>
                <w:sdtContent>
                  <w:ins w:author="Anonymous" w:id="66" w:date="2026-09-22T03:03:20Z">
                    <w:r w:rsidDel="00000000" w:rsidR="00000000" w:rsidRPr="00000000">
                      <w:rPr>
                        <w:rtl w:val="0"/>
                      </w:rPr>
                    </w:r>
                  </w:ins>
                </w:sdtContent>
              </w:sdt>
              <w:ins w:author="Anonymous" w:id="66" w:date="2026-09-22T03:03:20Z">
                <w:bookmarkStart w:colFirst="0" w:colLast="0" w:name="_heading=h.5czdthrbdc8h" w:id="1004"/>
                <w:bookmarkEnd w:id="1004"/>
              </w:ins>
            </w:sdtContent>
          </w:sdt>
        </w:p>
      </w:sdtContent>
    </w:sdt>
    <w:sdt>
      <w:sdtPr>
        <w:id w:val="-1311531088"/>
        <w:tag w:val="goog_rdk_3988"/>
      </w:sdtPr>
      <w:sdtContent>
        <w:p w:rsidR="00000000" w:rsidDel="00000000" w:rsidP="00000000" w:rsidRDefault="00000000" w:rsidRPr="00000000" w14:paraId="000005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1716901"/>
              <w:tag w:val="goog_rdk_3986"/>
            </w:sdtPr>
            <w:sdtContent>
              <w:ins w:author="Anonymous" w:id="66" w:date="2026-09-22T03:03:20Z"/>
              <w:sdt>
                <w:sdtPr>
                  <w:id w:val="1783320967"/>
                  <w:tag w:val="goog_rdk_3987"/>
                </w:sdtPr>
                <w:sdtContent>
                  <w:ins w:author="Anonymous" w:id="66" w:date="2026-09-22T03:03:20Z">
                    <w:r w:rsidDel="00000000" w:rsidR="00000000" w:rsidRPr="00000000">
                      <w:rPr>
                        <w:rtl w:val="0"/>
                      </w:rPr>
                    </w:r>
                  </w:ins>
                </w:sdtContent>
              </w:sdt>
              <w:ins w:author="Anonymous" w:id="66" w:date="2026-09-22T03:03:20Z">
                <w:bookmarkStart w:colFirst="0" w:colLast="0" w:name="_heading=h.3cbphowln12e" w:id="1005"/>
                <w:bookmarkEnd w:id="1005"/>
              </w:ins>
            </w:sdtContent>
          </w:sdt>
        </w:p>
      </w:sdtContent>
    </w:sdt>
    <w:sdt>
      <w:sdtPr>
        <w:id w:val="-572512807"/>
        <w:tag w:val="goog_rdk_3991"/>
      </w:sdtPr>
      <w:sdtContent>
        <w:p w:rsidR="00000000" w:rsidDel="00000000" w:rsidP="00000000" w:rsidRDefault="00000000" w:rsidRPr="00000000" w14:paraId="000005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0459516"/>
              <w:tag w:val="goog_rdk_3989"/>
            </w:sdtPr>
            <w:sdtContent>
              <w:ins w:author="Anonymous" w:id="66" w:date="2026-09-22T03:03:20Z"/>
              <w:sdt>
                <w:sdtPr>
                  <w:id w:val="-1083796868"/>
                  <w:tag w:val="goog_rdk_3990"/>
                </w:sdtPr>
                <w:sdtContent>
                  <w:ins w:author="Anonymous" w:id="66" w:date="2026-09-22T03:03:20Z">
                    <w:r w:rsidDel="00000000" w:rsidR="00000000" w:rsidRPr="00000000">
                      <w:rPr>
                        <w:rtl w:val="0"/>
                      </w:rPr>
                    </w:r>
                  </w:ins>
                </w:sdtContent>
              </w:sdt>
              <w:ins w:author="Anonymous" w:id="66" w:date="2026-09-22T03:03:20Z">
                <w:bookmarkStart w:colFirst="0" w:colLast="0" w:name="_heading=h.kci3lz6i0xtw" w:id="1006"/>
                <w:bookmarkEnd w:id="1006"/>
              </w:ins>
            </w:sdtContent>
          </w:sdt>
        </w:p>
      </w:sdtContent>
    </w:sdt>
    <w:sdt>
      <w:sdtPr>
        <w:id w:val="1295315564"/>
        <w:tag w:val="goog_rdk_3994"/>
      </w:sdtPr>
      <w:sdtContent>
        <w:p w:rsidR="00000000" w:rsidDel="00000000" w:rsidP="00000000" w:rsidRDefault="00000000" w:rsidRPr="00000000" w14:paraId="000005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67437376"/>
              <w:tag w:val="goog_rdk_3992"/>
            </w:sdtPr>
            <w:sdtContent>
              <w:ins w:author="Anonymous" w:id="66" w:date="2026-09-22T03:03:20Z"/>
              <w:sdt>
                <w:sdtPr>
                  <w:id w:val="-578758635"/>
                  <w:tag w:val="goog_rdk_3993"/>
                </w:sdtPr>
                <w:sdtContent>
                  <w:ins w:author="Anonymous" w:id="66" w:date="2026-09-22T03:03:20Z">
                    <w:r w:rsidDel="00000000" w:rsidR="00000000" w:rsidRPr="00000000">
                      <w:rPr>
                        <w:rtl w:val="0"/>
                      </w:rPr>
                    </w:r>
                  </w:ins>
                </w:sdtContent>
              </w:sdt>
              <w:ins w:author="Anonymous" w:id="66" w:date="2026-09-22T03:03:20Z">
                <w:bookmarkStart w:colFirst="0" w:colLast="0" w:name="_heading=h.4nkzhs5xvhds" w:id="1007"/>
                <w:bookmarkEnd w:id="1007"/>
              </w:ins>
            </w:sdtContent>
          </w:sdt>
        </w:p>
      </w:sdtContent>
    </w:sdt>
    <w:sdt>
      <w:sdtPr>
        <w:id w:val="2081522201"/>
        <w:tag w:val="goog_rdk_3997"/>
      </w:sdtPr>
      <w:sdtContent>
        <w:p w:rsidR="00000000" w:rsidDel="00000000" w:rsidP="00000000" w:rsidRDefault="00000000" w:rsidRPr="00000000" w14:paraId="000005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910091"/>
              <w:tag w:val="goog_rdk_3995"/>
            </w:sdtPr>
            <w:sdtContent>
              <w:ins w:author="Anonymous" w:id="66" w:date="2026-09-22T03:03:20Z"/>
              <w:sdt>
                <w:sdtPr>
                  <w:id w:val="1366814540"/>
                  <w:tag w:val="goog_rdk_3996"/>
                </w:sdtPr>
                <w:sdtContent>
                  <w:ins w:author="Anonymous" w:id="66" w:date="2026-09-22T03:03:20Z">
                    <w:r w:rsidDel="00000000" w:rsidR="00000000" w:rsidRPr="00000000">
                      <w:rPr>
                        <w:rtl w:val="0"/>
                      </w:rPr>
                    </w:r>
                  </w:ins>
                </w:sdtContent>
              </w:sdt>
              <w:ins w:author="Anonymous" w:id="66" w:date="2026-09-22T03:03:20Z">
                <w:bookmarkStart w:colFirst="0" w:colLast="0" w:name="_heading=h.6cn7fm324ykg" w:id="1008"/>
                <w:bookmarkEnd w:id="1008"/>
              </w:ins>
            </w:sdtContent>
          </w:sdt>
        </w:p>
      </w:sdtContent>
    </w:sdt>
    <w:sdt>
      <w:sdtPr>
        <w:id w:val="-1817430188"/>
        <w:tag w:val="goog_rdk_4000"/>
      </w:sdtPr>
      <w:sdtContent>
        <w:p w:rsidR="00000000" w:rsidDel="00000000" w:rsidP="00000000" w:rsidRDefault="00000000" w:rsidRPr="00000000" w14:paraId="000005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1763938"/>
              <w:tag w:val="goog_rdk_3998"/>
            </w:sdtPr>
            <w:sdtContent>
              <w:ins w:author="Anonymous" w:id="66" w:date="2026-09-22T03:03:20Z"/>
              <w:sdt>
                <w:sdtPr>
                  <w:id w:val="-1078066989"/>
                  <w:tag w:val="goog_rdk_3999"/>
                </w:sdtPr>
                <w:sdtContent>
                  <w:ins w:author="Anonymous" w:id="66" w:date="2026-09-22T03:03:20Z">
                    <w:r w:rsidDel="00000000" w:rsidR="00000000" w:rsidRPr="00000000">
                      <w:rPr>
                        <w:rtl w:val="0"/>
                      </w:rPr>
                    </w:r>
                  </w:ins>
                </w:sdtContent>
              </w:sdt>
              <w:ins w:author="Anonymous" w:id="66" w:date="2026-09-22T03:03:20Z">
                <w:bookmarkStart w:colFirst="0" w:colLast="0" w:name="_heading=h.hs5i0nhz285y" w:id="1009"/>
                <w:bookmarkEnd w:id="1009"/>
              </w:ins>
            </w:sdtContent>
          </w:sdt>
        </w:p>
      </w:sdtContent>
    </w:sdt>
    <w:sdt>
      <w:sdtPr>
        <w:id w:val="-153061966"/>
        <w:tag w:val="goog_rdk_4003"/>
      </w:sdtPr>
      <w:sdtContent>
        <w:p w:rsidR="00000000" w:rsidDel="00000000" w:rsidP="00000000" w:rsidRDefault="00000000" w:rsidRPr="00000000" w14:paraId="000005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85657704"/>
              <w:tag w:val="goog_rdk_4001"/>
            </w:sdtPr>
            <w:sdtContent>
              <w:ins w:author="Anonymous" w:id="66" w:date="2026-09-22T03:03:20Z"/>
              <w:sdt>
                <w:sdtPr>
                  <w:id w:val="550954714"/>
                  <w:tag w:val="goog_rdk_4002"/>
                </w:sdtPr>
                <w:sdtContent>
                  <w:ins w:author="Anonymous" w:id="66" w:date="2026-09-22T03:03:20Z">
                    <w:r w:rsidDel="00000000" w:rsidR="00000000" w:rsidRPr="00000000">
                      <w:rPr>
                        <w:rtl w:val="0"/>
                      </w:rPr>
                    </w:r>
                  </w:ins>
                </w:sdtContent>
              </w:sdt>
              <w:ins w:author="Anonymous" w:id="66" w:date="2026-09-22T03:03:20Z">
                <w:bookmarkStart w:colFirst="0" w:colLast="0" w:name="_heading=h.u99fk232jhml" w:id="1010"/>
                <w:bookmarkEnd w:id="1010"/>
              </w:ins>
            </w:sdtContent>
          </w:sdt>
        </w:p>
      </w:sdtContent>
    </w:sdt>
    <w:sdt>
      <w:sdtPr>
        <w:id w:val="651415214"/>
        <w:tag w:val="goog_rdk_4006"/>
      </w:sdtPr>
      <w:sdtContent>
        <w:p w:rsidR="00000000" w:rsidDel="00000000" w:rsidP="00000000" w:rsidRDefault="00000000" w:rsidRPr="00000000" w14:paraId="000005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9201274"/>
              <w:tag w:val="goog_rdk_4004"/>
            </w:sdtPr>
            <w:sdtContent>
              <w:ins w:author="Anonymous" w:id="66" w:date="2026-09-22T03:03:20Z"/>
              <w:sdt>
                <w:sdtPr>
                  <w:id w:val="461083087"/>
                  <w:tag w:val="goog_rdk_4005"/>
                </w:sdtPr>
                <w:sdtContent>
                  <w:ins w:author="Anonymous" w:id="66" w:date="2026-09-22T03:03:20Z">
                    <w:r w:rsidDel="00000000" w:rsidR="00000000" w:rsidRPr="00000000">
                      <w:rPr>
                        <w:rtl w:val="0"/>
                      </w:rPr>
                    </w:r>
                  </w:ins>
                </w:sdtContent>
              </w:sdt>
              <w:ins w:author="Anonymous" w:id="66" w:date="2026-09-22T03:03:20Z">
                <w:bookmarkStart w:colFirst="0" w:colLast="0" w:name="_heading=h.f7qxk4ub8nhh" w:id="1011"/>
                <w:bookmarkEnd w:id="1011"/>
              </w:ins>
            </w:sdtContent>
          </w:sdt>
        </w:p>
      </w:sdtContent>
    </w:sdt>
    <w:sdt>
      <w:sdtPr>
        <w:id w:val="-1050395035"/>
        <w:tag w:val="goog_rdk_4009"/>
      </w:sdtPr>
      <w:sdtContent>
        <w:p w:rsidR="00000000" w:rsidDel="00000000" w:rsidP="00000000" w:rsidRDefault="00000000" w:rsidRPr="00000000" w14:paraId="000005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6242844"/>
              <w:tag w:val="goog_rdk_4007"/>
            </w:sdtPr>
            <w:sdtContent>
              <w:ins w:author="Anonymous" w:id="66" w:date="2026-09-22T03:03:20Z"/>
              <w:sdt>
                <w:sdtPr>
                  <w:id w:val="-1525318715"/>
                  <w:tag w:val="goog_rdk_4008"/>
                </w:sdtPr>
                <w:sdtContent>
                  <w:ins w:author="Anonymous" w:id="66" w:date="2026-09-22T03:03:20Z">
                    <w:r w:rsidDel="00000000" w:rsidR="00000000" w:rsidRPr="00000000">
                      <w:rPr>
                        <w:rtl w:val="0"/>
                      </w:rPr>
                    </w:r>
                  </w:ins>
                </w:sdtContent>
              </w:sdt>
              <w:ins w:author="Anonymous" w:id="66" w:date="2026-09-22T03:03:20Z">
                <w:bookmarkStart w:colFirst="0" w:colLast="0" w:name="_heading=h.1rmo6s5krxdk" w:id="1012"/>
                <w:bookmarkEnd w:id="1012"/>
              </w:ins>
            </w:sdtContent>
          </w:sdt>
        </w:p>
      </w:sdtContent>
    </w:sdt>
    <w:sdt>
      <w:sdtPr>
        <w:id w:val="57767946"/>
        <w:tag w:val="goog_rdk_4012"/>
      </w:sdtPr>
      <w:sdtContent>
        <w:p w:rsidR="00000000" w:rsidDel="00000000" w:rsidP="00000000" w:rsidRDefault="00000000" w:rsidRPr="00000000" w14:paraId="000005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3252968"/>
              <w:tag w:val="goog_rdk_4010"/>
            </w:sdtPr>
            <w:sdtContent>
              <w:ins w:author="Anonymous" w:id="66" w:date="2026-09-22T03:03:20Z"/>
              <w:sdt>
                <w:sdtPr>
                  <w:id w:val="-1249628747"/>
                  <w:tag w:val="goog_rdk_4011"/>
                </w:sdtPr>
                <w:sdtContent>
                  <w:ins w:author="Anonymous" w:id="66" w:date="2026-09-22T03:03:20Z">
                    <w:r w:rsidDel="00000000" w:rsidR="00000000" w:rsidRPr="00000000">
                      <w:rPr>
                        <w:rtl w:val="0"/>
                      </w:rPr>
                    </w:r>
                  </w:ins>
                </w:sdtContent>
              </w:sdt>
              <w:ins w:author="Anonymous" w:id="66" w:date="2026-09-22T03:03:20Z">
                <w:bookmarkStart w:colFirst="0" w:colLast="0" w:name="_heading=h.5fd40p65pkck" w:id="1013"/>
                <w:bookmarkEnd w:id="1013"/>
              </w:ins>
            </w:sdtContent>
          </w:sdt>
        </w:p>
      </w:sdtContent>
    </w:sdt>
    <w:sdt>
      <w:sdtPr>
        <w:id w:val="-1454161342"/>
        <w:tag w:val="goog_rdk_4015"/>
      </w:sdtPr>
      <w:sdtContent>
        <w:p w:rsidR="00000000" w:rsidDel="00000000" w:rsidP="00000000" w:rsidRDefault="00000000" w:rsidRPr="00000000" w14:paraId="000005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0174365"/>
              <w:tag w:val="goog_rdk_4013"/>
            </w:sdtPr>
            <w:sdtContent>
              <w:ins w:author="Anonymous" w:id="66" w:date="2026-09-22T03:03:20Z"/>
              <w:sdt>
                <w:sdtPr>
                  <w:id w:val="-950086619"/>
                  <w:tag w:val="goog_rdk_4014"/>
                </w:sdtPr>
                <w:sdtContent>
                  <w:ins w:author="Anonymous" w:id="66" w:date="2026-09-22T03:03:20Z">
                    <w:r w:rsidDel="00000000" w:rsidR="00000000" w:rsidRPr="00000000">
                      <w:rPr>
                        <w:rtl w:val="0"/>
                      </w:rPr>
                    </w:r>
                  </w:ins>
                </w:sdtContent>
              </w:sdt>
              <w:ins w:author="Anonymous" w:id="66" w:date="2026-09-22T03:03:20Z">
                <w:bookmarkStart w:colFirst="0" w:colLast="0" w:name="_heading=h.onnfp56g1fx4" w:id="1014"/>
                <w:bookmarkEnd w:id="1014"/>
              </w:ins>
            </w:sdtContent>
          </w:sdt>
        </w:p>
      </w:sdtContent>
    </w:sdt>
    <w:sdt>
      <w:sdtPr>
        <w:id w:val="1074717684"/>
        <w:tag w:val="goog_rdk_4018"/>
      </w:sdtPr>
      <w:sdtContent>
        <w:p w:rsidR="00000000" w:rsidDel="00000000" w:rsidP="00000000" w:rsidRDefault="00000000" w:rsidRPr="00000000" w14:paraId="000005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2829372"/>
              <w:tag w:val="goog_rdk_4016"/>
            </w:sdtPr>
            <w:sdtContent>
              <w:ins w:author="Anonymous" w:id="66" w:date="2026-09-22T03:03:20Z"/>
              <w:sdt>
                <w:sdtPr>
                  <w:id w:val="304341742"/>
                  <w:tag w:val="goog_rdk_4017"/>
                </w:sdtPr>
                <w:sdtContent>
                  <w:ins w:author="Anonymous" w:id="66" w:date="2026-09-22T03:03:20Z">
                    <w:r w:rsidDel="00000000" w:rsidR="00000000" w:rsidRPr="00000000">
                      <w:rPr>
                        <w:rtl w:val="0"/>
                      </w:rPr>
                    </w:r>
                  </w:ins>
                </w:sdtContent>
              </w:sdt>
              <w:ins w:author="Anonymous" w:id="66" w:date="2026-09-22T03:03:20Z">
                <w:bookmarkStart w:colFirst="0" w:colLast="0" w:name="_heading=h.4k4f2jfe1ag1" w:id="1015"/>
                <w:bookmarkEnd w:id="1015"/>
              </w:ins>
            </w:sdtContent>
          </w:sdt>
        </w:p>
      </w:sdtContent>
    </w:sdt>
    <w:sdt>
      <w:sdtPr>
        <w:id w:val="-98721845"/>
        <w:tag w:val="goog_rdk_4021"/>
      </w:sdtPr>
      <w:sdtContent>
        <w:p w:rsidR="00000000" w:rsidDel="00000000" w:rsidP="00000000" w:rsidRDefault="00000000" w:rsidRPr="00000000" w14:paraId="000005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7789499"/>
              <w:tag w:val="goog_rdk_4019"/>
            </w:sdtPr>
            <w:sdtContent>
              <w:ins w:author="Anonymous" w:id="66" w:date="2026-09-22T03:03:20Z"/>
              <w:sdt>
                <w:sdtPr>
                  <w:id w:val="-402076990"/>
                  <w:tag w:val="goog_rdk_4020"/>
                </w:sdtPr>
                <w:sdtContent>
                  <w:ins w:author="Anonymous" w:id="66" w:date="2026-09-22T03:03:20Z">
                    <w:r w:rsidDel="00000000" w:rsidR="00000000" w:rsidRPr="00000000">
                      <w:rPr>
                        <w:rtl w:val="0"/>
                      </w:rPr>
                    </w:r>
                  </w:ins>
                </w:sdtContent>
              </w:sdt>
              <w:ins w:author="Anonymous" w:id="66" w:date="2026-09-22T03:03:20Z">
                <w:bookmarkStart w:colFirst="0" w:colLast="0" w:name="_heading=h.8vym7njxkxz8" w:id="1016"/>
                <w:bookmarkEnd w:id="1016"/>
              </w:ins>
            </w:sdtContent>
          </w:sdt>
        </w:p>
      </w:sdtContent>
    </w:sdt>
    <w:sdt>
      <w:sdtPr>
        <w:id w:val="-489274699"/>
        <w:tag w:val="goog_rdk_4024"/>
      </w:sdtPr>
      <w:sdtContent>
        <w:p w:rsidR="00000000" w:rsidDel="00000000" w:rsidP="00000000" w:rsidRDefault="00000000" w:rsidRPr="00000000" w14:paraId="000005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04430841"/>
              <w:tag w:val="goog_rdk_4022"/>
            </w:sdtPr>
            <w:sdtContent>
              <w:ins w:author="Anonymous" w:id="66" w:date="2026-09-22T03:03:20Z"/>
              <w:sdt>
                <w:sdtPr>
                  <w:id w:val="1700510857"/>
                  <w:tag w:val="goog_rdk_4023"/>
                </w:sdtPr>
                <w:sdtContent>
                  <w:ins w:author="Anonymous" w:id="66" w:date="2026-09-22T03:03:20Z">
                    <w:r w:rsidDel="00000000" w:rsidR="00000000" w:rsidRPr="00000000">
                      <w:rPr>
                        <w:rtl w:val="0"/>
                      </w:rPr>
                    </w:r>
                  </w:ins>
                </w:sdtContent>
              </w:sdt>
              <w:ins w:author="Anonymous" w:id="66" w:date="2026-09-22T03:03:20Z">
                <w:bookmarkStart w:colFirst="0" w:colLast="0" w:name="_heading=h.y7s0b5gcqulm" w:id="1017"/>
                <w:bookmarkEnd w:id="1017"/>
              </w:ins>
            </w:sdtContent>
          </w:sdt>
        </w:p>
      </w:sdtContent>
    </w:sdt>
    <w:sdt>
      <w:sdtPr>
        <w:id w:val="-607404617"/>
        <w:tag w:val="goog_rdk_4027"/>
      </w:sdtPr>
      <w:sdtContent>
        <w:p w:rsidR="00000000" w:rsidDel="00000000" w:rsidP="00000000" w:rsidRDefault="00000000" w:rsidRPr="00000000" w14:paraId="000005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698334"/>
              <w:tag w:val="goog_rdk_4025"/>
            </w:sdtPr>
            <w:sdtContent>
              <w:ins w:author="Anonymous" w:id="66" w:date="2026-09-22T03:03:20Z"/>
              <w:sdt>
                <w:sdtPr>
                  <w:id w:val="-1414955274"/>
                  <w:tag w:val="goog_rdk_4026"/>
                </w:sdtPr>
                <w:sdtContent>
                  <w:ins w:author="Anonymous" w:id="66" w:date="2026-09-22T03:03:20Z">
                    <w:r w:rsidDel="00000000" w:rsidR="00000000" w:rsidRPr="00000000">
                      <w:rPr>
                        <w:rtl w:val="0"/>
                      </w:rPr>
                    </w:r>
                  </w:ins>
                </w:sdtContent>
              </w:sdt>
              <w:ins w:author="Anonymous" w:id="66" w:date="2026-09-22T03:03:20Z">
                <w:bookmarkStart w:colFirst="0" w:colLast="0" w:name="_heading=h.vnw3xey3qjla" w:id="1018"/>
                <w:bookmarkEnd w:id="1018"/>
              </w:ins>
            </w:sdtContent>
          </w:sdt>
        </w:p>
      </w:sdtContent>
    </w:sdt>
    <w:sdt>
      <w:sdtPr>
        <w:id w:val="666031304"/>
        <w:tag w:val="goog_rdk_4030"/>
      </w:sdtPr>
      <w:sdtContent>
        <w:p w:rsidR="00000000" w:rsidDel="00000000" w:rsidP="00000000" w:rsidRDefault="00000000" w:rsidRPr="00000000" w14:paraId="000005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6966405"/>
              <w:tag w:val="goog_rdk_4028"/>
            </w:sdtPr>
            <w:sdtContent>
              <w:ins w:author="Anonymous" w:id="66" w:date="2026-09-22T03:03:20Z"/>
              <w:sdt>
                <w:sdtPr>
                  <w:id w:val="924406166"/>
                  <w:tag w:val="goog_rdk_4029"/>
                </w:sdtPr>
                <w:sdtContent>
                  <w:ins w:author="Anonymous" w:id="66" w:date="2026-09-22T03:03:20Z">
                    <w:r w:rsidDel="00000000" w:rsidR="00000000" w:rsidRPr="00000000">
                      <w:rPr>
                        <w:rtl w:val="0"/>
                      </w:rPr>
                    </w:r>
                  </w:ins>
                </w:sdtContent>
              </w:sdt>
              <w:ins w:author="Anonymous" w:id="66" w:date="2026-09-22T03:03:20Z">
                <w:bookmarkStart w:colFirst="0" w:colLast="0" w:name="_heading=h.v5dicvtxwpmz" w:id="1019"/>
                <w:bookmarkEnd w:id="1019"/>
              </w:ins>
            </w:sdtContent>
          </w:sdt>
        </w:p>
      </w:sdtContent>
    </w:sdt>
    <w:sdt>
      <w:sdtPr>
        <w:id w:val="1721817723"/>
        <w:tag w:val="goog_rdk_4033"/>
      </w:sdtPr>
      <w:sdtContent>
        <w:p w:rsidR="00000000" w:rsidDel="00000000" w:rsidP="00000000" w:rsidRDefault="00000000" w:rsidRPr="00000000" w14:paraId="000005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0473081"/>
              <w:tag w:val="goog_rdk_4031"/>
            </w:sdtPr>
            <w:sdtContent>
              <w:ins w:author="Anonymous" w:id="66" w:date="2026-09-22T03:03:20Z"/>
              <w:sdt>
                <w:sdtPr>
                  <w:id w:val="2024858544"/>
                  <w:tag w:val="goog_rdk_4032"/>
                </w:sdtPr>
                <w:sdtContent>
                  <w:ins w:author="Anonymous" w:id="66" w:date="2026-09-22T03:03:20Z">
                    <w:r w:rsidDel="00000000" w:rsidR="00000000" w:rsidRPr="00000000">
                      <w:rPr>
                        <w:rtl w:val="0"/>
                      </w:rPr>
                    </w:r>
                  </w:ins>
                </w:sdtContent>
              </w:sdt>
              <w:ins w:author="Anonymous" w:id="66" w:date="2026-09-22T03:03:20Z">
                <w:bookmarkStart w:colFirst="0" w:colLast="0" w:name="_heading=h.siih2xtxwnfi" w:id="1020"/>
                <w:bookmarkEnd w:id="1020"/>
              </w:ins>
            </w:sdtContent>
          </w:sdt>
        </w:p>
      </w:sdtContent>
    </w:sdt>
    <w:sdt>
      <w:sdtPr>
        <w:id w:val="-810189921"/>
        <w:tag w:val="goog_rdk_4036"/>
      </w:sdtPr>
      <w:sdtContent>
        <w:p w:rsidR="00000000" w:rsidDel="00000000" w:rsidP="00000000" w:rsidRDefault="00000000" w:rsidRPr="00000000" w14:paraId="000005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0679532"/>
              <w:tag w:val="goog_rdk_4034"/>
            </w:sdtPr>
            <w:sdtContent>
              <w:ins w:author="Anonymous" w:id="66" w:date="2026-09-22T03:03:20Z"/>
              <w:sdt>
                <w:sdtPr>
                  <w:id w:val="-999139885"/>
                  <w:tag w:val="goog_rdk_4035"/>
                </w:sdtPr>
                <w:sdtContent>
                  <w:ins w:author="Anonymous" w:id="66" w:date="2026-09-22T03:03:20Z">
                    <w:r w:rsidDel="00000000" w:rsidR="00000000" w:rsidRPr="00000000">
                      <w:rPr>
                        <w:rtl w:val="0"/>
                      </w:rPr>
                    </w:r>
                  </w:ins>
                </w:sdtContent>
              </w:sdt>
              <w:ins w:author="Anonymous" w:id="66" w:date="2026-09-22T03:03:20Z">
                <w:bookmarkStart w:colFirst="0" w:colLast="0" w:name="_heading=h.4wsjethurt" w:id="1021"/>
                <w:bookmarkEnd w:id="1021"/>
              </w:ins>
            </w:sdtContent>
          </w:sdt>
        </w:p>
      </w:sdtContent>
    </w:sdt>
    <w:sdt>
      <w:sdtPr>
        <w:id w:val="612474194"/>
        <w:tag w:val="goog_rdk_4039"/>
      </w:sdtPr>
      <w:sdtContent>
        <w:p w:rsidR="00000000" w:rsidDel="00000000" w:rsidP="00000000" w:rsidRDefault="00000000" w:rsidRPr="00000000" w14:paraId="000005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1292039"/>
              <w:tag w:val="goog_rdk_4037"/>
            </w:sdtPr>
            <w:sdtContent>
              <w:ins w:author="Anonymous" w:id="66" w:date="2026-09-22T03:03:20Z"/>
              <w:sdt>
                <w:sdtPr>
                  <w:id w:val="-830058341"/>
                  <w:tag w:val="goog_rdk_4038"/>
                </w:sdtPr>
                <w:sdtContent>
                  <w:ins w:author="Anonymous" w:id="66" w:date="2026-09-22T03:03:20Z">
                    <w:r w:rsidDel="00000000" w:rsidR="00000000" w:rsidRPr="00000000">
                      <w:rPr>
                        <w:rtl w:val="0"/>
                      </w:rPr>
                    </w:r>
                  </w:ins>
                </w:sdtContent>
              </w:sdt>
              <w:ins w:author="Anonymous" w:id="66" w:date="2026-09-22T03:03:20Z">
                <w:bookmarkStart w:colFirst="0" w:colLast="0" w:name="_heading=h.4zo8ens8oa8" w:id="1022"/>
                <w:bookmarkEnd w:id="1022"/>
              </w:ins>
            </w:sdtContent>
          </w:sdt>
        </w:p>
      </w:sdtContent>
    </w:sdt>
    <w:sdt>
      <w:sdtPr>
        <w:id w:val="1388136548"/>
        <w:tag w:val="goog_rdk_4042"/>
      </w:sdtPr>
      <w:sdtContent>
        <w:p w:rsidR="00000000" w:rsidDel="00000000" w:rsidP="00000000" w:rsidRDefault="00000000" w:rsidRPr="00000000" w14:paraId="000005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5356197"/>
              <w:tag w:val="goog_rdk_4040"/>
            </w:sdtPr>
            <w:sdtContent>
              <w:ins w:author="Anonymous" w:id="66" w:date="2026-09-22T03:03:20Z"/>
              <w:sdt>
                <w:sdtPr>
                  <w:id w:val="1726228570"/>
                  <w:tag w:val="goog_rdk_4041"/>
                </w:sdtPr>
                <w:sdtContent>
                  <w:ins w:author="Anonymous" w:id="66" w:date="2026-09-22T03:03:20Z">
                    <w:r w:rsidDel="00000000" w:rsidR="00000000" w:rsidRPr="00000000">
                      <w:rPr>
                        <w:rtl w:val="0"/>
                      </w:rPr>
                    </w:r>
                  </w:ins>
                </w:sdtContent>
              </w:sdt>
              <w:ins w:author="Anonymous" w:id="66" w:date="2026-09-22T03:03:20Z">
                <w:bookmarkStart w:colFirst="0" w:colLast="0" w:name="_heading=h.nk3cxrlvphlw" w:id="1023"/>
                <w:bookmarkEnd w:id="1023"/>
              </w:ins>
            </w:sdtContent>
          </w:sdt>
        </w:p>
      </w:sdtContent>
    </w:sdt>
    <w:sdt>
      <w:sdtPr>
        <w:id w:val="-115431960"/>
        <w:tag w:val="goog_rdk_4045"/>
      </w:sdtPr>
      <w:sdtContent>
        <w:p w:rsidR="00000000" w:rsidDel="00000000" w:rsidP="00000000" w:rsidRDefault="00000000" w:rsidRPr="00000000" w14:paraId="000005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25206621"/>
              <w:tag w:val="goog_rdk_4043"/>
            </w:sdtPr>
            <w:sdtContent>
              <w:ins w:author="Anonymous" w:id="66" w:date="2026-09-22T03:03:20Z"/>
              <w:sdt>
                <w:sdtPr>
                  <w:id w:val="-550891104"/>
                  <w:tag w:val="goog_rdk_4044"/>
                </w:sdtPr>
                <w:sdtContent>
                  <w:ins w:author="Anonymous" w:id="66" w:date="2026-09-22T03:03:20Z">
                    <w:r w:rsidDel="00000000" w:rsidR="00000000" w:rsidRPr="00000000">
                      <w:rPr>
                        <w:rtl w:val="0"/>
                      </w:rPr>
                    </w:r>
                  </w:ins>
                </w:sdtContent>
              </w:sdt>
              <w:ins w:author="Anonymous" w:id="66" w:date="2026-09-22T03:03:20Z">
                <w:bookmarkStart w:colFirst="0" w:colLast="0" w:name="_heading=h.9t8wojf784fo" w:id="1024"/>
                <w:bookmarkEnd w:id="1024"/>
              </w:ins>
            </w:sdtContent>
          </w:sdt>
        </w:p>
      </w:sdtContent>
    </w:sdt>
    <w:sdt>
      <w:sdtPr>
        <w:id w:val="207883307"/>
        <w:tag w:val="goog_rdk_4048"/>
      </w:sdtPr>
      <w:sdtContent>
        <w:p w:rsidR="00000000" w:rsidDel="00000000" w:rsidP="00000000" w:rsidRDefault="00000000" w:rsidRPr="00000000" w14:paraId="000005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5473795"/>
              <w:tag w:val="goog_rdk_4046"/>
            </w:sdtPr>
            <w:sdtContent>
              <w:ins w:author="Anonymous" w:id="66" w:date="2026-09-22T03:03:20Z"/>
              <w:sdt>
                <w:sdtPr>
                  <w:id w:val="-1969789561"/>
                  <w:tag w:val="goog_rdk_4047"/>
                </w:sdtPr>
                <w:sdtContent>
                  <w:ins w:author="Anonymous" w:id="66" w:date="2026-09-22T03:03:20Z">
                    <w:r w:rsidDel="00000000" w:rsidR="00000000" w:rsidRPr="00000000">
                      <w:rPr>
                        <w:rtl w:val="0"/>
                      </w:rPr>
                    </w:r>
                  </w:ins>
                </w:sdtContent>
              </w:sdt>
              <w:ins w:author="Anonymous" w:id="66" w:date="2026-09-22T03:03:20Z">
                <w:bookmarkStart w:colFirst="0" w:colLast="0" w:name="_heading=h.pa3p8ry6zf30" w:id="1025"/>
                <w:bookmarkEnd w:id="1025"/>
              </w:ins>
            </w:sdtContent>
          </w:sdt>
        </w:p>
      </w:sdtContent>
    </w:sdt>
    <w:sdt>
      <w:sdtPr>
        <w:id w:val="-1444734179"/>
        <w:tag w:val="goog_rdk_4051"/>
      </w:sdtPr>
      <w:sdtContent>
        <w:p w:rsidR="00000000" w:rsidDel="00000000" w:rsidP="00000000" w:rsidRDefault="00000000" w:rsidRPr="00000000" w14:paraId="000005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2702400"/>
              <w:tag w:val="goog_rdk_4049"/>
            </w:sdtPr>
            <w:sdtContent>
              <w:ins w:author="Anonymous" w:id="66" w:date="2026-09-22T03:03:20Z"/>
              <w:sdt>
                <w:sdtPr>
                  <w:id w:val="341505667"/>
                  <w:tag w:val="goog_rdk_4050"/>
                </w:sdtPr>
                <w:sdtContent>
                  <w:ins w:author="Anonymous" w:id="66" w:date="2026-09-22T03:03:20Z">
                    <w:r w:rsidDel="00000000" w:rsidR="00000000" w:rsidRPr="00000000">
                      <w:rPr>
                        <w:rtl w:val="0"/>
                      </w:rPr>
                    </w:r>
                  </w:ins>
                </w:sdtContent>
              </w:sdt>
              <w:ins w:author="Anonymous" w:id="66" w:date="2026-09-22T03:03:20Z">
                <w:bookmarkStart w:colFirst="0" w:colLast="0" w:name="_heading=h.dtcuuxf6ovb5" w:id="1026"/>
                <w:bookmarkEnd w:id="1026"/>
              </w:ins>
            </w:sdtContent>
          </w:sdt>
        </w:p>
      </w:sdtContent>
    </w:sdt>
    <w:sdt>
      <w:sdtPr>
        <w:id w:val="-1120999174"/>
        <w:tag w:val="goog_rdk_4054"/>
      </w:sdtPr>
      <w:sdtContent>
        <w:p w:rsidR="00000000" w:rsidDel="00000000" w:rsidP="00000000" w:rsidRDefault="00000000" w:rsidRPr="00000000" w14:paraId="000005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23768353"/>
              <w:tag w:val="goog_rdk_4052"/>
            </w:sdtPr>
            <w:sdtContent>
              <w:ins w:author="Anonymous" w:id="66" w:date="2026-09-22T03:03:20Z"/>
              <w:sdt>
                <w:sdtPr>
                  <w:id w:val="-56134283"/>
                  <w:tag w:val="goog_rdk_4053"/>
                </w:sdtPr>
                <w:sdtContent>
                  <w:ins w:author="Anonymous" w:id="66" w:date="2026-09-22T03:03:20Z">
                    <w:r w:rsidDel="00000000" w:rsidR="00000000" w:rsidRPr="00000000">
                      <w:rPr>
                        <w:rtl w:val="0"/>
                      </w:rPr>
                    </w:r>
                  </w:ins>
                </w:sdtContent>
              </w:sdt>
              <w:ins w:author="Anonymous" w:id="66" w:date="2026-09-22T03:03:20Z">
                <w:bookmarkStart w:colFirst="0" w:colLast="0" w:name="_heading=h.5kcpt0y7fpuy" w:id="1027"/>
                <w:bookmarkEnd w:id="1027"/>
              </w:ins>
            </w:sdtContent>
          </w:sdt>
        </w:p>
      </w:sdtContent>
    </w:sdt>
    <w:sdt>
      <w:sdtPr>
        <w:id w:val="2124889514"/>
        <w:tag w:val="goog_rdk_4057"/>
      </w:sdtPr>
      <w:sdtContent>
        <w:p w:rsidR="00000000" w:rsidDel="00000000" w:rsidP="00000000" w:rsidRDefault="00000000" w:rsidRPr="00000000" w14:paraId="000005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9022678"/>
              <w:tag w:val="goog_rdk_4055"/>
            </w:sdtPr>
            <w:sdtContent>
              <w:ins w:author="Anonymous" w:id="66" w:date="2026-09-22T03:03:20Z"/>
              <w:sdt>
                <w:sdtPr>
                  <w:id w:val="1765794799"/>
                  <w:tag w:val="goog_rdk_4056"/>
                </w:sdtPr>
                <w:sdtContent>
                  <w:ins w:author="Anonymous" w:id="66" w:date="2026-09-22T03:03:20Z">
                    <w:r w:rsidDel="00000000" w:rsidR="00000000" w:rsidRPr="00000000">
                      <w:rPr>
                        <w:rtl w:val="0"/>
                      </w:rPr>
                    </w:r>
                  </w:ins>
                </w:sdtContent>
              </w:sdt>
              <w:ins w:author="Anonymous" w:id="66" w:date="2026-09-22T03:03:20Z">
                <w:bookmarkStart w:colFirst="0" w:colLast="0" w:name="_heading=h.ndvt98dlpdsw" w:id="1028"/>
                <w:bookmarkEnd w:id="1028"/>
              </w:ins>
            </w:sdtContent>
          </w:sdt>
        </w:p>
      </w:sdtContent>
    </w:sdt>
    <w:sdt>
      <w:sdtPr>
        <w:id w:val="-117251860"/>
        <w:tag w:val="goog_rdk_4060"/>
      </w:sdtPr>
      <w:sdtContent>
        <w:p w:rsidR="00000000" w:rsidDel="00000000" w:rsidP="00000000" w:rsidRDefault="00000000" w:rsidRPr="00000000" w14:paraId="000005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7775728"/>
              <w:tag w:val="goog_rdk_4058"/>
            </w:sdtPr>
            <w:sdtContent>
              <w:ins w:author="Anonymous" w:id="66" w:date="2026-09-22T03:03:20Z"/>
              <w:sdt>
                <w:sdtPr>
                  <w:id w:val="-1704059863"/>
                  <w:tag w:val="goog_rdk_4059"/>
                </w:sdtPr>
                <w:sdtContent>
                  <w:ins w:author="Anonymous" w:id="66" w:date="2026-09-22T03:03:20Z">
                    <w:r w:rsidDel="00000000" w:rsidR="00000000" w:rsidRPr="00000000">
                      <w:rPr>
                        <w:rtl w:val="0"/>
                      </w:rPr>
                    </w:r>
                  </w:ins>
                </w:sdtContent>
              </w:sdt>
              <w:ins w:author="Anonymous" w:id="66" w:date="2026-09-22T03:03:20Z">
                <w:bookmarkStart w:colFirst="0" w:colLast="0" w:name="_heading=h.dkvwm7y3j6n1" w:id="1029"/>
                <w:bookmarkEnd w:id="1029"/>
              </w:ins>
            </w:sdtContent>
          </w:sdt>
        </w:p>
      </w:sdtContent>
    </w:sdt>
    <w:sdt>
      <w:sdtPr>
        <w:id w:val="-1272515287"/>
        <w:tag w:val="goog_rdk_4063"/>
      </w:sdtPr>
      <w:sdtContent>
        <w:p w:rsidR="00000000" w:rsidDel="00000000" w:rsidP="00000000" w:rsidRDefault="00000000" w:rsidRPr="00000000" w14:paraId="000005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24577421"/>
              <w:tag w:val="goog_rdk_4061"/>
            </w:sdtPr>
            <w:sdtContent>
              <w:ins w:author="Anonymous" w:id="66" w:date="2026-09-22T03:03:20Z"/>
              <w:sdt>
                <w:sdtPr>
                  <w:id w:val="-1047174618"/>
                  <w:tag w:val="goog_rdk_4062"/>
                </w:sdtPr>
                <w:sdtContent>
                  <w:ins w:author="Anonymous" w:id="66" w:date="2026-09-22T03:03:20Z">
                    <w:r w:rsidDel="00000000" w:rsidR="00000000" w:rsidRPr="00000000">
                      <w:rPr>
                        <w:rtl w:val="0"/>
                      </w:rPr>
                    </w:r>
                  </w:ins>
                </w:sdtContent>
              </w:sdt>
              <w:ins w:author="Anonymous" w:id="66" w:date="2026-09-22T03:03:20Z">
                <w:bookmarkStart w:colFirst="0" w:colLast="0" w:name="_heading=h.1zuov6n2kvd0" w:id="1030"/>
                <w:bookmarkEnd w:id="1030"/>
              </w:ins>
            </w:sdtContent>
          </w:sdt>
        </w:p>
      </w:sdtContent>
    </w:sdt>
    <w:sdt>
      <w:sdtPr>
        <w:id w:val="1541236152"/>
        <w:tag w:val="goog_rdk_4066"/>
      </w:sdtPr>
      <w:sdtContent>
        <w:p w:rsidR="00000000" w:rsidDel="00000000" w:rsidP="00000000" w:rsidRDefault="00000000" w:rsidRPr="00000000" w14:paraId="000005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1069083"/>
              <w:tag w:val="goog_rdk_4064"/>
            </w:sdtPr>
            <w:sdtContent>
              <w:ins w:author="Anonymous" w:id="66" w:date="2026-09-22T03:03:20Z"/>
              <w:sdt>
                <w:sdtPr>
                  <w:id w:val="-1429009773"/>
                  <w:tag w:val="goog_rdk_4065"/>
                </w:sdtPr>
                <w:sdtContent>
                  <w:ins w:author="Anonymous" w:id="66" w:date="2026-09-22T03:03:20Z">
                    <w:r w:rsidDel="00000000" w:rsidR="00000000" w:rsidRPr="00000000">
                      <w:rPr>
                        <w:rtl w:val="0"/>
                      </w:rPr>
                    </w:r>
                  </w:ins>
                </w:sdtContent>
              </w:sdt>
              <w:ins w:author="Anonymous" w:id="66" w:date="2026-09-22T03:03:20Z">
                <w:bookmarkStart w:colFirst="0" w:colLast="0" w:name="_heading=h.k8b3h8wvzay0" w:id="1031"/>
                <w:bookmarkEnd w:id="1031"/>
              </w:ins>
            </w:sdtContent>
          </w:sdt>
        </w:p>
      </w:sdtContent>
    </w:sdt>
    <w:sdt>
      <w:sdtPr>
        <w:id w:val="-1187225120"/>
        <w:tag w:val="goog_rdk_4069"/>
      </w:sdtPr>
      <w:sdtContent>
        <w:p w:rsidR="00000000" w:rsidDel="00000000" w:rsidP="00000000" w:rsidRDefault="00000000" w:rsidRPr="00000000" w14:paraId="000005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0404134"/>
              <w:tag w:val="goog_rdk_4067"/>
            </w:sdtPr>
            <w:sdtContent>
              <w:ins w:author="Anonymous" w:id="66" w:date="2026-09-22T03:03:20Z"/>
              <w:sdt>
                <w:sdtPr>
                  <w:id w:val="-1486934526"/>
                  <w:tag w:val="goog_rdk_4068"/>
                </w:sdtPr>
                <w:sdtContent>
                  <w:ins w:author="Anonymous" w:id="66" w:date="2026-09-22T03:03:20Z">
                    <w:r w:rsidDel="00000000" w:rsidR="00000000" w:rsidRPr="00000000">
                      <w:rPr>
                        <w:rtl w:val="0"/>
                      </w:rPr>
                    </w:r>
                  </w:ins>
                </w:sdtContent>
              </w:sdt>
              <w:ins w:author="Anonymous" w:id="66" w:date="2026-09-22T03:03:20Z">
                <w:bookmarkStart w:colFirst="0" w:colLast="0" w:name="_heading=h.6a2nr3trx8ve" w:id="1032"/>
                <w:bookmarkEnd w:id="1032"/>
              </w:ins>
            </w:sdtContent>
          </w:sdt>
        </w:p>
      </w:sdtContent>
    </w:sdt>
    <w:sdt>
      <w:sdtPr>
        <w:id w:val="-1647252867"/>
        <w:tag w:val="goog_rdk_4072"/>
      </w:sdtPr>
      <w:sdtContent>
        <w:p w:rsidR="00000000" w:rsidDel="00000000" w:rsidP="00000000" w:rsidRDefault="00000000" w:rsidRPr="00000000" w14:paraId="000005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55551498"/>
              <w:tag w:val="goog_rdk_4070"/>
            </w:sdtPr>
            <w:sdtContent>
              <w:ins w:author="Anonymous" w:id="66" w:date="2026-09-22T03:03:20Z"/>
              <w:sdt>
                <w:sdtPr>
                  <w:id w:val="1788833270"/>
                  <w:tag w:val="goog_rdk_4071"/>
                </w:sdtPr>
                <w:sdtContent>
                  <w:ins w:author="Anonymous" w:id="66" w:date="2026-09-22T03:03:20Z">
                    <w:r w:rsidDel="00000000" w:rsidR="00000000" w:rsidRPr="00000000">
                      <w:rPr>
                        <w:rtl w:val="0"/>
                      </w:rPr>
                    </w:r>
                  </w:ins>
                </w:sdtContent>
              </w:sdt>
              <w:ins w:author="Anonymous" w:id="66" w:date="2026-09-22T03:03:20Z">
                <w:bookmarkStart w:colFirst="0" w:colLast="0" w:name="_heading=h.epx9o169ez8n" w:id="1033"/>
                <w:bookmarkEnd w:id="1033"/>
              </w:ins>
            </w:sdtContent>
          </w:sdt>
        </w:p>
      </w:sdtContent>
    </w:sdt>
    <w:sdt>
      <w:sdtPr>
        <w:id w:val="1876847833"/>
        <w:tag w:val="goog_rdk_4075"/>
      </w:sdtPr>
      <w:sdtContent>
        <w:p w:rsidR="00000000" w:rsidDel="00000000" w:rsidP="00000000" w:rsidRDefault="00000000" w:rsidRPr="00000000" w14:paraId="000005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38315528"/>
              <w:tag w:val="goog_rdk_4073"/>
            </w:sdtPr>
            <w:sdtContent>
              <w:ins w:author="Anonymous" w:id="66" w:date="2026-09-22T03:03:20Z"/>
              <w:sdt>
                <w:sdtPr>
                  <w:id w:val="404605069"/>
                  <w:tag w:val="goog_rdk_4074"/>
                </w:sdtPr>
                <w:sdtContent>
                  <w:ins w:author="Anonymous" w:id="66" w:date="2026-09-22T03:03:20Z">
                    <w:r w:rsidDel="00000000" w:rsidR="00000000" w:rsidRPr="00000000">
                      <w:rPr>
                        <w:rtl w:val="0"/>
                      </w:rPr>
                    </w:r>
                  </w:ins>
                </w:sdtContent>
              </w:sdt>
              <w:ins w:author="Anonymous" w:id="66" w:date="2026-09-22T03:03:20Z">
                <w:bookmarkStart w:colFirst="0" w:colLast="0" w:name="_heading=h.r0179kvu54bu" w:id="1034"/>
                <w:bookmarkEnd w:id="1034"/>
              </w:ins>
            </w:sdtContent>
          </w:sdt>
        </w:p>
      </w:sdtContent>
    </w:sdt>
    <w:sdt>
      <w:sdtPr>
        <w:id w:val="-549097152"/>
        <w:tag w:val="goog_rdk_4078"/>
      </w:sdtPr>
      <w:sdtContent>
        <w:p w:rsidR="00000000" w:rsidDel="00000000" w:rsidP="00000000" w:rsidRDefault="00000000" w:rsidRPr="00000000" w14:paraId="000005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2071881"/>
              <w:tag w:val="goog_rdk_4076"/>
            </w:sdtPr>
            <w:sdtContent>
              <w:ins w:author="Anonymous" w:id="66" w:date="2026-09-22T03:03:20Z"/>
              <w:sdt>
                <w:sdtPr>
                  <w:id w:val="-1797947761"/>
                  <w:tag w:val="goog_rdk_4077"/>
                </w:sdtPr>
                <w:sdtContent>
                  <w:ins w:author="Anonymous" w:id="66" w:date="2026-09-22T03:03:20Z">
                    <w:r w:rsidDel="00000000" w:rsidR="00000000" w:rsidRPr="00000000">
                      <w:rPr>
                        <w:rtl w:val="0"/>
                      </w:rPr>
                    </w:r>
                  </w:ins>
                </w:sdtContent>
              </w:sdt>
              <w:ins w:author="Anonymous" w:id="66" w:date="2026-09-22T03:03:20Z">
                <w:bookmarkStart w:colFirst="0" w:colLast="0" w:name="_heading=h.1j0hcqttnm12" w:id="1035"/>
                <w:bookmarkEnd w:id="1035"/>
              </w:ins>
            </w:sdtContent>
          </w:sdt>
        </w:p>
      </w:sdtContent>
    </w:sdt>
    <w:sdt>
      <w:sdtPr>
        <w:id w:val="-354199945"/>
        <w:tag w:val="goog_rdk_4081"/>
      </w:sdtPr>
      <w:sdtContent>
        <w:p w:rsidR="00000000" w:rsidDel="00000000" w:rsidP="00000000" w:rsidRDefault="00000000" w:rsidRPr="00000000" w14:paraId="000005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3042736"/>
              <w:tag w:val="goog_rdk_4079"/>
            </w:sdtPr>
            <w:sdtContent>
              <w:ins w:author="Anonymous" w:id="66" w:date="2026-09-22T03:03:20Z"/>
              <w:sdt>
                <w:sdtPr>
                  <w:id w:val="1250428648"/>
                  <w:tag w:val="goog_rdk_4080"/>
                </w:sdtPr>
                <w:sdtContent>
                  <w:ins w:author="Anonymous" w:id="66" w:date="2026-09-22T03:03:20Z">
                    <w:r w:rsidDel="00000000" w:rsidR="00000000" w:rsidRPr="00000000">
                      <w:rPr>
                        <w:rtl w:val="0"/>
                      </w:rPr>
                    </w:r>
                  </w:ins>
                </w:sdtContent>
              </w:sdt>
              <w:ins w:author="Anonymous" w:id="66" w:date="2026-09-22T03:03:20Z">
                <w:bookmarkStart w:colFirst="0" w:colLast="0" w:name="_heading=h.b4ys0brn9rwi" w:id="1036"/>
                <w:bookmarkEnd w:id="1036"/>
              </w:ins>
            </w:sdtContent>
          </w:sdt>
        </w:p>
      </w:sdtContent>
    </w:sdt>
    <w:sdt>
      <w:sdtPr>
        <w:id w:val="-964878946"/>
        <w:tag w:val="goog_rdk_4084"/>
      </w:sdtPr>
      <w:sdtContent>
        <w:p w:rsidR="00000000" w:rsidDel="00000000" w:rsidP="00000000" w:rsidRDefault="00000000" w:rsidRPr="00000000" w14:paraId="000005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2215534"/>
              <w:tag w:val="goog_rdk_4082"/>
            </w:sdtPr>
            <w:sdtContent>
              <w:ins w:author="Anonymous" w:id="66" w:date="2026-09-22T03:03:20Z"/>
              <w:sdt>
                <w:sdtPr>
                  <w:id w:val="-267644208"/>
                  <w:tag w:val="goog_rdk_4083"/>
                </w:sdtPr>
                <w:sdtContent>
                  <w:ins w:author="Anonymous" w:id="66" w:date="2026-09-22T03:03:20Z">
                    <w:r w:rsidDel="00000000" w:rsidR="00000000" w:rsidRPr="00000000">
                      <w:rPr>
                        <w:rtl w:val="0"/>
                      </w:rPr>
                    </w:r>
                  </w:ins>
                </w:sdtContent>
              </w:sdt>
              <w:ins w:author="Anonymous" w:id="66" w:date="2026-09-22T03:03:20Z">
                <w:bookmarkStart w:colFirst="0" w:colLast="0" w:name="_heading=h.2ifys6bapwbm" w:id="1037"/>
                <w:bookmarkEnd w:id="1037"/>
              </w:ins>
            </w:sdtContent>
          </w:sdt>
        </w:p>
      </w:sdtContent>
    </w:sdt>
    <w:sdt>
      <w:sdtPr>
        <w:id w:val="1636255740"/>
        <w:tag w:val="goog_rdk_4087"/>
      </w:sdtPr>
      <w:sdtContent>
        <w:p w:rsidR="00000000" w:rsidDel="00000000" w:rsidP="00000000" w:rsidRDefault="00000000" w:rsidRPr="00000000" w14:paraId="000005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24748487"/>
              <w:tag w:val="goog_rdk_4085"/>
            </w:sdtPr>
            <w:sdtContent>
              <w:ins w:author="Anonymous" w:id="66" w:date="2026-09-22T03:03:20Z"/>
              <w:sdt>
                <w:sdtPr>
                  <w:id w:val="-1782013205"/>
                  <w:tag w:val="goog_rdk_4086"/>
                </w:sdtPr>
                <w:sdtContent>
                  <w:ins w:author="Anonymous" w:id="66" w:date="2026-09-22T03:03:20Z">
                    <w:r w:rsidDel="00000000" w:rsidR="00000000" w:rsidRPr="00000000">
                      <w:rPr>
                        <w:rtl w:val="0"/>
                      </w:rPr>
                    </w:r>
                  </w:ins>
                </w:sdtContent>
              </w:sdt>
              <w:ins w:author="Anonymous" w:id="66" w:date="2026-09-22T03:03:20Z">
                <w:bookmarkStart w:colFirst="0" w:colLast="0" w:name="_heading=h.if0yhy75cks5" w:id="1038"/>
                <w:bookmarkEnd w:id="1038"/>
              </w:ins>
            </w:sdtContent>
          </w:sdt>
        </w:p>
      </w:sdtContent>
    </w:sdt>
    <w:sdt>
      <w:sdtPr>
        <w:id w:val="1197261432"/>
        <w:tag w:val="goog_rdk_4090"/>
      </w:sdtPr>
      <w:sdtContent>
        <w:p w:rsidR="00000000" w:rsidDel="00000000" w:rsidP="00000000" w:rsidRDefault="00000000" w:rsidRPr="00000000" w14:paraId="000005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9788330"/>
              <w:tag w:val="goog_rdk_4088"/>
            </w:sdtPr>
            <w:sdtContent>
              <w:ins w:author="Anonymous" w:id="66" w:date="2026-09-22T03:03:20Z"/>
              <w:sdt>
                <w:sdtPr>
                  <w:id w:val="701377522"/>
                  <w:tag w:val="goog_rdk_4089"/>
                </w:sdtPr>
                <w:sdtContent>
                  <w:ins w:author="Anonymous" w:id="66" w:date="2026-09-22T03:03:20Z">
                    <w:r w:rsidDel="00000000" w:rsidR="00000000" w:rsidRPr="00000000">
                      <w:rPr>
                        <w:rtl w:val="0"/>
                      </w:rPr>
                    </w:r>
                  </w:ins>
                </w:sdtContent>
              </w:sdt>
              <w:ins w:author="Anonymous" w:id="66" w:date="2026-09-22T03:03:20Z">
                <w:bookmarkStart w:colFirst="0" w:colLast="0" w:name="_heading=h.w4ub35dzs04" w:id="1039"/>
                <w:bookmarkEnd w:id="1039"/>
              </w:ins>
            </w:sdtContent>
          </w:sdt>
        </w:p>
      </w:sdtContent>
    </w:sdt>
    <w:sdt>
      <w:sdtPr>
        <w:id w:val="1370940086"/>
        <w:tag w:val="goog_rdk_4093"/>
      </w:sdtPr>
      <w:sdtContent>
        <w:p w:rsidR="00000000" w:rsidDel="00000000" w:rsidP="00000000" w:rsidRDefault="00000000" w:rsidRPr="00000000" w14:paraId="000005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4495585"/>
              <w:tag w:val="goog_rdk_4091"/>
            </w:sdtPr>
            <w:sdtContent>
              <w:ins w:author="Anonymous" w:id="66" w:date="2026-09-22T03:03:20Z"/>
              <w:sdt>
                <w:sdtPr>
                  <w:id w:val="-482358748"/>
                  <w:tag w:val="goog_rdk_4092"/>
                </w:sdtPr>
                <w:sdtContent>
                  <w:ins w:author="Anonymous" w:id="66" w:date="2026-09-22T03:03:20Z">
                    <w:r w:rsidDel="00000000" w:rsidR="00000000" w:rsidRPr="00000000">
                      <w:rPr>
                        <w:rtl w:val="0"/>
                      </w:rPr>
                    </w:r>
                  </w:ins>
                </w:sdtContent>
              </w:sdt>
              <w:ins w:author="Anonymous" w:id="66" w:date="2026-09-22T03:03:20Z">
                <w:bookmarkStart w:colFirst="0" w:colLast="0" w:name="_heading=h.rk8zc0q0kych" w:id="1040"/>
                <w:bookmarkEnd w:id="1040"/>
              </w:ins>
            </w:sdtContent>
          </w:sdt>
        </w:p>
      </w:sdtContent>
    </w:sdt>
    <w:sdt>
      <w:sdtPr>
        <w:id w:val="779645781"/>
        <w:tag w:val="goog_rdk_4096"/>
      </w:sdtPr>
      <w:sdtContent>
        <w:p w:rsidR="00000000" w:rsidDel="00000000" w:rsidP="00000000" w:rsidRDefault="00000000" w:rsidRPr="00000000" w14:paraId="000005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4496009"/>
              <w:tag w:val="goog_rdk_4094"/>
            </w:sdtPr>
            <w:sdtContent>
              <w:ins w:author="Anonymous" w:id="66" w:date="2026-09-22T03:03:20Z"/>
              <w:sdt>
                <w:sdtPr>
                  <w:id w:val="-1996585030"/>
                  <w:tag w:val="goog_rdk_4095"/>
                </w:sdtPr>
                <w:sdtContent>
                  <w:ins w:author="Anonymous" w:id="66" w:date="2026-09-22T03:03:20Z">
                    <w:r w:rsidDel="00000000" w:rsidR="00000000" w:rsidRPr="00000000">
                      <w:rPr>
                        <w:rtl w:val="0"/>
                      </w:rPr>
                    </w:r>
                  </w:ins>
                </w:sdtContent>
              </w:sdt>
              <w:ins w:author="Anonymous" w:id="66" w:date="2026-09-22T03:03:20Z">
                <w:bookmarkStart w:colFirst="0" w:colLast="0" w:name="_heading=h.n4hjnmna47oo" w:id="1041"/>
                <w:bookmarkEnd w:id="1041"/>
              </w:ins>
            </w:sdtContent>
          </w:sdt>
        </w:p>
      </w:sdtContent>
    </w:sdt>
    <w:sdt>
      <w:sdtPr>
        <w:id w:val="169726035"/>
        <w:tag w:val="goog_rdk_4099"/>
      </w:sdtPr>
      <w:sdtContent>
        <w:p w:rsidR="00000000" w:rsidDel="00000000" w:rsidP="00000000" w:rsidRDefault="00000000" w:rsidRPr="00000000" w14:paraId="000005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64254822"/>
              <w:tag w:val="goog_rdk_4097"/>
            </w:sdtPr>
            <w:sdtContent>
              <w:ins w:author="Anonymous" w:id="66" w:date="2026-09-22T03:03:20Z"/>
              <w:sdt>
                <w:sdtPr>
                  <w:id w:val="1405660874"/>
                  <w:tag w:val="goog_rdk_4098"/>
                </w:sdtPr>
                <w:sdtContent>
                  <w:ins w:author="Anonymous" w:id="66" w:date="2026-09-22T03:03:20Z">
                    <w:r w:rsidDel="00000000" w:rsidR="00000000" w:rsidRPr="00000000">
                      <w:rPr>
                        <w:rtl w:val="0"/>
                      </w:rPr>
                    </w:r>
                  </w:ins>
                </w:sdtContent>
              </w:sdt>
              <w:ins w:author="Anonymous" w:id="66" w:date="2026-09-22T03:03:20Z">
                <w:bookmarkStart w:colFirst="0" w:colLast="0" w:name="_heading=h.c6kprp2u3lig" w:id="1042"/>
                <w:bookmarkEnd w:id="1042"/>
              </w:ins>
            </w:sdtContent>
          </w:sdt>
        </w:p>
      </w:sdtContent>
    </w:sdt>
    <w:sdt>
      <w:sdtPr>
        <w:id w:val="-932965336"/>
        <w:tag w:val="goog_rdk_4102"/>
      </w:sdtPr>
      <w:sdtContent>
        <w:p w:rsidR="00000000" w:rsidDel="00000000" w:rsidP="00000000" w:rsidRDefault="00000000" w:rsidRPr="00000000" w14:paraId="000005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3682361"/>
              <w:tag w:val="goog_rdk_4100"/>
            </w:sdtPr>
            <w:sdtContent>
              <w:ins w:author="Anonymous" w:id="66" w:date="2026-09-22T03:03:20Z"/>
              <w:sdt>
                <w:sdtPr>
                  <w:id w:val="1077882981"/>
                  <w:tag w:val="goog_rdk_4101"/>
                </w:sdtPr>
                <w:sdtContent>
                  <w:ins w:author="Anonymous" w:id="66" w:date="2026-09-22T03:03:20Z">
                    <w:r w:rsidDel="00000000" w:rsidR="00000000" w:rsidRPr="00000000">
                      <w:rPr>
                        <w:rtl w:val="0"/>
                      </w:rPr>
                    </w:r>
                  </w:ins>
                </w:sdtContent>
              </w:sdt>
              <w:ins w:author="Anonymous" w:id="66" w:date="2026-09-22T03:03:20Z">
                <w:bookmarkStart w:colFirst="0" w:colLast="0" w:name="_heading=h.iit7mkrgoq" w:id="1043"/>
                <w:bookmarkEnd w:id="1043"/>
              </w:ins>
            </w:sdtContent>
          </w:sdt>
        </w:p>
      </w:sdtContent>
    </w:sdt>
    <w:sdt>
      <w:sdtPr>
        <w:id w:val="351883973"/>
        <w:tag w:val="goog_rdk_4105"/>
      </w:sdtPr>
      <w:sdtContent>
        <w:p w:rsidR="00000000" w:rsidDel="00000000" w:rsidP="00000000" w:rsidRDefault="00000000" w:rsidRPr="00000000" w14:paraId="0000055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9616365"/>
              <w:tag w:val="goog_rdk_4103"/>
            </w:sdtPr>
            <w:sdtContent>
              <w:ins w:author="Anonymous" w:id="66" w:date="2026-09-22T03:03:20Z"/>
              <w:sdt>
                <w:sdtPr>
                  <w:id w:val="25368274"/>
                  <w:tag w:val="goog_rdk_4104"/>
                </w:sdtPr>
                <w:sdtContent>
                  <w:ins w:author="Anonymous" w:id="66" w:date="2026-09-22T03:03:20Z">
                    <w:r w:rsidDel="00000000" w:rsidR="00000000" w:rsidRPr="00000000">
                      <w:rPr>
                        <w:rtl w:val="0"/>
                      </w:rPr>
                    </w:r>
                  </w:ins>
                </w:sdtContent>
              </w:sdt>
              <w:ins w:author="Anonymous" w:id="66" w:date="2026-09-22T03:03:20Z">
                <w:bookmarkStart w:colFirst="0" w:colLast="0" w:name="_heading=h.mohx4txbi17n" w:id="1044"/>
                <w:bookmarkEnd w:id="1044"/>
              </w:ins>
            </w:sdtContent>
          </w:sdt>
        </w:p>
      </w:sdtContent>
    </w:sdt>
    <w:sdt>
      <w:sdtPr>
        <w:id w:val="1044899904"/>
        <w:tag w:val="goog_rdk_4108"/>
      </w:sdtPr>
      <w:sdtContent>
        <w:p w:rsidR="00000000" w:rsidDel="00000000" w:rsidP="00000000" w:rsidRDefault="00000000" w:rsidRPr="00000000" w14:paraId="0000055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69086062"/>
              <w:tag w:val="goog_rdk_4106"/>
            </w:sdtPr>
            <w:sdtContent>
              <w:ins w:author="Anonymous" w:id="66" w:date="2026-09-22T03:03:20Z"/>
              <w:sdt>
                <w:sdtPr>
                  <w:id w:val="1767705691"/>
                  <w:tag w:val="goog_rdk_4107"/>
                </w:sdtPr>
                <w:sdtContent>
                  <w:ins w:author="Anonymous" w:id="66" w:date="2026-09-22T03:03:20Z">
                    <w:r w:rsidDel="00000000" w:rsidR="00000000" w:rsidRPr="00000000">
                      <w:rPr>
                        <w:rtl w:val="0"/>
                      </w:rPr>
                    </w:r>
                  </w:ins>
                </w:sdtContent>
              </w:sdt>
              <w:ins w:author="Anonymous" w:id="66" w:date="2026-09-22T03:03:20Z">
                <w:bookmarkStart w:colFirst="0" w:colLast="0" w:name="_heading=h.867hgqechg48" w:id="1045"/>
                <w:bookmarkEnd w:id="1045"/>
              </w:ins>
            </w:sdtContent>
          </w:sdt>
        </w:p>
      </w:sdtContent>
    </w:sdt>
    <w:sdt>
      <w:sdtPr>
        <w:id w:val="1018090494"/>
        <w:tag w:val="goog_rdk_4111"/>
      </w:sdtPr>
      <w:sdtContent>
        <w:p w:rsidR="00000000" w:rsidDel="00000000" w:rsidP="00000000" w:rsidRDefault="00000000" w:rsidRPr="00000000" w14:paraId="0000056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0218553"/>
              <w:tag w:val="goog_rdk_4109"/>
            </w:sdtPr>
            <w:sdtContent>
              <w:ins w:author="Anonymous" w:id="66" w:date="2026-09-22T03:03:20Z"/>
              <w:sdt>
                <w:sdtPr>
                  <w:id w:val="119598344"/>
                  <w:tag w:val="goog_rdk_4110"/>
                </w:sdtPr>
                <w:sdtContent>
                  <w:ins w:author="Anonymous" w:id="66" w:date="2026-09-22T03:03:20Z">
                    <w:r w:rsidDel="00000000" w:rsidR="00000000" w:rsidRPr="00000000">
                      <w:rPr>
                        <w:rtl w:val="0"/>
                      </w:rPr>
                    </w:r>
                  </w:ins>
                </w:sdtContent>
              </w:sdt>
              <w:ins w:author="Anonymous" w:id="66" w:date="2026-09-22T03:03:20Z">
                <w:bookmarkStart w:colFirst="0" w:colLast="0" w:name="_heading=h.5746vim8yl24" w:id="1046"/>
                <w:bookmarkEnd w:id="1046"/>
              </w:ins>
            </w:sdtContent>
          </w:sdt>
        </w:p>
      </w:sdtContent>
    </w:sdt>
    <w:sdt>
      <w:sdtPr>
        <w:id w:val="-2135350104"/>
        <w:tag w:val="goog_rdk_4114"/>
      </w:sdtPr>
      <w:sdtContent>
        <w:p w:rsidR="00000000" w:rsidDel="00000000" w:rsidP="00000000" w:rsidRDefault="00000000" w:rsidRPr="00000000" w14:paraId="0000056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8684114"/>
              <w:tag w:val="goog_rdk_4112"/>
            </w:sdtPr>
            <w:sdtContent>
              <w:ins w:author="Anonymous" w:id="66" w:date="2026-09-22T03:03:20Z"/>
              <w:sdt>
                <w:sdtPr>
                  <w:id w:val="-222335390"/>
                  <w:tag w:val="goog_rdk_4113"/>
                </w:sdtPr>
                <w:sdtContent>
                  <w:ins w:author="Anonymous" w:id="66" w:date="2026-09-22T03:03:20Z">
                    <w:r w:rsidDel="00000000" w:rsidR="00000000" w:rsidRPr="00000000">
                      <w:rPr>
                        <w:rtl w:val="0"/>
                      </w:rPr>
                    </w:r>
                  </w:ins>
                </w:sdtContent>
              </w:sdt>
              <w:ins w:author="Anonymous" w:id="66" w:date="2026-09-22T03:03:20Z">
                <w:bookmarkStart w:colFirst="0" w:colLast="0" w:name="_heading=h.rvl59d5n5t1a" w:id="1047"/>
                <w:bookmarkEnd w:id="1047"/>
              </w:ins>
            </w:sdtContent>
          </w:sdt>
        </w:p>
      </w:sdtContent>
    </w:sdt>
    <w:sdt>
      <w:sdtPr>
        <w:id w:val="589723220"/>
        <w:tag w:val="goog_rdk_4117"/>
      </w:sdtPr>
      <w:sdtContent>
        <w:p w:rsidR="00000000" w:rsidDel="00000000" w:rsidP="00000000" w:rsidRDefault="00000000" w:rsidRPr="00000000" w14:paraId="0000056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7539176"/>
              <w:tag w:val="goog_rdk_4115"/>
            </w:sdtPr>
            <w:sdtContent>
              <w:ins w:author="Anonymous" w:id="66" w:date="2026-09-22T03:03:20Z"/>
              <w:sdt>
                <w:sdtPr>
                  <w:id w:val="901238902"/>
                  <w:tag w:val="goog_rdk_4116"/>
                </w:sdtPr>
                <w:sdtContent>
                  <w:ins w:author="Anonymous" w:id="66" w:date="2026-09-22T03:03:20Z">
                    <w:r w:rsidDel="00000000" w:rsidR="00000000" w:rsidRPr="00000000">
                      <w:rPr>
                        <w:rtl w:val="0"/>
                      </w:rPr>
                    </w:r>
                  </w:ins>
                </w:sdtContent>
              </w:sdt>
              <w:ins w:author="Anonymous" w:id="66" w:date="2026-09-22T03:03:20Z">
                <w:bookmarkStart w:colFirst="0" w:colLast="0" w:name="_heading=h.fvcimtqfao0n" w:id="1048"/>
                <w:bookmarkEnd w:id="1048"/>
              </w:ins>
            </w:sdtContent>
          </w:sdt>
        </w:p>
      </w:sdtContent>
    </w:sdt>
    <w:sdt>
      <w:sdtPr>
        <w:id w:val="-640254601"/>
        <w:tag w:val="goog_rdk_4120"/>
      </w:sdtPr>
      <w:sdtContent>
        <w:p w:rsidR="00000000" w:rsidDel="00000000" w:rsidP="00000000" w:rsidRDefault="00000000" w:rsidRPr="00000000" w14:paraId="0000056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9362610"/>
              <w:tag w:val="goog_rdk_4118"/>
            </w:sdtPr>
            <w:sdtContent>
              <w:ins w:author="Anonymous" w:id="66" w:date="2026-09-22T03:03:20Z"/>
              <w:sdt>
                <w:sdtPr>
                  <w:id w:val="131835234"/>
                  <w:tag w:val="goog_rdk_4119"/>
                </w:sdtPr>
                <w:sdtContent>
                  <w:ins w:author="Anonymous" w:id="66" w:date="2026-09-22T03:03:20Z">
                    <w:r w:rsidDel="00000000" w:rsidR="00000000" w:rsidRPr="00000000">
                      <w:rPr>
                        <w:rtl w:val="0"/>
                      </w:rPr>
                    </w:r>
                  </w:ins>
                </w:sdtContent>
              </w:sdt>
              <w:ins w:author="Anonymous" w:id="66" w:date="2026-09-22T03:03:20Z">
                <w:bookmarkStart w:colFirst="0" w:colLast="0" w:name="_heading=h.ux8jt8c742tu" w:id="1049"/>
                <w:bookmarkEnd w:id="1049"/>
              </w:ins>
            </w:sdtContent>
          </w:sdt>
        </w:p>
      </w:sdtContent>
    </w:sdt>
    <w:sdt>
      <w:sdtPr>
        <w:id w:val="-1528191908"/>
        <w:tag w:val="goog_rdk_4123"/>
      </w:sdtPr>
      <w:sdtContent>
        <w:p w:rsidR="00000000" w:rsidDel="00000000" w:rsidP="00000000" w:rsidRDefault="00000000" w:rsidRPr="00000000" w14:paraId="0000056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1651620"/>
              <w:tag w:val="goog_rdk_4121"/>
            </w:sdtPr>
            <w:sdtContent>
              <w:ins w:author="Anonymous" w:id="66" w:date="2026-09-22T03:03:20Z"/>
              <w:sdt>
                <w:sdtPr>
                  <w:id w:val="571909040"/>
                  <w:tag w:val="goog_rdk_4122"/>
                </w:sdtPr>
                <w:sdtContent>
                  <w:ins w:author="Anonymous" w:id="66" w:date="2026-09-22T03:03:20Z">
                    <w:r w:rsidDel="00000000" w:rsidR="00000000" w:rsidRPr="00000000">
                      <w:rPr>
                        <w:rtl w:val="0"/>
                      </w:rPr>
                    </w:r>
                  </w:ins>
                </w:sdtContent>
              </w:sdt>
              <w:ins w:author="Anonymous" w:id="66" w:date="2026-09-22T03:03:20Z">
                <w:bookmarkStart w:colFirst="0" w:colLast="0" w:name="_heading=h.kd85lroagwj7" w:id="1050"/>
                <w:bookmarkEnd w:id="1050"/>
              </w:ins>
            </w:sdtContent>
          </w:sdt>
        </w:p>
      </w:sdtContent>
    </w:sdt>
    <w:sdt>
      <w:sdtPr>
        <w:id w:val="2141763415"/>
        <w:tag w:val="goog_rdk_4126"/>
      </w:sdtPr>
      <w:sdtContent>
        <w:p w:rsidR="00000000" w:rsidDel="00000000" w:rsidP="00000000" w:rsidRDefault="00000000" w:rsidRPr="00000000" w14:paraId="0000056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19304430"/>
              <w:tag w:val="goog_rdk_4124"/>
            </w:sdtPr>
            <w:sdtContent>
              <w:ins w:author="Anonymous" w:id="66" w:date="2026-09-22T03:03:20Z"/>
              <w:sdt>
                <w:sdtPr>
                  <w:id w:val="-1112765349"/>
                  <w:tag w:val="goog_rdk_4125"/>
                </w:sdtPr>
                <w:sdtContent>
                  <w:ins w:author="Anonymous" w:id="66" w:date="2026-09-22T03:03:20Z">
                    <w:r w:rsidDel="00000000" w:rsidR="00000000" w:rsidRPr="00000000">
                      <w:rPr>
                        <w:rtl w:val="0"/>
                      </w:rPr>
                    </w:r>
                  </w:ins>
                </w:sdtContent>
              </w:sdt>
              <w:ins w:author="Anonymous" w:id="66" w:date="2026-09-22T03:03:20Z">
                <w:bookmarkStart w:colFirst="0" w:colLast="0" w:name="_heading=h.orld8vsz71fk" w:id="1051"/>
                <w:bookmarkEnd w:id="1051"/>
              </w:ins>
            </w:sdtContent>
          </w:sdt>
        </w:p>
      </w:sdtContent>
    </w:sdt>
    <w:sdt>
      <w:sdtPr>
        <w:id w:val="-2130337513"/>
        <w:tag w:val="goog_rdk_4129"/>
      </w:sdtPr>
      <w:sdtContent>
        <w:p w:rsidR="00000000" w:rsidDel="00000000" w:rsidP="00000000" w:rsidRDefault="00000000" w:rsidRPr="00000000" w14:paraId="0000056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6132271"/>
              <w:tag w:val="goog_rdk_4127"/>
            </w:sdtPr>
            <w:sdtContent>
              <w:ins w:author="Anonymous" w:id="66" w:date="2026-09-22T03:03:20Z"/>
              <w:sdt>
                <w:sdtPr>
                  <w:id w:val="1923030577"/>
                  <w:tag w:val="goog_rdk_4128"/>
                </w:sdtPr>
                <w:sdtContent>
                  <w:ins w:author="Anonymous" w:id="66" w:date="2026-09-22T03:03:20Z">
                    <w:r w:rsidDel="00000000" w:rsidR="00000000" w:rsidRPr="00000000">
                      <w:rPr>
                        <w:rtl w:val="0"/>
                      </w:rPr>
                    </w:r>
                  </w:ins>
                </w:sdtContent>
              </w:sdt>
              <w:ins w:author="Anonymous" w:id="66" w:date="2026-09-22T03:03:20Z">
                <w:bookmarkStart w:colFirst="0" w:colLast="0" w:name="_heading=h.uvs3ndpm9l0s" w:id="1052"/>
                <w:bookmarkEnd w:id="1052"/>
              </w:ins>
            </w:sdtContent>
          </w:sdt>
        </w:p>
      </w:sdtContent>
    </w:sdt>
    <w:sdt>
      <w:sdtPr>
        <w:id w:val="-1077463213"/>
        <w:tag w:val="goog_rdk_4132"/>
      </w:sdtPr>
      <w:sdtContent>
        <w:p w:rsidR="00000000" w:rsidDel="00000000" w:rsidP="00000000" w:rsidRDefault="00000000" w:rsidRPr="00000000" w14:paraId="0000056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0825052"/>
              <w:tag w:val="goog_rdk_4130"/>
            </w:sdtPr>
            <w:sdtContent>
              <w:ins w:author="Anonymous" w:id="66" w:date="2026-09-22T03:03:20Z"/>
              <w:sdt>
                <w:sdtPr>
                  <w:id w:val="204348109"/>
                  <w:tag w:val="goog_rdk_4131"/>
                </w:sdtPr>
                <w:sdtContent>
                  <w:ins w:author="Anonymous" w:id="66" w:date="2026-09-22T03:03:20Z">
                    <w:r w:rsidDel="00000000" w:rsidR="00000000" w:rsidRPr="00000000">
                      <w:rPr>
                        <w:rtl w:val="0"/>
                      </w:rPr>
                    </w:r>
                  </w:ins>
                </w:sdtContent>
              </w:sdt>
              <w:ins w:author="Anonymous" w:id="66" w:date="2026-09-22T03:03:20Z">
                <w:bookmarkStart w:colFirst="0" w:colLast="0" w:name="_heading=h.xxw8s8n4u9ta" w:id="1053"/>
                <w:bookmarkEnd w:id="1053"/>
              </w:ins>
            </w:sdtContent>
          </w:sdt>
        </w:p>
      </w:sdtContent>
    </w:sdt>
    <w:sdt>
      <w:sdtPr>
        <w:id w:val="-21882954"/>
        <w:tag w:val="goog_rdk_4135"/>
      </w:sdtPr>
      <w:sdtContent>
        <w:p w:rsidR="00000000" w:rsidDel="00000000" w:rsidP="00000000" w:rsidRDefault="00000000" w:rsidRPr="00000000" w14:paraId="0000056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5210521"/>
              <w:tag w:val="goog_rdk_4133"/>
            </w:sdtPr>
            <w:sdtContent>
              <w:ins w:author="Anonymous" w:id="66" w:date="2026-09-22T03:03:20Z"/>
              <w:sdt>
                <w:sdtPr>
                  <w:id w:val="-1767679151"/>
                  <w:tag w:val="goog_rdk_4134"/>
                </w:sdtPr>
                <w:sdtContent>
                  <w:ins w:author="Anonymous" w:id="66" w:date="2026-09-22T03:03:20Z">
                    <w:r w:rsidDel="00000000" w:rsidR="00000000" w:rsidRPr="00000000">
                      <w:rPr>
                        <w:rtl w:val="0"/>
                      </w:rPr>
                    </w:r>
                  </w:ins>
                </w:sdtContent>
              </w:sdt>
              <w:ins w:author="Anonymous" w:id="66" w:date="2026-09-22T03:03:20Z">
                <w:bookmarkStart w:colFirst="0" w:colLast="0" w:name="_heading=h.aut8m045ox7b" w:id="1054"/>
                <w:bookmarkEnd w:id="1054"/>
              </w:ins>
            </w:sdtContent>
          </w:sdt>
        </w:p>
      </w:sdtContent>
    </w:sdt>
    <w:sdt>
      <w:sdtPr>
        <w:id w:val="-1656712449"/>
        <w:tag w:val="goog_rdk_4138"/>
      </w:sdtPr>
      <w:sdtContent>
        <w:p w:rsidR="00000000" w:rsidDel="00000000" w:rsidP="00000000" w:rsidRDefault="00000000" w:rsidRPr="00000000" w14:paraId="0000056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8878774"/>
              <w:tag w:val="goog_rdk_4136"/>
            </w:sdtPr>
            <w:sdtContent>
              <w:ins w:author="Anonymous" w:id="66" w:date="2026-09-22T03:03:20Z"/>
              <w:sdt>
                <w:sdtPr>
                  <w:id w:val="1574761581"/>
                  <w:tag w:val="goog_rdk_4137"/>
                </w:sdtPr>
                <w:sdtContent>
                  <w:ins w:author="Anonymous" w:id="66" w:date="2026-09-22T03:03:20Z">
                    <w:r w:rsidDel="00000000" w:rsidR="00000000" w:rsidRPr="00000000">
                      <w:rPr>
                        <w:rtl w:val="0"/>
                      </w:rPr>
                    </w:r>
                  </w:ins>
                </w:sdtContent>
              </w:sdt>
              <w:ins w:author="Anonymous" w:id="66" w:date="2026-09-22T03:03:20Z">
                <w:bookmarkStart w:colFirst="0" w:colLast="0" w:name="_heading=h.xt6er14q06yj" w:id="1055"/>
                <w:bookmarkEnd w:id="1055"/>
              </w:ins>
            </w:sdtContent>
          </w:sdt>
        </w:p>
      </w:sdtContent>
    </w:sdt>
    <w:sdt>
      <w:sdtPr>
        <w:id w:val="-1984189668"/>
        <w:tag w:val="goog_rdk_4141"/>
      </w:sdtPr>
      <w:sdtContent>
        <w:p w:rsidR="00000000" w:rsidDel="00000000" w:rsidP="00000000" w:rsidRDefault="00000000" w:rsidRPr="00000000" w14:paraId="0000056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36538053"/>
              <w:tag w:val="goog_rdk_4139"/>
            </w:sdtPr>
            <w:sdtContent>
              <w:ins w:author="Anonymous" w:id="66" w:date="2026-09-22T03:03:20Z"/>
              <w:sdt>
                <w:sdtPr>
                  <w:id w:val="1346857734"/>
                  <w:tag w:val="goog_rdk_4140"/>
                </w:sdtPr>
                <w:sdtContent>
                  <w:ins w:author="Anonymous" w:id="66" w:date="2026-09-22T03:03:20Z">
                    <w:r w:rsidDel="00000000" w:rsidR="00000000" w:rsidRPr="00000000">
                      <w:rPr>
                        <w:rtl w:val="0"/>
                      </w:rPr>
                    </w:r>
                  </w:ins>
                </w:sdtContent>
              </w:sdt>
              <w:ins w:author="Anonymous" w:id="66" w:date="2026-09-22T03:03:20Z">
                <w:bookmarkStart w:colFirst="0" w:colLast="0" w:name="_heading=h.p1k6wl40cnvx" w:id="1056"/>
                <w:bookmarkEnd w:id="1056"/>
              </w:ins>
            </w:sdtContent>
          </w:sdt>
        </w:p>
      </w:sdtContent>
    </w:sdt>
    <w:sdt>
      <w:sdtPr>
        <w:id w:val="-104390945"/>
        <w:tag w:val="goog_rdk_4144"/>
      </w:sdtPr>
      <w:sdtContent>
        <w:p w:rsidR="00000000" w:rsidDel="00000000" w:rsidP="00000000" w:rsidRDefault="00000000" w:rsidRPr="00000000" w14:paraId="0000056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5872259"/>
              <w:tag w:val="goog_rdk_4142"/>
            </w:sdtPr>
            <w:sdtContent>
              <w:ins w:author="Anonymous" w:id="66" w:date="2026-09-22T03:03:20Z"/>
              <w:sdt>
                <w:sdtPr>
                  <w:id w:val="1043986724"/>
                  <w:tag w:val="goog_rdk_4143"/>
                </w:sdtPr>
                <w:sdtContent>
                  <w:ins w:author="Anonymous" w:id="66" w:date="2026-09-22T03:03:20Z">
                    <w:r w:rsidDel="00000000" w:rsidR="00000000" w:rsidRPr="00000000">
                      <w:rPr>
                        <w:rtl w:val="0"/>
                      </w:rPr>
                    </w:r>
                  </w:ins>
                </w:sdtContent>
              </w:sdt>
              <w:ins w:author="Anonymous" w:id="66" w:date="2026-09-22T03:03:20Z">
                <w:bookmarkStart w:colFirst="0" w:colLast="0" w:name="_heading=h.jx0h3sn2p4nt" w:id="1057"/>
                <w:bookmarkEnd w:id="1057"/>
              </w:ins>
            </w:sdtContent>
          </w:sdt>
        </w:p>
      </w:sdtContent>
    </w:sdt>
    <w:sdt>
      <w:sdtPr>
        <w:id w:val="2125629240"/>
        <w:tag w:val="goog_rdk_4147"/>
      </w:sdtPr>
      <w:sdtContent>
        <w:p w:rsidR="00000000" w:rsidDel="00000000" w:rsidP="00000000" w:rsidRDefault="00000000" w:rsidRPr="00000000" w14:paraId="0000056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80586359"/>
              <w:tag w:val="goog_rdk_4145"/>
            </w:sdtPr>
            <w:sdtContent>
              <w:ins w:author="Anonymous" w:id="66" w:date="2026-09-22T03:03:20Z"/>
              <w:sdt>
                <w:sdtPr>
                  <w:id w:val="-1176051384"/>
                  <w:tag w:val="goog_rdk_4146"/>
                </w:sdtPr>
                <w:sdtContent>
                  <w:ins w:author="Anonymous" w:id="66" w:date="2026-09-22T03:03:20Z">
                    <w:r w:rsidDel="00000000" w:rsidR="00000000" w:rsidRPr="00000000">
                      <w:rPr>
                        <w:rtl w:val="0"/>
                      </w:rPr>
                    </w:r>
                  </w:ins>
                </w:sdtContent>
              </w:sdt>
              <w:ins w:author="Anonymous" w:id="66" w:date="2026-09-22T03:03:20Z">
                <w:bookmarkStart w:colFirst="0" w:colLast="0" w:name="_heading=h.sub16l8gmtyc" w:id="1058"/>
                <w:bookmarkEnd w:id="1058"/>
              </w:ins>
            </w:sdtContent>
          </w:sdt>
        </w:p>
      </w:sdtContent>
    </w:sdt>
    <w:sdt>
      <w:sdtPr>
        <w:id w:val="-1558085242"/>
        <w:tag w:val="goog_rdk_4150"/>
      </w:sdtPr>
      <w:sdtContent>
        <w:p w:rsidR="00000000" w:rsidDel="00000000" w:rsidP="00000000" w:rsidRDefault="00000000" w:rsidRPr="00000000" w14:paraId="0000056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30137328"/>
              <w:tag w:val="goog_rdk_4148"/>
            </w:sdtPr>
            <w:sdtContent>
              <w:ins w:author="Anonymous" w:id="66" w:date="2026-09-22T03:03:20Z"/>
              <w:sdt>
                <w:sdtPr>
                  <w:id w:val="-263072514"/>
                  <w:tag w:val="goog_rdk_4149"/>
                </w:sdtPr>
                <w:sdtContent>
                  <w:ins w:author="Anonymous" w:id="66" w:date="2026-09-22T03:03:20Z">
                    <w:r w:rsidDel="00000000" w:rsidR="00000000" w:rsidRPr="00000000">
                      <w:rPr>
                        <w:rtl w:val="0"/>
                      </w:rPr>
                    </w:r>
                  </w:ins>
                </w:sdtContent>
              </w:sdt>
              <w:ins w:author="Anonymous" w:id="66" w:date="2026-09-22T03:03:20Z">
                <w:bookmarkStart w:colFirst="0" w:colLast="0" w:name="_heading=h.3ak0p2ckuqqx" w:id="1059"/>
                <w:bookmarkEnd w:id="1059"/>
              </w:ins>
            </w:sdtContent>
          </w:sdt>
        </w:p>
      </w:sdtContent>
    </w:sdt>
    <w:sdt>
      <w:sdtPr>
        <w:id w:val="-1612910665"/>
        <w:tag w:val="goog_rdk_4153"/>
      </w:sdtPr>
      <w:sdtContent>
        <w:p w:rsidR="00000000" w:rsidDel="00000000" w:rsidP="00000000" w:rsidRDefault="00000000" w:rsidRPr="00000000" w14:paraId="0000056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1575862"/>
              <w:tag w:val="goog_rdk_4151"/>
            </w:sdtPr>
            <w:sdtContent>
              <w:ins w:author="Anonymous" w:id="66" w:date="2026-09-22T03:03:20Z"/>
              <w:sdt>
                <w:sdtPr>
                  <w:id w:val="-1342282074"/>
                  <w:tag w:val="goog_rdk_4152"/>
                </w:sdtPr>
                <w:sdtContent>
                  <w:ins w:author="Anonymous" w:id="66" w:date="2026-09-22T03:03:20Z">
                    <w:r w:rsidDel="00000000" w:rsidR="00000000" w:rsidRPr="00000000">
                      <w:rPr>
                        <w:rtl w:val="0"/>
                      </w:rPr>
                    </w:r>
                  </w:ins>
                </w:sdtContent>
              </w:sdt>
              <w:ins w:author="Anonymous" w:id="66" w:date="2026-09-22T03:03:20Z">
                <w:bookmarkStart w:colFirst="0" w:colLast="0" w:name="_heading=h.l3sn3e6d2dh4" w:id="1060"/>
                <w:bookmarkEnd w:id="1060"/>
              </w:ins>
            </w:sdtContent>
          </w:sdt>
        </w:p>
      </w:sdtContent>
    </w:sdt>
    <w:sdt>
      <w:sdtPr>
        <w:id w:val="-572571431"/>
        <w:tag w:val="goog_rdk_4156"/>
      </w:sdtPr>
      <w:sdtContent>
        <w:p w:rsidR="00000000" w:rsidDel="00000000" w:rsidP="00000000" w:rsidRDefault="00000000" w:rsidRPr="00000000" w14:paraId="0000056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0694607"/>
              <w:tag w:val="goog_rdk_4154"/>
            </w:sdtPr>
            <w:sdtContent>
              <w:ins w:author="Anonymous" w:id="66" w:date="2026-09-22T03:03:20Z"/>
              <w:sdt>
                <w:sdtPr>
                  <w:id w:val="-163016608"/>
                  <w:tag w:val="goog_rdk_4155"/>
                </w:sdtPr>
                <w:sdtContent>
                  <w:ins w:author="Anonymous" w:id="66" w:date="2026-09-22T03:03:20Z">
                    <w:r w:rsidDel="00000000" w:rsidR="00000000" w:rsidRPr="00000000">
                      <w:rPr>
                        <w:rtl w:val="0"/>
                      </w:rPr>
                    </w:r>
                  </w:ins>
                </w:sdtContent>
              </w:sdt>
              <w:ins w:author="Anonymous" w:id="66" w:date="2026-09-22T03:03:20Z">
                <w:bookmarkStart w:colFirst="0" w:colLast="0" w:name="_heading=h.xhkije1mysv1" w:id="1061"/>
                <w:bookmarkEnd w:id="1061"/>
              </w:ins>
            </w:sdtContent>
          </w:sdt>
        </w:p>
      </w:sdtContent>
    </w:sdt>
    <w:sdt>
      <w:sdtPr>
        <w:id w:val="-336736011"/>
        <w:tag w:val="goog_rdk_4159"/>
      </w:sdtPr>
      <w:sdtContent>
        <w:p w:rsidR="00000000" w:rsidDel="00000000" w:rsidP="00000000" w:rsidRDefault="00000000" w:rsidRPr="00000000" w14:paraId="0000057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8874075"/>
              <w:tag w:val="goog_rdk_4157"/>
            </w:sdtPr>
            <w:sdtContent>
              <w:ins w:author="Anonymous" w:id="66" w:date="2026-09-22T03:03:20Z"/>
              <w:sdt>
                <w:sdtPr>
                  <w:id w:val="-929478788"/>
                  <w:tag w:val="goog_rdk_4158"/>
                </w:sdtPr>
                <w:sdtContent>
                  <w:ins w:author="Anonymous" w:id="66" w:date="2026-09-22T03:03:20Z">
                    <w:r w:rsidDel="00000000" w:rsidR="00000000" w:rsidRPr="00000000">
                      <w:rPr>
                        <w:rtl w:val="0"/>
                      </w:rPr>
                    </w:r>
                  </w:ins>
                </w:sdtContent>
              </w:sdt>
              <w:ins w:author="Anonymous" w:id="66" w:date="2026-09-22T03:03:20Z">
                <w:bookmarkStart w:colFirst="0" w:colLast="0" w:name="_heading=h.rbhbi76h5h4x" w:id="1062"/>
                <w:bookmarkEnd w:id="1062"/>
              </w:ins>
            </w:sdtContent>
          </w:sdt>
        </w:p>
      </w:sdtContent>
    </w:sdt>
    <w:sdt>
      <w:sdtPr>
        <w:id w:val="1179734723"/>
        <w:tag w:val="goog_rdk_4162"/>
      </w:sdtPr>
      <w:sdtContent>
        <w:p w:rsidR="00000000" w:rsidDel="00000000" w:rsidP="00000000" w:rsidRDefault="00000000" w:rsidRPr="00000000" w14:paraId="0000057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8223852"/>
              <w:tag w:val="goog_rdk_4160"/>
            </w:sdtPr>
            <w:sdtContent>
              <w:ins w:author="Anonymous" w:id="66" w:date="2026-09-22T03:03:20Z"/>
              <w:sdt>
                <w:sdtPr>
                  <w:id w:val="-756473836"/>
                  <w:tag w:val="goog_rdk_4161"/>
                </w:sdtPr>
                <w:sdtContent>
                  <w:ins w:author="Anonymous" w:id="66" w:date="2026-09-22T03:03:20Z">
                    <w:r w:rsidDel="00000000" w:rsidR="00000000" w:rsidRPr="00000000">
                      <w:rPr>
                        <w:rtl w:val="0"/>
                      </w:rPr>
                    </w:r>
                  </w:ins>
                </w:sdtContent>
              </w:sdt>
              <w:ins w:author="Anonymous" w:id="66" w:date="2026-09-22T03:03:20Z">
                <w:bookmarkStart w:colFirst="0" w:colLast="0" w:name="_heading=h.ig1r84ukjivl" w:id="1063"/>
                <w:bookmarkEnd w:id="1063"/>
              </w:ins>
            </w:sdtContent>
          </w:sdt>
        </w:p>
      </w:sdtContent>
    </w:sdt>
    <w:sdt>
      <w:sdtPr>
        <w:id w:val="-813740275"/>
        <w:tag w:val="goog_rdk_4165"/>
      </w:sdtPr>
      <w:sdtContent>
        <w:p w:rsidR="00000000" w:rsidDel="00000000" w:rsidP="00000000" w:rsidRDefault="00000000" w:rsidRPr="00000000" w14:paraId="0000057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6334618"/>
              <w:tag w:val="goog_rdk_4163"/>
            </w:sdtPr>
            <w:sdtContent>
              <w:ins w:author="Anonymous" w:id="66" w:date="2026-09-22T03:03:20Z"/>
              <w:sdt>
                <w:sdtPr>
                  <w:id w:val="1094911020"/>
                  <w:tag w:val="goog_rdk_4164"/>
                </w:sdtPr>
                <w:sdtContent>
                  <w:ins w:author="Anonymous" w:id="66" w:date="2026-09-22T03:03:20Z">
                    <w:r w:rsidDel="00000000" w:rsidR="00000000" w:rsidRPr="00000000">
                      <w:rPr>
                        <w:rtl w:val="0"/>
                      </w:rPr>
                    </w:r>
                  </w:ins>
                </w:sdtContent>
              </w:sdt>
              <w:ins w:author="Anonymous" w:id="66" w:date="2026-09-22T03:03:20Z">
                <w:bookmarkStart w:colFirst="0" w:colLast="0" w:name="_heading=h.9nag1xmgn8i0" w:id="1064"/>
                <w:bookmarkEnd w:id="1064"/>
              </w:ins>
            </w:sdtContent>
          </w:sdt>
        </w:p>
      </w:sdtContent>
    </w:sdt>
    <w:sdt>
      <w:sdtPr>
        <w:id w:val="549891604"/>
        <w:tag w:val="goog_rdk_4168"/>
      </w:sdtPr>
      <w:sdtContent>
        <w:p w:rsidR="00000000" w:rsidDel="00000000" w:rsidP="00000000" w:rsidRDefault="00000000" w:rsidRPr="00000000" w14:paraId="0000057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5558004"/>
              <w:tag w:val="goog_rdk_4166"/>
            </w:sdtPr>
            <w:sdtContent>
              <w:ins w:author="Anonymous" w:id="66" w:date="2026-09-22T03:03:20Z"/>
              <w:sdt>
                <w:sdtPr>
                  <w:id w:val="-1908869835"/>
                  <w:tag w:val="goog_rdk_4167"/>
                </w:sdtPr>
                <w:sdtContent>
                  <w:ins w:author="Anonymous" w:id="66" w:date="2026-09-22T03:03:20Z">
                    <w:r w:rsidDel="00000000" w:rsidR="00000000" w:rsidRPr="00000000">
                      <w:rPr>
                        <w:rtl w:val="0"/>
                      </w:rPr>
                    </w:r>
                  </w:ins>
                </w:sdtContent>
              </w:sdt>
              <w:ins w:author="Anonymous" w:id="66" w:date="2026-09-22T03:03:20Z">
                <w:bookmarkStart w:colFirst="0" w:colLast="0" w:name="_heading=h.ybr8e1s7wrl" w:id="1065"/>
                <w:bookmarkEnd w:id="1065"/>
              </w:ins>
            </w:sdtContent>
          </w:sdt>
        </w:p>
      </w:sdtContent>
    </w:sdt>
    <w:sdt>
      <w:sdtPr>
        <w:id w:val="-363768177"/>
        <w:tag w:val="goog_rdk_4171"/>
      </w:sdtPr>
      <w:sdtContent>
        <w:p w:rsidR="00000000" w:rsidDel="00000000" w:rsidP="00000000" w:rsidRDefault="00000000" w:rsidRPr="00000000" w14:paraId="0000057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21914501"/>
              <w:tag w:val="goog_rdk_4169"/>
            </w:sdtPr>
            <w:sdtContent>
              <w:ins w:author="Anonymous" w:id="66" w:date="2026-09-22T03:03:20Z"/>
              <w:sdt>
                <w:sdtPr>
                  <w:id w:val="-1937972655"/>
                  <w:tag w:val="goog_rdk_4170"/>
                </w:sdtPr>
                <w:sdtContent>
                  <w:ins w:author="Anonymous" w:id="66" w:date="2026-09-22T03:03:20Z">
                    <w:r w:rsidDel="00000000" w:rsidR="00000000" w:rsidRPr="00000000">
                      <w:rPr>
                        <w:rtl w:val="0"/>
                      </w:rPr>
                    </w:r>
                  </w:ins>
                </w:sdtContent>
              </w:sdt>
              <w:ins w:author="Anonymous" w:id="66" w:date="2026-09-22T03:03:20Z">
                <w:bookmarkStart w:colFirst="0" w:colLast="0" w:name="_heading=h.x3r6cowzhu9o" w:id="1066"/>
                <w:bookmarkEnd w:id="1066"/>
              </w:ins>
            </w:sdtContent>
          </w:sdt>
        </w:p>
      </w:sdtContent>
    </w:sdt>
    <w:sdt>
      <w:sdtPr>
        <w:id w:val="1913444637"/>
        <w:tag w:val="goog_rdk_4174"/>
      </w:sdtPr>
      <w:sdtContent>
        <w:p w:rsidR="00000000" w:rsidDel="00000000" w:rsidP="00000000" w:rsidRDefault="00000000" w:rsidRPr="00000000" w14:paraId="0000057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41977"/>
              <w:tag w:val="goog_rdk_4172"/>
            </w:sdtPr>
            <w:sdtContent>
              <w:ins w:author="Anonymous" w:id="66" w:date="2026-09-22T03:03:20Z"/>
              <w:sdt>
                <w:sdtPr>
                  <w:id w:val="-972059532"/>
                  <w:tag w:val="goog_rdk_4173"/>
                </w:sdtPr>
                <w:sdtContent>
                  <w:ins w:author="Anonymous" w:id="66" w:date="2026-09-22T03:03:20Z">
                    <w:r w:rsidDel="00000000" w:rsidR="00000000" w:rsidRPr="00000000">
                      <w:rPr>
                        <w:rtl w:val="0"/>
                      </w:rPr>
                    </w:r>
                  </w:ins>
                </w:sdtContent>
              </w:sdt>
              <w:ins w:author="Anonymous" w:id="66" w:date="2026-09-22T03:03:20Z">
                <w:bookmarkStart w:colFirst="0" w:colLast="0" w:name="_heading=h.2bget0a2y17v" w:id="1067"/>
                <w:bookmarkEnd w:id="1067"/>
              </w:ins>
            </w:sdtContent>
          </w:sdt>
        </w:p>
      </w:sdtContent>
    </w:sdt>
    <w:sdt>
      <w:sdtPr>
        <w:id w:val="-515101537"/>
        <w:tag w:val="goog_rdk_4177"/>
      </w:sdtPr>
      <w:sdtContent>
        <w:p w:rsidR="00000000" w:rsidDel="00000000" w:rsidP="00000000" w:rsidRDefault="00000000" w:rsidRPr="00000000" w14:paraId="0000057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90217865"/>
              <w:tag w:val="goog_rdk_4175"/>
            </w:sdtPr>
            <w:sdtContent>
              <w:ins w:author="Anonymous" w:id="66" w:date="2026-09-22T03:03:20Z"/>
              <w:sdt>
                <w:sdtPr>
                  <w:id w:val="1740077760"/>
                  <w:tag w:val="goog_rdk_4176"/>
                </w:sdtPr>
                <w:sdtContent>
                  <w:ins w:author="Anonymous" w:id="66" w:date="2026-09-22T03:03:20Z">
                    <w:r w:rsidDel="00000000" w:rsidR="00000000" w:rsidRPr="00000000">
                      <w:rPr>
                        <w:rtl w:val="0"/>
                      </w:rPr>
                    </w:r>
                  </w:ins>
                </w:sdtContent>
              </w:sdt>
              <w:ins w:author="Anonymous" w:id="66" w:date="2026-09-22T03:03:20Z">
                <w:bookmarkStart w:colFirst="0" w:colLast="0" w:name="_heading=h.q3ivg96ntwn8" w:id="1068"/>
                <w:bookmarkEnd w:id="1068"/>
              </w:ins>
            </w:sdtContent>
          </w:sdt>
        </w:p>
      </w:sdtContent>
    </w:sdt>
    <w:sdt>
      <w:sdtPr>
        <w:id w:val="2033482507"/>
        <w:tag w:val="goog_rdk_4180"/>
      </w:sdtPr>
      <w:sdtContent>
        <w:p w:rsidR="00000000" w:rsidDel="00000000" w:rsidP="00000000" w:rsidRDefault="00000000" w:rsidRPr="00000000" w14:paraId="0000057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1035271"/>
              <w:tag w:val="goog_rdk_4178"/>
            </w:sdtPr>
            <w:sdtContent>
              <w:ins w:author="Anonymous" w:id="66" w:date="2026-09-22T03:03:20Z"/>
              <w:sdt>
                <w:sdtPr>
                  <w:id w:val="1404174228"/>
                  <w:tag w:val="goog_rdk_4179"/>
                </w:sdtPr>
                <w:sdtContent>
                  <w:ins w:author="Anonymous" w:id="66" w:date="2026-09-22T03:03:20Z">
                    <w:r w:rsidDel="00000000" w:rsidR="00000000" w:rsidRPr="00000000">
                      <w:rPr>
                        <w:rtl w:val="0"/>
                      </w:rPr>
                    </w:r>
                  </w:ins>
                </w:sdtContent>
              </w:sdt>
              <w:ins w:author="Anonymous" w:id="66" w:date="2026-09-22T03:03:20Z">
                <w:bookmarkStart w:colFirst="0" w:colLast="0" w:name="_heading=h.ccstmrjl8id7" w:id="1069"/>
                <w:bookmarkEnd w:id="1069"/>
              </w:ins>
            </w:sdtContent>
          </w:sdt>
        </w:p>
      </w:sdtContent>
    </w:sdt>
    <w:sdt>
      <w:sdtPr>
        <w:id w:val="-163119517"/>
        <w:tag w:val="goog_rdk_4183"/>
      </w:sdtPr>
      <w:sdtContent>
        <w:p w:rsidR="00000000" w:rsidDel="00000000" w:rsidP="00000000" w:rsidRDefault="00000000" w:rsidRPr="00000000" w14:paraId="0000057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36491263"/>
              <w:tag w:val="goog_rdk_4181"/>
            </w:sdtPr>
            <w:sdtContent>
              <w:ins w:author="Anonymous" w:id="66" w:date="2026-09-22T03:03:20Z"/>
              <w:sdt>
                <w:sdtPr>
                  <w:id w:val="-1563407485"/>
                  <w:tag w:val="goog_rdk_4182"/>
                </w:sdtPr>
                <w:sdtContent>
                  <w:ins w:author="Anonymous" w:id="66" w:date="2026-09-22T03:03:20Z">
                    <w:r w:rsidDel="00000000" w:rsidR="00000000" w:rsidRPr="00000000">
                      <w:rPr>
                        <w:rtl w:val="0"/>
                      </w:rPr>
                    </w:r>
                  </w:ins>
                </w:sdtContent>
              </w:sdt>
              <w:ins w:author="Anonymous" w:id="66" w:date="2026-09-22T03:03:20Z">
                <w:bookmarkStart w:colFirst="0" w:colLast="0" w:name="_heading=h.tn4zw8u1qo9r" w:id="1070"/>
                <w:bookmarkEnd w:id="1070"/>
              </w:ins>
            </w:sdtContent>
          </w:sdt>
        </w:p>
      </w:sdtContent>
    </w:sdt>
    <w:sdt>
      <w:sdtPr>
        <w:id w:val="1671031652"/>
        <w:tag w:val="goog_rdk_4186"/>
      </w:sdtPr>
      <w:sdtContent>
        <w:p w:rsidR="00000000" w:rsidDel="00000000" w:rsidP="00000000" w:rsidRDefault="00000000" w:rsidRPr="00000000" w14:paraId="0000057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22470479"/>
              <w:tag w:val="goog_rdk_4184"/>
            </w:sdtPr>
            <w:sdtContent>
              <w:ins w:author="Anonymous" w:id="66" w:date="2026-09-22T03:03:20Z"/>
              <w:sdt>
                <w:sdtPr>
                  <w:id w:val="-814574532"/>
                  <w:tag w:val="goog_rdk_4185"/>
                </w:sdtPr>
                <w:sdtContent>
                  <w:ins w:author="Anonymous" w:id="66" w:date="2026-09-22T03:03:20Z">
                    <w:r w:rsidDel="00000000" w:rsidR="00000000" w:rsidRPr="00000000">
                      <w:rPr>
                        <w:rtl w:val="0"/>
                      </w:rPr>
                    </w:r>
                  </w:ins>
                </w:sdtContent>
              </w:sdt>
              <w:ins w:author="Anonymous" w:id="66" w:date="2026-09-22T03:03:20Z">
                <w:bookmarkStart w:colFirst="0" w:colLast="0" w:name="_heading=h.xy4ismyzurax" w:id="1071"/>
                <w:bookmarkEnd w:id="1071"/>
              </w:ins>
            </w:sdtContent>
          </w:sdt>
        </w:p>
      </w:sdtContent>
    </w:sdt>
    <w:sdt>
      <w:sdtPr>
        <w:id w:val="1586655371"/>
        <w:tag w:val="goog_rdk_4189"/>
      </w:sdtPr>
      <w:sdtContent>
        <w:p w:rsidR="00000000" w:rsidDel="00000000" w:rsidP="00000000" w:rsidRDefault="00000000" w:rsidRPr="00000000" w14:paraId="0000057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1138669"/>
              <w:tag w:val="goog_rdk_4187"/>
            </w:sdtPr>
            <w:sdtContent>
              <w:ins w:author="Anonymous" w:id="66" w:date="2026-09-22T03:03:20Z"/>
              <w:sdt>
                <w:sdtPr>
                  <w:id w:val="34817555"/>
                  <w:tag w:val="goog_rdk_4188"/>
                </w:sdtPr>
                <w:sdtContent>
                  <w:ins w:author="Anonymous" w:id="66" w:date="2026-09-22T03:03:20Z">
                    <w:r w:rsidDel="00000000" w:rsidR="00000000" w:rsidRPr="00000000">
                      <w:rPr>
                        <w:rtl w:val="0"/>
                      </w:rPr>
                    </w:r>
                  </w:ins>
                </w:sdtContent>
              </w:sdt>
              <w:ins w:author="Anonymous" w:id="66" w:date="2026-09-22T03:03:20Z">
                <w:bookmarkStart w:colFirst="0" w:colLast="0" w:name="_heading=h.80icof94rnq5" w:id="1072"/>
                <w:bookmarkEnd w:id="1072"/>
              </w:ins>
            </w:sdtContent>
          </w:sdt>
        </w:p>
      </w:sdtContent>
    </w:sdt>
    <w:sdt>
      <w:sdtPr>
        <w:id w:val="1412546870"/>
        <w:tag w:val="goog_rdk_4192"/>
      </w:sdtPr>
      <w:sdtContent>
        <w:p w:rsidR="00000000" w:rsidDel="00000000" w:rsidP="00000000" w:rsidRDefault="00000000" w:rsidRPr="00000000" w14:paraId="0000057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1228071"/>
              <w:tag w:val="goog_rdk_4190"/>
            </w:sdtPr>
            <w:sdtContent>
              <w:ins w:author="Anonymous" w:id="66" w:date="2026-09-22T03:03:20Z"/>
              <w:sdt>
                <w:sdtPr>
                  <w:id w:val="2069121998"/>
                  <w:tag w:val="goog_rdk_4191"/>
                </w:sdtPr>
                <w:sdtContent>
                  <w:ins w:author="Anonymous" w:id="66" w:date="2026-09-22T03:03:20Z">
                    <w:r w:rsidDel="00000000" w:rsidR="00000000" w:rsidRPr="00000000">
                      <w:rPr>
                        <w:rtl w:val="0"/>
                      </w:rPr>
                    </w:r>
                  </w:ins>
                </w:sdtContent>
              </w:sdt>
              <w:ins w:author="Anonymous" w:id="66" w:date="2026-09-22T03:03:20Z">
                <w:bookmarkStart w:colFirst="0" w:colLast="0" w:name="_heading=h.i0g71xoi62vv" w:id="1073"/>
                <w:bookmarkEnd w:id="1073"/>
              </w:ins>
            </w:sdtContent>
          </w:sdt>
        </w:p>
      </w:sdtContent>
    </w:sdt>
    <w:sdt>
      <w:sdtPr>
        <w:id w:val="-1857605311"/>
        <w:tag w:val="goog_rdk_4195"/>
      </w:sdtPr>
      <w:sdtContent>
        <w:p w:rsidR="00000000" w:rsidDel="00000000" w:rsidP="00000000" w:rsidRDefault="00000000" w:rsidRPr="00000000" w14:paraId="0000057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583778"/>
              <w:tag w:val="goog_rdk_4193"/>
            </w:sdtPr>
            <w:sdtContent>
              <w:ins w:author="Anonymous" w:id="66" w:date="2026-09-22T03:03:20Z"/>
              <w:sdt>
                <w:sdtPr>
                  <w:id w:val="-473931644"/>
                  <w:tag w:val="goog_rdk_4194"/>
                </w:sdtPr>
                <w:sdtContent>
                  <w:ins w:author="Anonymous" w:id="66" w:date="2026-09-22T03:03:20Z">
                    <w:r w:rsidDel="00000000" w:rsidR="00000000" w:rsidRPr="00000000">
                      <w:rPr>
                        <w:rtl w:val="0"/>
                      </w:rPr>
                    </w:r>
                  </w:ins>
                </w:sdtContent>
              </w:sdt>
              <w:ins w:author="Anonymous" w:id="66" w:date="2026-09-22T03:03:20Z">
                <w:bookmarkStart w:colFirst="0" w:colLast="0" w:name="_heading=h.nx7nxonwjm5t" w:id="1074"/>
                <w:bookmarkEnd w:id="1074"/>
              </w:ins>
            </w:sdtContent>
          </w:sdt>
        </w:p>
      </w:sdtContent>
    </w:sdt>
    <w:sdt>
      <w:sdtPr>
        <w:id w:val="387539992"/>
        <w:tag w:val="goog_rdk_4198"/>
      </w:sdtPr>
      <w:sdtContent>
        <w:p w:rsidR="00000000" w:rsidDel="00000000" w:rsidP="00000000" w:rsidRDefault="00000000" w:rsidRPr="00000000" w14:paraId="0000057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27054197"/>
              <w:tag w:val="goog_rdk_4196"/>
            </w:sdtPr>
            <w:sdtContent>
              <w:ins w:author="Anonymous" w:id="66" w:date="2026-09-22T03:03:20Z"/>
              <w:sdt>
                <w:sdtPr>
                  <w:id w:val="1571976485"/>
                  <w:tag w:val="goog_rdk_4197"/>
                </w:sdtPr>
                <w:sdtContent>
                  <w:ins w:author="Anonymous" w:id="66" w:date="2026-09-22T03:03:20Z">
                    <w:r w:rsidDel="00000000" w:rsidR="00000000" w:rsidRPr="00000000">
                      <w:rPr>
                        <w:rtl w:val="0"/>
                      </w:rPr>
                    </w:r>
                  </w:ins>
                </w:sdtContent>
              </w:sdt>
              <w:ins w:author="Anonymous" w:id="66" w:date="2026-09-22T03:03:20Z">
                <w:bookmarkStart w:colFirst="0" w:colLast="0" w:name="_heading=h.qfaa47t7s6l5" w:id="1075"/>
                <w:bookmarkEnd w:id="1075"/>
              </w:ins>
            </w:sdtContent>
          </w:sdt>
        </w:p>
      </w:sdtContent>
    </w:sdt>
    <w:sdt>
      <w:sdtPr>
        <w:id w:val="106464844"/>
        <w:tag w:val="goog_rdk_4201"/>
      </w:sdtPr>
      <w:sdtContent>
        <w:p w:rsidR="00000000" w:rsidDel="00000000" w:rsidP="00000000" w:rsidRDefault="00000000" w:rsidRPr="00000000" w14:paraId="0000057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7894982"/>
              <w:tag w:val="goog_rdk_4199"/>
            </w:sdtPr>
            <w:sdtContent>
              <w:ins w:author="Anonymous" w:id="66" w:date="2026-09-22T03:03:20Z"/>
              <w:sdt>
                <w:sdtPr>
                  <w:id w:val="-1844107970"/>
                  <w:tag w:val="goog_rdk_4200"/>
                </w:sdtPr>
                <w:sdtContent>
                  <w:ins w:author="Anonymous" w:id="66" w:date="2026-09-22T03:03:20Z">
                    <w:r w:rsidDel="00000000" w:rsidR="00000000" w:rsidRPr="00000000">
                      <w:rPr>
                        <w:rtl w:val="0"/>
                      </w:rPr>
                    </w:r>
                  </w:ins>
                </w:sdtContent>
              </w:sdt>
              <w:ins w:author="Anonymous" w:id="66" w:date="2026-09-22T03:03:20Z">
                <w:bookmarkStart w:colFirst="0" w:colLast="0" w:name="_heading=h.cgnup2sd58d4" w:id="1076"/>
                <w:bookmarkEnd w:id="1076"/>
              </w:ins>
            </w:sdtContent>
          </w:sdt>
        </w:p>
      </w:sdtContent>
    </w:sdt>
    <w:sdt>
      <w:sdtPr>
        <w:id w:val="443259993"/>
        <w:tag w:val="goog_rdk_4204"/>
      </w:sdtPr>
      <w:sdtContent>
        <w:p w:rsidR="00000000" w:rsidDel="00000000" w:rsidP="00000000" w:rsidRDefault="00000000" w:rsidRPr="00000000" w14:paraId="0000057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8034105"/>
              <w:tag w:val="goog_rdk_4202"/>
            </w:sdtPr>
            <w:sdtContent>
              <w:ins w:author="Anonymous" w:id="66" w:date="2026-09-22T03:03:20Z"/>
              <w:sdt>
                <w:sdtPr>
                  <w:id w:val="-1796457882"/>
                  <w:tag w:val="goog_rdk_4203"/>
                </w:sdtPr>
                <w:sdtContent>
                  <w:ins w:author="Anonymous" w:id="66" w:date="2026-09-22T03:03:20Z">
                    <w:r w:rsidDel="00000000" w:rsidR="00000000" w:rsidRPr="00000000">
                      <w:rPr>
                        <w:rtl w:val="0"/>
                      </w:rPr>
                    </w:r>
                  </w:ins>
                </w:sdtContent>
              </w:sdt>
              <w:ins w:author="Anonymous" w:id="66" w:date="2026-09-22T03:03:20Z">
                <w:bookmarkStart w:colFirst="0" w:colLast="0" w:name="_heading=h.orcqt554lq7r" w:id="1077"/>
                <w:bookmarkEnd w:id="1077"/>
              </w:ins>
            </w:sdtContent>
          </w:sdt>
        </w:p>
      </w:sdtContent>
    </w:sdt>
    <w:sdt>
      <w:sdtPr>
        <w:id w:val="527097296"/>
        <w:tag w:val="goog_rdk_4207"/>
      </w:sdtPr>
      <w:sdtContent>
        <w:p w:rsidR="00000000" w:rsidDel="00000000" w:rsidP="00000000" w:rsidRDefault="00000000" w:rsidRPr="00000000" w14:paraId="0000058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0974452"/>
              <w:tag w:val="goog_rdk_4205"/>
            </w:sdtPr>
            <w:sdtContent>
              <w:ins w:author="Anonymous" w:id="66" w:date="2026-09-22T03:03:20Z"/>
              <w:sdt>
                <w:sdtPr>
                  <w:id w:val="1792688764"/>
                  <w:tag w:val="goog_rdk_4206"/>
                </w:sdtPr>
                <w:sdtContent>
                  <w:ins w:author="Anonymous" w:id="66" w:date="2026-09-22T03:03:20Z">
                    <w:r w:rsidDel="00000000" w:rsidR="00000000" w:rsidRPr="00000000">
                      <w:rPr>
                        <w:rtl w:val="0"/>
                      </w:rPr>
                    </w:r>
                  </w:ins>
                </w:sdtContent>
              </w:sdt>
              <w:ins w:author="Anonymous" w:id="66" w:date="2026-09-22T03:03:20Z">
                <w:bookmarkStart w:colFirst="0" w:colLast="0" w:name="_heading=h.f7690o2v5raj" w:id="1078"/>
                <w:bookmarkEnd w:id="1078"/>
              </w:ins>
            </w:sdtContent>
          </w:sdt>
        </w:p>
      </w:sdtContent>
    </w:sdt>
    <w:sdt>
      <w:sdtPr>
        <w:id w:val="-2057756056"/>
        <w:tag w:val="goog_rdk_4210"/>
      </w:sdtPr>
      <w:sdtContent>
        <w:p w:rsidR="00000000" w:rsidDel="00000000" w:rsidP="00000000" w:rsidRDefault="00000000" w:rsidRPr="00000000" w14:paraId="0000058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4015904"/>
              <w:tag w:val="goog_rdk_4208"/>
            </w:sdtPr>
            <w:sdtContent>
              <w:ins w:author="Anonymous" w:id="66" w:date="2026-09-22T03:03:20Z"/>
              <w:sdt>
                <w:sdtPr>
                  <w:id w:val="756298271"/>
                  <w:tag w:val="goog_rdk_4209"/>
                </w:sdtPr>
                <w:sdtContent>
                  <w:ins w:author="Anonymous" w:id="66" w:date="2026-09-22T03:03:20Z">
                    <w:r w:rsidDel="00000000" w:rsidR="00000000" w:rsidRPr="00000000">
                      <w:rPr>
                        <w:rtl w:val="0"/>
                      </w:rPr>
                    </w:r>
                  </w:ins>
                </w:sdtContent>
              </w:sdt>
              <w:ins w:author="Anonymous" w:id="66" w:date="2026-09-22T03:03:20Z">
                <w:bookmarkStart w:colFirst="0" w:colLast="0" w:name="_heading=h.c11wfubrg1sw" w:id="1079"/>
                <w:bookmarkEnd w:id="1079"/>
              </w:ins>
            </w:sdtContent>
          </w:sdt>
        </w:p>
      </w:sdtContent>
    </w:sdt>
    <w:sdt>
      <w:sdtPr>
        <w:id w:val="862871071"/>
        <w:tag w:val="goog_rdk_4213"/>
      </w:sdtPr>
      <w:sdtContent>
        <w:p w:rsidR="00000000" w:rsidDel="00000000" w:rsidP="00000000" w:rsidRDefault="00000000" w:rsidRPr="00000000" w14:paraId="0000058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2247898"/>
              <w:tag w:val="goog_rdk_4211"/>
            </w:sdtPr>
            <w:sdtContent>
              <w:ins w:author="Anonymous" w:id="66" w:date="2026-09-22T03:03:20Z"/>
              <w:sdt>
                <w:sdtPr>
                  <w:id w:val="1165302541"/>
                  <w:tag w:val="goog_rdk_4212"/>
                </w:sdtPr>
                <w:sdtContent>
                  <w:ins w:author="Anonymous" w:id="66" w:date="2026-09-22T03:03:20Z">
                    <w:r w:rsidDel="00000000" w:rsidR="00000000" w:rsidRPr="00000000">
                      <w:rPr>
                        <w:rtl w:val="0"/>
                      </w:rPr>
                    </w:r>
                  </w:ins>
                </w:sdtContent>
              </w:sdt>
              <w:ins w:author="Anonymous" w:id="66" w:date="2026-09-22T03:03:20Z">
                <w:bookmarkStart w:colFirst="0" w:colLast="0" w:name="_heading=h.xhn46a7jl437" w:id="1080"/>
                <w:bookmarkEnd w:id="1080"/>
              </w:ins>
            </w:sdtContent>
          </w:sdt>
        </w:p>
      </w:sdtContent>
    </w:sdt>
    <w:sdt>
      <w:sdtPr>
        <w:id w:val="-2038092255"/>
        <w:tag w:val="goog_rdk_4216"/>
      </w:sdtPr>
      <w:sdtContent>
        <w:p w:rsidR="00000000" w:rsidDel="00000000" w:rsidP="00000000" w:rsidRDefault="00000000" w:rsidRPr="00000000" w14:paraId="0000058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5538229"/>
              <w:tag w:val="goog_rdk_4214"/>
            </w:sdtPr>
            <w:sdtContent>
              <w:ins w:author="Anonymous" w:id="66" w:date="2026-09-22T03:03:20Z"/>
              <w:sdt>
                <w:sdtPr>
                  <w:id w:val="10743620"/>
                  <w:tag w:val="goog_rdk_4215"/>
                </w:sdtPr>
                <w:sdtContent>
                  <w:ins w:author="Anonymous" w:id="66" w:date="2026-09-22T03:03:20Z">
                    <w:r w:rsidDel="00000000" w:rsidR="00000000" w:rsidRPr="00000000">
                      <w:rPr>
                        <w:rtl w:val="0"/>
                      </w:rPr>
                    </w:r>
                  </w:ins>
                </w:sdtContent>
              </w:sdt>
              <w:ins w:author="Anonymous" w:id="66" w:date="2026-09-22T03:03:20Z">
                <w:bookmarkStart w:colFirst="0" w:colLast="0" w:name="_heading=h.ggbzo3i9hcq2" w:id="1081"/>
                <w:bookmarkEnd w:id="1081"/>
              </w:ins>
            </w:sdtContent>
          </w:sdt>
        </w:p>
      </w:sdtContent>
    </w:sdt>
    <w:sdt>
      <w:sdtPr>
        <w:id w:val="-167938639"/>
        <w:tag w:val="goog_rdk_4219"/>
      </w:sdtPr>
      <w:sdtContent>
        <w:p w:rsidR="00000000" w:rsidDel="00000000" w:rsidP="00000000" w:rsidRDefault="00000000" w:rsidRPr="00000000" w14:paraId="0000058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88974677"/>
              <w:tag w:val="goog_rdk_4217"/>
            </w:sdtPr>
            <w:sdtContent>
              <w:ins w:author="Anonymous" w:id="66" w:date="2026-09-22T03:03:20Z"/>
              <w:sdt>
                <w:sdtPr>
                  <w:id w:val="-1065527723"/>
                  <w:tag w:val="goog_rdk_4218"/>
                </w:sdtPr>
                <w:sdtContent>
                  <w:ins w:author="Anonymous" w:id="66" w:date="2026-09-22T03:03:20Z">
                    <w:r w:rsidDel="00000000" w:rsidR="00000000" w:rsidRPr="00000000">
                      <w:rPr>
                        <w:rtl w:val="0"/>
                      </w:rPr>
                    </w:r>
                  </w:ins>
                </w:sdtContent>
              </w:sdt>
              <w:ins w:author="Anonymous" w:id="66" w:date="2026-09-22T03:03:20Z">
                <w:bookmarkStart w:colFirst="0" w:colLast="0" w:name="_heading=h.9j4a8oxu5grq" w:id="1082"/>
                <w:bookmarkEnd w:id="1082"/>
              </w:ins>
            </w:sdtContent>
          </w:sdt>
        </w:p>
      </w:sdtContent>
    </w:sdt>
    <w:sdt>
      <w:sdtPr>
        <w:id w:val="849741960"/>
        <w:tag w:val="goog_rdk_4222"/>
      </w:sdtPr>
      <w:sdtContent>
        <w:p w:rsidR="00000000" w:rsidDel="00000000" w:rsidP="00000000" w:rsidRDefault="00000000" w:rsidRPr="00000000" w14:paraId="0000058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8790758"/>
              <w:tag w:val="goog_rdk_4220"/>
            </w:sdtPr>
            <w:sdtContent>
              <w:ins w:author="Anonymous" w:id="66" w:date="2026-09-22T03:03:20Z"/>
              <w:sdt>
                <w:sdtPr>
                  <w:id w:val="1832096069"/>
                  <w:tag w:val="goog_rdk_4221"/>
                </w:sdtPr>
                <w:sdtContent>
                  <w:ins w:author="Anonymous" w:id="66" w:date="2026-09-22T03:03:20Z">
                    <w:r w:rsidDel="00000000" w:rsidR="00000000" w:rsidRPr="00000000">
                      <w:rPr>
                        <w:rtl w:val="0"/>
                      </w:rPr>
                    </w:r>
                  </w:ins>
                </w:sdtContent>
              </w:sdt>
              <w:ins w:author="Anonymous" w:id="66" w:date="2026-09-22T03:03:20Z">
                <w:bookmarkStart w:colFirst="0" w:colLast="0" w:name="_heading=h.nc4vbhatbavf" w:id="1083"/>
                <w:bookmarkEnd w:id="1083"/>
              </w:ins>
            </w:sdtContent>
          </w:sdt>
        </w:p>
      </w:sdtContent>
    </w:sdt>
    <w:sdt>
      <w:sdtPr>
        <w:id w:val="-1283495112"/>
        <w:tag w:val="goog_rdk_4225"/>
      </w:sdtPr>
      <w:sdtContent>
        <w:p w:rsidR="00000000" w:rsidDel="00000000" w:rsidP="00000000" w:rsidRDefault="00000000" w:rsidRPr="00000000" w14:paraId="0000058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524948"/>
              <w:tag w:val="goog_rdk_4223"/>
            </w:sdtPr>
            <w:sdtContent>
              <w:ins w:author="Anonymous" w:id="66" w:date="2026-09-22T03:03:20Z"/>
              <w:sdt>
                <w:sdtPr>
                  <w:id w:val="1607888814"/>
                  <w:tag w:val="goog_rdk_4224"/>
                </w:sdtPr>
                <w:sdtContent>
                  <w:ins w:author="Anonymous" w:id="66" w:date="2026-09-22T03:03:20Z">
                    <w:r w:rsidDel="00000000" w:rsidR="00000000" w:rsidRPr="00000000">
                      <w:rPr>
                        <w:rtl w:val="0"/>
                      </w:rPr>
                    </w:r>
                  </w:ins>
                </w:sdtContent>
              </w:sdt>
              <w:ins w:author="Anonymous" w:id="66" w:date="2026-09-22T03:03:20Z">
                <w:bookmarkStart w:colFirst="0" w:colLast="0" w:name="_heading=h.k7cloqap93am" w:id="1084"/>
                <w:bookmarkEnd w:id="1084"/>
              </w:ins>
            </w:sdtContent>
          </w:sdt>
        </w:p>
      </w:sdtContent>
    </w:sdt>
    <w:sdt>
      <w:sdtPr>
        <w:id w:val="-1939236119"/>
        <w:tag w:val="goog_rdk_4228"/>
      </w:sdtPr>
      <w:sdtContent>
        <w:p w:rsidR="00000000" w:rsidDel="00000000" w:rsidP="00000000" w:rsidRDefault="00000000" w:rsidRPr="00000000" w14:paraId="0000058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7692911"/>
              <w:tag w:val="goog_rdk_4226"/>
            </w:sdtPr>
            <w:sdtContent>
              <w:ins w:author="Anonymous" w:id="66" w:date="2026-09-22T03:03:20Z"/>
              <w:sdt>
                <w:sdtPr>
                  <w:id w:val="-449490062"/>
                  <w:tag w:val="goog_rdk_4227"/>
                </w:sdtPr>
                <w:sdtContent>
                  <w:ins w:author="Anonymous" w:id="66" w:date="2026-09-22T03:03:20Z">
                    <w:r w:rsidDel="00000000" w:rsidR="00000000" w:rsidRPr="00000000">
                      <w:rPr>
                        <w:rtl w:val="0"/>
                      </w:rPr>
                    </w:r>
                  </w:ins>
                </w:sdtContent>
              </w:sdt>
              <w:ins w:author="Anonymous" w:id="66" w:date="2026-09-22T03:03:20Z">
                <w:bookmarkStart w:colFirst="0" w:colLast="0" w:name="_heading=h.sd6q4n1hrfme" w:id="1085"/>
                <w:bookmarkEnd w:id="1085"/>
              </w:ins>
            </w:sdtContent>
          </w:sdt>
        </w:p>
      </w:sdtContent>
    </w:sdt>
    <w:sdt>
      <w:sdtPr>
        <w:id w:val="453963292"/>
        <w:tag w:val="goog_rdk_4231"/>
      </w:sdtPr>
      <w:sdtContent>
        <w:p w:rsidR="00000000" w:rsidDel="00000000" w:rsidP="00000000" w:rsidRDefault="00000000" w:rsidRPr="00000000" w14:paraId="0000058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87716263"/>
              <w:tag w:val="goog_rdk_4229"/>
            </w:sdtPr>
            <w:sdtContent>
              <w:ins w:author="Anonymous" w:id="66" w:date="2026-09-22T03:03:20Z"/>
              <w:sdt>
                <w:sdtPr>
                  <w:id w:val="-1538439726"/>
                  <w:tag w:val="goog_rdk_4230"/>
                </w:sdtPr>
                <w:sdtContent>
                  <w:ins w:author="Anonymous" w:id="66" w:date="2026-09-22T03:03:20Z">
                    <w:r w:rsidDel="00000000" w:rsidR="00000000" w:rsidRPr="00000000">
                      <w:rPr>
                        <w:rtl w:val="0"/>
                      </w:rPr>
                    </w:r>
                  </w:ins>
                </w:sdtContent>
              </w:sdt>
              <w:ins w:author="Anonymous" w:id="66" w:date="2026-09-22T03:03:20Z">
                <w:bookmarkStart w:colFirst="0" w:colLast="0" w:name="_heading=h.u6bf187hc9lw" w:id="1086"/>
                <w:bookmarkEnd w:id="1086"/>
              </w:ins>
            </w:sdtContent>
          </w:sdt>
        </w:p>
      </w:sdtContent>
    </w:sdt>
    <w:sdt>
      <w:sdtPr>
        <w:id w:val="-1902248410"/>
        <w:tag w:val="goog_rdk_4234"/>
      </w:sdtPr>
      <w:sdtContent>
        <w:p w:rsidR="00000000" w:rsidDel="00000000" w:rsidP="00000000" w:rsidRDefault="00000000" w:rsidRPr="00000000" w14:paraId="0000058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3363438"/>
              <w:tag w:val="goog_rdk_4232"/>
            </w:sdtPr>
            <w:sdtContent>
              <w:ins w:author="Anonymous" w:id="66" w:date="2026-09-22T03:03:20Z"/>
              <w:sdt>
                <w:sdtPr>
                  <w:id w:val="-1481302800"/>
                  <w:tag w:val="goog_rdk_4233"/>
                </w:sdtPr>
                <w:sdtContent>
                  <w:ins w:author="Anonymous" w:id="66" w:date="2026-09-22T03:03:20Z">
                    <w:r w:rsidDel="00000000" w:rsidR="00000000" w:rsidRPr="00000000">
                      <w:rPr>
                        <w:rtl w:val="0"/>
                      </w:rPr>
                    </w:r>
                  </w:ins>
                </w:sdtContent>
              </w:sdt>
              <w:ins w:author="Anonymous" w:id="66" w:date="2026-09-22T03:03:20Z">
                <w:bookmarkStart w:colFirst="0" w:colLast="0" w:name="_heading=h.2v9b7rzg0zo5" w:id="1087"/>
                <w:bookmarkEnd w:id="1087"/>
              </w:ins>
            </w:sdtContent>
          </w:sdt>
        </w:p>
      </w:sdtContent>
    </w:sdt>
    <w:sdt>
      <w:sdtPr>
        <w:id w:val="-1893423726"/>
        <w:tag w:val="goog_rdk_4237"/>
      </w:sdtPr>
      <w:sdtContent>
        <w:p w:rsidR="00000000" w:rsidDel="00000000" w:rsidP="00000000" w:rsidRDefault="00000000" w:rsidRPr="00000000" w14:paraId="0000058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8081683"/>
              <w:tag w:val="goog_rdk_4235"/>
            </w:sdtPr>
            <w:sdtContent>
              <w:ins w:author="Anonymous" w:id="66" w:date="2026-09-22T03:03:20Z"/>
              <w:sdt>
                <w:sdtPr>
                  <w:id w:val="-2051428935"/>
                  <w:tag w:val="goog_rdk_4236"/>
                </w:sdtPr>
                <w:sdtContent>
                  <w:ins w:author="Anonymous" w:id="66" w:date="2026-09-22T03:03:20Z">
                    <w:r w:rsidDel="00000000" w:rsidR="00000000" w:rsidRPr="00000000">
                      <w:rPr>
                        <w:rtl w:val="0"/>
                      </w:rPr>
                    </w:r>
                  </w:ins>
                </w:sdtContent>
              </w:sdt>
              <w:ins w:author="Anonymous" w:id="66" w:date="2026-09-22T03:03:20Z">
                <w:bookmarkStart w:colFirst="0" w:colLast="0" w:name="_heading=h.l5d3yo0ov45" w:id="1088"/>
                <w:bookmarkEnd w:id="1088"/>
              </w:ins>
            </w:sdtContent>
          </w:sdt>
        </w:p>
      </w:sdtContent>
    </w:sdt>
    <w:sdt>
      <w:sdtPr>
        <w:id w:val="1369312153"/>
        <w:tag w:val="goog_rdk_4240"/>
      </w:sdtPr>
      <w:sdtContent>
        <w:p w:rsidR="00000000" w:rsidDel="00000000" w:rsidP="00000000" w:rsidRDefault="00000000" w:rsidRPr="00000000" w14:paraId="0000058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3160812"/>
              <w:tag w:val="goog_rdk_4238"/>
            </w:sdtPr>
            <w:sdtContent>
              <w:ins w:author="Anonymous" w:id="66" w:date="2026-09-22T03:03:20Z"/>
              <w:sdt>
                <w:sdtPr>
                  <w:id w:val="656151061"/>
                  <w:tag w:val="goog_rdk_4239"/>
                </w:sdtPr>
                <w:sdtContent>
                  <w:ins w:author="Anonymous" w:id="66" w:date="2026-09-22T03:03:20Z">
                    <w:r w:rsidDel="00000000" w:rsidR="00000000" w:rsidRPr="00000000">
                      <w:rPr>
                        <w:rtl w:val="0"/>
                      </w:rPr>
                    </w:r>
                  </w:ins>
                </w:sdtContent>
              </w:sdt>
              <w:ins w:author="Anonymous" w:id="66" w:date="2026-09-22T03:03:20Z">
                <w:bookmarkStart w:colFirst="0" w:colLast="0" w:name="_heading=h.iik0w5y77agc" w:id="1089"/>
                <w:bookmarkEnd w:id="1089"/>
              </w:ins>
            </w:sdtContent>
          </w:sdt>
        </w:p>
      </w:sdtContent>
    </w:sdt>
    <w:sdt>
      <w:sdtPr>
        <w:id w:val="906346773"/>
        <w:tag w:val="goog_rdk_4243"/>
      </w:sdtPr>
      <w:sdtContent>
        <w:p w:rsidR="00000000" w:rsidDel="00000000" w:rsidP="00000000" w:rsidRDefault="00000000" w:rsidRPr="00000000" w14:paraId="0000058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19307874"/>
              <w:tag w:val="goog_rdk_4241"/>
            </w:sdtPr>
            <w:sdtContent>
              <w:ins w:author="Anonymous" w:id="66" w:date="2026-09-22T03:03:20Z"/>
              <w:sdt>
                <w:sdtPr>
                  <w:id w:val="-123470325"/>
                  <w:tag w:val="goog_rdk_4242"/>
                </w:sdtPr>
                <w:sdtContent>
                  <w:ins w:author="Anonymous" w:id="66" w:date="2026-09-22T03:03:20Z">
                    <w:r w:rsidDel="00000000" w:rsidR="00000000" w:rsidRPr="00000000">
                      <w:rPr>
                        <w:rtl w:val="0"/>
                      </w:rPr>
                    </w:r>
                  </w:ins>
                </w:sdtContent>
              </w:sdt>
              <w:ins w:author="Anonymous" w:id="66" w:date="2026-09-22T03:03:20Z">
                <w:bookmarkStart w:colFirst="0" w:colLast="0" w:name="_heading=h.z80guhbiivsy" w:id="1090"/>
                <w:bookmarkEnd w:id="1090"/>
              </w:ins>
            </w:sdtContent>
          </w:sdt>
        </w:p>
      </w:sdtContent>
    </w:sdt>
    <w:sdt>
      <w:sdtPr>
        <w:id w:val="-1526600440"/>
        <w:tag w:val="goog_rdk_4246"/>
      </w:sdtPr>
      <w:sdtContent>
        <w:p w:rsidR="00000000" w:rsidDel="00000000" w:rsidP="00000000" w:rsidRDefault="00000000" w:rsidRPr="00000000" w14:paraId="0000058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194071"/>
              <w:tag w:val="goog_rdk_4244"/>
            </w:sdtPr>
            <w:sdtContent>
              <w:ins w:author="Anonymous" w:id="66" w:date="2026-09-22T03:03:20Z"/>
              <w:sdt>
                <w:sdtPr>
                  <w:id w:val="-403168480"/>
                  <w:tag w:val="goog_rdk_4245"/>
                </w:sdtPr>
                <w:sdtContent>
                  <w:ins w:author="Anonymous" w:id="66" w:date="2026-09-22T03:03:20Z">
                    <w:r w:rsidDel="00000000" w:rsidR="00000000" w:rsidRPr="00000000">
                      <w:rPr>
                        <w:rtl w:val="0"/>
                      </w:rPr>
                    </w:r>
                  </w:ins>
                </w:sdtContent>
              </w:sdt>
              <w:ins w:author="Anonymous" w:id="66" w:date="2026-09-22T03:03:20Z">
                <w:bookmarkStart w:colFirst="0" w:colLast="0" w:name="_heading=h.ud926exm3yol" w:id="1091"/>
                <w:bookmarkEnd w:id="1091"/>
              </w:ins>
            </w:sdtContent>
          </w:sdt>
        </w:p>
      </w:sdtContent>
    </w:sdt>
    <w:sdt>
      <w:sdtPr>
        <w:id w:val="1123453201"/>
        <w:tag w:val="goog_rdk_4249"/>
      </w:sdtPr>
      <w:sdtContent>
        <w:p w:rsidR="00000000" w:rsidDel="00000000" w:rsidP="00000000" w:rsidRDefault="00000000" w:rsidRPr="00000000" w14:paraId="0000058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4299620"/>
              <w:tag w:val="goog_rdk_4247"/>
            </w:sdtPr>
            <w:sdtContent>
              <w:ins w:author="Anonymous" w:id="66" w:date="2026-09-22T03:03:20Z"/>
              <w:sdt>
                <w:sdtPr>
                  <w:id w:val="1752081495"/>
                  <w:tag w:val="goog_rdk_4248"/>
                </w:sdtPr>
                <w:sdtContent>
                  <w:ins w:author="Anonymous" w:id="66" w:date="2026-09-22T03:03:20Z">
                    <w:r w:rsidDel="00000000" w:rsidR="00000000" w:rsidRPr="00000000">
                      <w:rPr>
                        <w:rtl w:val="0"/>
                      </w:rPr>
                    </w:r>
                  </w:ins>
                </w:sdtContent>
              </w:sdt>
              <w:ins w:author="Anonymous" w:id="66" w:date="2026-09-22T03:03:20Z">
                <w:bookmarkStart w:colFirst="0" w:colLast="0" w:name="_heading=h.qnmqx7w7f482" w:id="1092"/>
                <w:bookmarkEnd w:id="1092"/>
              </w:ins>
            </w:sdtContent>
          </w:sdt>
        </w:p>
      </w:sdtContent>
    </w:sdt>
    <w:sdt>
      <w:sdtPr>
        <w:id w:val="-1231835915"/>
        <w:tag w:val="goog_rdk_4252"/>
      </w:sdtPr>
      <w:sdtContent>
        <w:p w:rsidR="00000000" w:rsidDel="00000000" w:rsidP="00000000" w:rsidRDefault="00000000" w:rsidRPr="00000000" w14:paraId="0000058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4592757"/>
              <w:tag w:val="goog_rdk_4250"/>
            </w:sdtPr>
            <w:sdtContent>
              <w:ins w:author="Anonymous" w:id="66" w:date="2026-09-22T03:03:20Z"/>
              <w:sdt>
                <w:sdtPr>
                  <w:id w:val="-523789240"/>
                  <w:tag w:val="goog_rdk_4251"/>
                </w:sdtPr>
                <w:sdtContent>
                  <w:ins w:author="Anonymous" w:id="66" w:date="2026-09-22T03:03:20Z">
                    <w:r w:rsidDel="00000000" w:rsidR="00000000" w:rsidRPr="00000000">
                      <w:rPr>
                        <w:rtl w:val="0"/>
                      </w:rPr>
                    </w:r>
                  </w:ins>
                </w:sdtContent>
              </w:sdt>
              <w:ins w:author="Anonymous" w:id="66" w:date="2026-09-22T03:03:20Z">
                <w:bookmarkStart w:colFirst="0" w:colLast="0" w:name="_heading=h.40cxo1hyw4g5" w:id="1093"/>
                <w:bookmarkEnd w:id="1093"/>
              </w:ins>
            </w:sdtContent>
          </w:sdt>
        </w:p>
      </w:sdtContent>
    </w:sdt>
    <w:sdt>
      <w:sdtPr>
        <w:id w:val="825289957"/>
        <w:tag w:val="goog_rdk_4255"/>
      </w:sdtPr>
      <w:sdtContent>
        <w:p w:rsidR="00000000" w:rsidDel="00000000" w:rsidP="00000000" w:rsidRDefault="00000000" w:rsidRPr="00000000" w14:paraId="0000059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0267399"/>
              <w:tag w:val="goog_rdk_4253"/>
            </w:sdtPr>
            <w:sdtContent>
              <w:ins w:author="Anonymous" w:id="66" w:date="2026-09-22T03:03:20Z"/>
              <w:sdt>
                <w:sdtPr>
                  <w:id w:val="1325641905"/>
                  <w:tag w:val="goog_rdk_4254"/>
                </w:sdtPr>
                <w:sdtContent>
                  <w:ins w:author="Anonymous" w:id="66" w:date="2026-09-22T03:03:20Z">
                    <w:r w:rsidDel="00000000" w:rsidR="00000000" w:rsidRPr="00000000">
                      <w:rPr>
                        <w:rtl w:val="0"/>
                      </w:rPr>
                    </w:r>
                  </w:ins>
                </w:sdtContent>
              </w:sdt>
              <w:ins w:author="Anonymous" w:id="66" w:date="2026-09-22T03:03:20Z">
                <w:bookmarkStart w:colFirst="0" w:colLast="0" w:name="_heading=h.opf39gl8m8vc" w:id="1094"/>
                <w:bookmarkEnd w:id="1094"/>
              </w:ins>
            </w:sdtContent>
          </w:sdt>
        </w:p>
      </w:sdtContent>
    </w:sdt>
    <w:sdt>
      <w:sdtPr>
        <w:id w:val="-1618492190"/>
        <w:tag w:val="goog_rdk_4258"/>
      </w:sdtPr>
      <w:sdtContent>
        <w:p w:rsidR="00000000" w:rsidDel="00000000" w:rsidP="00000000" w:rsidRDefault="00000000" w:rsidRPr="00000000" w14:paraId="0000059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5735269"/>
              <w:tag w:val="goog_rdk_4256"/>
            </w:sdtPr>
            <w:sdtContent>
              <w:ins w:author="Anonymous" w:id="66" w:date="2026-09-22T03:03:20Z"/>
              <w:sdt>
                <w:sdtPr>
                  <w:id w:val="-1547127221"/>
                  <w:tag w:val="goog_rdk_4257"/>
                </w:sdtPr>
                <w:sdtContent>
                  <w:ins w:author="Anonymous" w:id="66" w:date="2026-09-22T03:03:20Z">
                    <w:r w:rsidDel="00000000" w:rsidR="00000000" w:rsidRPr="00000000">
                      <w:rPr>
                        <w:rtl w:val="0"/>
                      </w:rPr>
                    </w:r>
                  </w:ins>
                </w:sdtContent>
              </w:sdt>
              <w:ins w:author="Anonymous" w:id="66" w:date="2026-09-22T03:03:20Z">
                <w:bookmarkStart w:colFirst="0" w:colLast="0" w:name="_heading=h.4n3jp7tnfdlb" w:id="1095"/>
                <w:bookmarkEnd w:id="1095"/>
              </w:ins>
            </w:sdtContent>
          </w:sdt>
        </w:p>
      </w:sdtContent>
    </w:sdt>
    <w:sdt>
      <w:sdtPr>
        <w:id w:val="-375450289"/>
        <w:tag w:val="goog_rdk_4261"/>
      </w:sdtPr>
      <w:sdtContent>
        <w:p w:rsidR="00000000" w:rsidDel="00000000" w:rsidP="00000000" w:rsidRDefault="00000000" w:rsidRPr="00000000" w14:paraId="0000059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10847252"/>
              <w:tag w:val="goog_rdk_4259"/>
            </w:sdtPr>
            <w:sdtContent>
              <w:ins w:author="Anonymous" w:id="66" w:date="2026-09-22T03:03:20Z"/>
              <w:sdt>
                <w:sdtPr>
                  <w:id w:val="1392928622"/>
                  <w:tag w:val="goog_rdk_4260"/>
                </w:sdtPr>
                <w:sdtContent>
                  <w:ins w:author="Anonymous" w:id="66" w:date="2026-09-22T03:03:20Z">
                    <w:r w:rsidDel="00000000" w:rsidR="00000000" w:rsidRPr="00000000">
                      <w:rPr>
                        <w:rtl w:val="0"/>
                      </w:rPr>
                    </w:r>
                  </w:ins>
                </w:sdtContent>
              </w:sdt>
              <w:ins w:author="Anonymous" w:id="66" w:date="2026-09-22T03:03:20Z">
                <w:bookmarkStart w:colFirst="0" w:colLast="0" w:name="_heading=h.r24a31hr2v50" w:id="1096"/>
                <w:bookmarkEnd w:id="1096"/>
              </w:ins>
            </w:sdtContent>
          </w:sdt>
        </w:p>
      </w:sdtContent>
    </w:sdt>
    <w:sdt>
      <w:sdtPr>
        <w:id w:val="-252072030"/>
        <w:tag w:val="goog_rdk_4264"/>
      </w:sdtPr>
      <w:sdtContent>
        <w:p w:rsidR="00000000" w:rsidDel="00000000" w:rsidP="00000000" w:rsidRDefault="00000000" w:rsidRPr="00000000" w14:paraId="0000059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31959764"/>
              <w:tag w:val="goog_rdk_4262"/>
            </w:sdtPr>
            <w:sdtContent>
              <w:ins w:author="Anonymous" w:id="66" w:date="2026-09-22T03:03:20Z"/>
              <w:sdt>
                <w:sdtPr>
                  <w:id w:val="-607312345"/>
                  <w:tag w:val="goog_rdk_4263"/>
                </w:sdtPr>
                <w:sdtContent>
                  <w:ins w:author="Anonymous" w:id="66" w:date="2026-09-22T03:03:20Z">
                    <w:r w:rsidDel="00000000" w:rsidR="00000000" w:rsidRPr="00000000">
                      <w:rPr>
                        <w:rtl w:val="0"/>
                      </w:rPr>
                    </w:r>
                  </w:ins>
                </w:sdtContent>
              </w:sdt>
              <w:ins w:author="Anonymous" w:id="66" w:date="2026-09-22T03:03:20Z">
                <w:bookmarkStart w:colFirst="0" w:colLast="0" w:name="_heading=h.hnm5r4egrfvx" w:id="1097"/>
                <w:bookmarkEnd w:id="1097"/>
              </w:ins>
            </w:sdtContent>
          </w:sdt>
        </w:p>
      </w:sdtContent>
    </w:sdt>
    <w:sdt>
      <w:sdtPr>
        <w:id w:val="207221453"/>
        <w:tag w:val="goog_rdk_4267"/>
      </w:sdtPr>
      <w:sdtContent>
        <w:p w:rsidR="00000000" w:rsidDel="00000000" w:rsidP="00000000" w:rsidRDefault="00000000" w:rsidRPr="00000000" w14:paraId="0000059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3663323"/>
              <w:tag w:val="goog_rdk_4265"/>
            </w:sdtPr>
            <w:sdtContent>
              <w:ins w:author="Anonymous" w:id="66" w:date="2026-09-22T03:03:20Z"/>
              <w:sdt>
                <w:sdtPr>
                  <w:id w:val="-1786195414"/>
                  <w:tag w:val="goog_rdk_4266"/>
                </w:sdtPr>
                <w:sdtContent>
                  <w:ins w:author="Anonymous" w:id="66" w:date="2026-09-22T03:03:20Z">
                    <w:r w:rsidDel="00000000" w:rsidR="00000000" w:rsidRPr="00000000">
                      <w:rPr>
                        <w:rtl w:val="0"/>
                      </w:rPr>
                    </w:r>
                  </w:ins>
                </w:sdtContent>
              </w:sdt>
              <w:ins w:author="Anonymous" w:id="66" w:date="2026-09-22T03:03:20Z">
                <w:bookmarkStart w:colFirst="0" w:colLast="0" w:name="_heading=h.w1lqz8ml7h9e" w:id="1098"/>
                <w:bookmarkEnd w:id="1098"/>
              </w:ins>
            </w:sdtContent>
          </w:sdt>
        </w:p>
      </w:sdtContent>
    </w:sdt>
    <w:sdt>
      <w:sdtPr>
        <w:id w:val="-1733527576"/>
        <w:tag w:val="goog_rdk_4270"/>
      </w:sdtPr>
      <w:sdtContent>
        <w:p w:rsidR="00000000" w:rsidDel="00000000" w:rsidP="00000000" w:rsidRDefault="00000000" w:rsidRPr="00000000" w14:paraId="0000059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93611789"/>
              <w:tag w:val="goog_rdk_4268"/>
            </w:sdtPr>
            <w:sdtContent>
              <w:ins w:author="Anonymous" w:id="66" w:date="2026-09-22T03:03:20Z"/>
              <w:sdt>
                <w:sdtPr>
                  <w:id w:val="-451826437"/>
                  <w:tag w:val="goog_rdk_4269"/>
                </w:sdtPr>
                <w:sdtContent>
                  <w:ins w:author="Anonymous" w:id="66" w:date="2026-09-22T03:03:20Z">
                    <w:r w:rsidDel="00000000" w:rsidR="00000000" w:rsidRPr="00000000">
                      <w:rPr>
                        <w:rtl w:val="0"/>
                      </w:rPr>
                    </w:r>
                  </w:ins>
                </w:sdtContent>
              </w:sdt>
              <w:ins w:author="Anonymous" w:id="66" w:date="2026-09-22T03:03:20Z">
                <w:bookmarkStart w:colFirst="0" w:colLast="0" w:name="_heading=h.ueqnbhvntkc9" w:id="1099"/>
                <w:bookmarkEnd w:id="1099"/>
              </w:ins>
            </w:sdtContent>
          </w:sdt>
        </w:p>
      </w:sdtContent>
    </w:sdt>
    <w:sdt>
      <w:sdtPr>
        <w:id w:val="-689189288"/>
        <w:tag w:val="goog_rdk_4273"/>
      </w:sdtPr>
      <w:sdtContent>
        <w:p w:rsidR="00000000" w:rsidDel="00000000" w:rsidP="00000000" w:rsidRDefault="00000000" w:rsidRPr="00000000" w14:paraId="0000059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6163966"/>
              <w:tag w:val="goog_rdk_4271"/>
            </w:sdtPr>
            <w:sdtContent>
              <w:ins w:author="Anonymous" w:id="66" w:date="2026-09-22T03:03:20Z"/>
              <w:sdt>
                <w:sdtPr>
                  <w:id w:val="407195071"/>
                  <w:tag w:val="goog_rdk_4272"/>
                </w:sdtPr>
                <w:sdtContent>
                  <w:ins w:author="Anonymous" w:id="66" w:date="2026-09-22T03:03:20Z">
                    <w:r w:rsidDel="00000000" w:rsidR="00000000" w:rsidRPr="00000000">
                      <w:rPr>
                        <w:rtl w:val="0"/>
                      </w:rPr>
                    </w:r>
                  </w:ins>
                </w:sdtContent>
              </w:sdt>
              <w:ins w:author="Anonymous" w:id="66" w:date="2026-09-22T03:03:20Z">
                <w:bookmarkStart w:colFirst="0" w:colLast="0" w:name="_heading=h.ap2kbr4sw7zi" w:id="1100"/>
                <w:bookmarkEnd w:id="1100"/>
              </w:ins>
            </w:sdtContent>
          </w:sdt>
        </w:p>
      </w:sdtContent>
    </w:sdt>
    <w:sdt>
      <w:sdtPr>
        <w:id w:val="-1223735167"/>
        <w:tag w:val="goog_rdk_4276"/>
      </w:sdtPr>
      <w:sdtContent>
        <w:p w:rsidR="00000000" w:rsidDel="00000000" w:rsidP="00000000" w:rsidRDefault="00000000" w:rsidRPr="00000000" w14:paraId="0000059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98484066"/>
              <w:tag w:val="goog_rdk_4274"/>
            </w:sdtPr>
            <w:sdtContent>
              <w:ins w:author="Anonymous" w:id="66" w:date="2026-09-22T03:03:20Z"/>
              <w:sdt>
                <w:sdtPr>
                  <w:id w:val="-1961252866"/>
                  <w:tag w:val="goog_rdk_4275"/>
                </w:sdtPr>
                <w:sdtContent>
                  <w:ins w:author="Anonymous" w:id="66" w:date="2026-09-22T03:03:20Z">
                    <w:r w:rsidDel="00000000" w:rsidR="00000000" w:rsidRPr="00000000">
                      <w:rPr>
                        <w:rtl w:val="0"/>
                      </w:rPr>
                    </w:r>
                  </w:ins>
                </w:sdtContent>
              </w:sdt>
              <w:ins w:author="Anonymous" w:id="66" w:date="2026-09-22T03:03:20Z">
                <w:bookmarkStart w:colFirst="0" w:colLast="0" w:name="_heading=h.wz5ga8blq3qn" w:id="1101"/>
                <w:bookmarkEnd w:id="1101"/>
              </w:ins>
            </w:sdtContent>
          </w:sdt>
        </w:p>
      </w:sdtContent>
    </w:sdt>
    <w:sdt>
      <w:sdtPr>
        <w:id w:val="1616304342"/>
        <w:tag w:val="goog_rdk_4279"/>
      </w:sdtPr>
      <w:sdtContent>
        <w:p w:rsidR="00000000" w:rsidDel="00000000" w:rsidP="00000000" w:rsidRDefault="00000000" w:rsidRPr="00000000" w14:paraId="0000059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85041185"/>
              <w:tag w:val="goog_rdk_4277"/>
            </w:sdtPr>
            <w:sdtContent>
              <w:ins w:author="Anonymous" w:id="66" w:date="2026-09-22T03:03:20Z"/>
              <w:sdt>
                <w:sdtPr>
                  <w:id w:val="1700535410"/>
                  <w:tag w:val="goog_rdk_4278"/>
                </w:sdtPr>
                <w:sdtContent>
                  <w:ins w:author="Anonymous" w:id="66" w:date="2026-09-22T03:03:20Z">
                    <w:r w:rsidDel="00000000" w:rsidR="00000000" w:rsidRPr="00000000">
                      <w:rPr>
                        <w:rtl w:val="0"/>
                      </w:rPr>
                    </w:r>
                  </w:ins>
                </w:sdtContent>
              </w:sdt>
              <w:ins w:author="Anonymous" w:id="66" w:date="2026-09-22T03:03:20Z">
                <w:bookmarkStart w:colFirst="0" w:colLast="0" w:name="_heading=h.hv080j2clyb9" w:id="1102"/>
                <w:bookmarkEnd w:id="1102"/>
              </w:ins>
            </w:sdtContent>
          </w:sdt>
        </w:p>
      </w:sdtContent>
    </w:sdt>
    <w:sdt>
      <w:sdtPr>
        <w:id w:val="1065745700"/>
        <w:tag w:val="goog_rdk_4282"/>
      </w:sdtPr>
      <w:sdtContent>
        <w:p w:rsidR="00000000" w:rsidDel="00000000" w:rsidP="00000000" w:rsidRDefault="00000000" w:rsidRPr="00000000" w14:paraId="0000059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2389399"/>
              <w:tag w:val="goog_rdk_4280"/>
            </w:sdtPr>
            <w:sdtContent>
              <w:ins w:author="Anonymous" w:id="66" w:date="2026-09-22T03:03:20Z"/>
              <w:sdt>
                <w:sdtPr>
                  <w:id w:val="881762509"/>
                  <w:tag w:val="goog_rdk_4281"/>
                </w:sdtPr>
                <w:sdtContent>
                  <w:ins w:author="Anonymous" w:id="66" w:date="2026-09-22T03:03:20Z">
                    <w:r w:rsidDel="00000000" w:rsidR="00000000" w:rsidRPr="00000000">
                      <w:rPr>
                        <w:rtl w:val="0"/>
                      </w:rPr>
                    </w:r>
                  </w:ins>
                </w:sdtContent>
              </w:sdt>
              <w:ins w:author="Anonymous" w:id="66" w:date="2026-09-22T03:03:20Z">
                <w:bookmarkStart w:colFirst="0" w:colLast="0" w:name="_heading=h.mtuqh69v826g" w:id="1103"/>
                <w:bookmarkEnd w:id="1103"/>
              </w:ins>
            </w:sdtContent>
          </w:sdt>
        </w:p>
      </w:sdtContent>
    </w:sdt>
    <w:sdt>
      <w:sdtPr>
        <w:id w:val="601865194"/>
        <w:tag w:val="goog_rdk_4285"/>
      </w:sdtPr>
      <w:sdtContent>
        <w:p w:rsidR="00000000" w:rsidDel="00000000" w:rsidP="00000000" w:rsidRDefault="00000000" w:rsidRPr="00000000" w14:paraId="0000059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1995378"/>
              <w:tag w:val="goog_rdk_4283"/>
            </w:sdtPr>
            <w:sdtContent>
              <w:ins w:author="Anonymous" w:id="66" w:date="2026-09-22T03:03:20Z"/>
              <w:sdt>
                <w:sdtPr>
                  <w:id w:val="-510332142"/>
                  <w:tag w:val="goog_rdk_4284"/>
                </w:sdtPr>
                <w:sdtContent>
                  <w:ins w:author="Anonymous" w:id="66" w:date="2026-09-22T03:03:20Z">
                    <w:r w:rsidDel="00000000" w:rsidR="00000000" w:rsidRPr="00000000">
                      <w:rPr>
                        <w:rtl w:val="0"/>
                      </w:rPr>
                    </w:r>
                  </w:ins>
                </w:sdtContent>
              </w:sdt>
              <w:ins w:author="Anonymous" w:id="66" w:date="2026-09-22T03:03:20Z">
                <w:bookmarkStart w:colFirst="0" w:colLast="0" w:name="_heading=h.nvpm7oiq7gmr" w:id="1104"/>
                <w:bookmarkEnd w:id="1104"/>
              </w:ins>
            </w:sdtContent>
          </w:sdt>
        </w:p>
      </w:sdtContent>
    </w:sdt>
    <w:sdt>
      <w:sdtPr>
        <w:id w:val="2079699129"/>
        <w:tag w:val="goog_rdk_4288"/>
      </w:sdtPr>
      <w:sdtContent>
        <w:p w:rsidR="00000000" w:rsidDel="00000000" w:rsidP="00000000" w:rsidRDefault="00000000" w:rsidRPr="00000000" w14:paraId="0000059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31019359"/>
              <w:tag w:val="goog_rdk_4286"/>
            </w:sdtPr>
            <w:sdtContent>
              <w:ins w:author="Anonymous" w:id="66" w:date="2026-09-22T03:03:20Z"/>
              <w:sdt>
                <w:sdtPr>
                  <w:id w:val="103013815"/>
                  <w:tag w:val="goog_rdk_4287"/>
                </w:sdtPr>
                <w:sdtContent>
                  <w:ins w:author="Anonymous" w:id="66" w:date="2026-09-22T03:03:20Z">
                    <w:r w:rsidDel="00000000" w:rsidR="00000000" w:rsidRPr="00000000">
                      <w:rPr>
                        <w:rtl w:val="0"/>
                      </w:rPr>
                    </w:r>
                  </w:ins>
                </w:sdtContent>
              </w:sdt>
              <w:ins w:author="Anonymous" w:id="66" w:date="2026-09-22T03:03:20Z">
                <w:bookmarkStart w:colFirst="0" w:colLast="0" w:name="_heading=h.8fpit76mtxea" w:id="1105"/>
                <w:bookmarkEnd w:id="1105"/>
              </w:ins>
            </w:sdtContent>
          </w:sdt>
        </w:p>
      </w:sdtContent>
    </w:sdt>
    <w:sdt>
      <w:sdtPr>
        <w:id w:val="329001105"/>
        <w:tag w:val="goog_rdk_4291"/>
      </w:sdtPr>
      <w:sdtContent>
        <w:p w:rsidR="00000000" w:rsidDel="00000000" w:rsidP="00000000" w:rsidRDefault="00000000" w:rsidRPr="00000000" w14:paraId="0000059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2032274"/>
              <w:tag w:val="goog_rdk_4289"/>
            </w:sdtPr>
            <w:sdtContent>
              <w:ins w:author="Anonymous" w:id="66" w:date="2026-09-22T03:03:20Z"/>
              <w:sdt>
                <w:sdtPr>
                  <w:id w:val="1914997867"/>
                  <w:tag w:val="goog_rdk_4290"/>
                </w:sdtPr>
                <w:sdtContent>
                  <w:ins w:author="Anonymous" w:id="66" w:date="2026-09-22T03:03:20Z">
                    <w:r w:rsidDel="00000000" w:rsidR="00000000" w:rsidRPr="00000000">
                      <w:rPr>
                        <w:rtl w:val="0"/>
                      </w:rPr>
                    </w:r>
                  </w:ins>
                </w:sdtContent>
              </w:sdt>
              <w:ins w:author="Anonymous" w:id="66" w:date="2026-09-22T03:03:20Z">
                <w:bookmarkStart w:colFirst="0" w:colLast="0" w:name="_heading=h.68xtxdljt5gu" w:id="1106"/>
                <w:bookmarkEnd w:id="1106"/>
              </w:ins>
            </w:sdtContent>
          </w:sdt>
        </w:p>
      </w:sdtContent>
    </w:sdt>
    <w:sdt>
      <w:sdtPr>
        <w:id w:val="-862630143"/>
        <w:tag w:val="goog_rdk_4294"/>
      </w:sdtPr>
      <w:sdtContent>
        <w:p w:rsidR="00000000" w:rsidDel="00000000" w:rsidP="00000000" w:rsidRDefault="00000000" w:rsidRPr="00000000" w14:paraId="0000059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1257267"/>
              <w:tag w:val="goog_rdk_4292"/>
            </w:sdtPr>
            <w:sdtContent>
              <w:ins w:author="Anonymous" w:id="66" w:date="2026-09-22T03:03:20Z"/>
              <w:sdt>
                <w:sdtPr>
                  <w:id w:val="-981602161"/>
                  <w:tag w:val="goog_rdk_4293"/>
                </w:sdtPr>
                <w:sdtContent>
                  <w:ins w:author="Anonymous" w:id="66" w:date="2026-09-22T03:03:20Z">
                    <w:r w:rsidDel="00000000" w:rsidR="00000000" w:rsidRPr="00000000">
                      <w:rPr>
                        <w:rtl w:val="0"/>
                      </w:rPr>
                    </w:r>
                  </w:ins>
                </w:sdtContent>
              </w:sdt>
              <w:ins w:author="Anonymous" w:id="66" w:date="2026-09-22T03:03:20Z">
                <w:bookmarkStart w:colFirst="0" w:colLast="0" w:name="_heading=h.anp259qw4xz6" w:id="1107"/>
                <w:bookmarkEnd w:id="1107"/>
              </w:ins>
            </w:sdtContent>
          </w:sdt>
        </w:p>
      </w:sdtContent>
    </w:sdt>
    <w:sdt>
      <w:sdtPr>
        <w:id w:val="-1413125772"/>
        <w:tag w:val="goog_rdk_4297"/>
      </w:sdtPr>
      <w:sdtContent>
        <w:p w:rsidR="00000000" w:rsidDel="00000000" w:rsidP="00000000" w:rsidRDefault="00000000" w:rsidRPr="00000000" w14:paraId="0000059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6225186"/>
              <w:tag w:val="goog_rdk_4295"/>
            </w:sdtPr>
            <w:sdtContent>
              <w:ins w:author="Anonymous" w:id="66" w:date="2026-09-22T03:03:20Z"/>
              <w:sdt>
                <w:sdtPr>
                  <w:id w:val="1593194082"/>
                  <w:tag w:val="goog_rdk_4296"/>
                </w:sdtPr>
                <w:sdtContent>
                  <w:ins w:author="Anonymous" w:id="66" w:date="2026-09-22T03:03:20Z">
                    <w:r w:rsidDel="00000000" w:rsidR="00000000" w:rsidRPr="00000000">
                      <w:rPr>
                        <w:rtl w:val="0"/>
                      </w:rPr>
                    </w:r>
                  </w:ins>
                </w:sdtContent>
              </w:sdt>
              <w:ins w:author="Anonymous" w:id="66" w:date="2026-09-22T03:03:20Z">
                <w:bookmarkStart w:colFirst="0" w:colLast="0" w:name="_heading=h.f5g0spr4mahf" w:id="1108"/>
                <w:bookmarkEnd w:id="1108"/>
              </w:ins>
            </w:sdtContent>
          </w:sdt>
        </w:p>
      </w:sdtContent>
    </w:sdt>
    <w:sdt>
      <w:sdtPr>
        <w:id w:val="1023550536"/>
        <w:tag w:val="goog_rdk_4300"/>
      </w:sdtPr>
      <w:sdtContent>
        <w:p w:rsidR="00000000" w:rsidDel="00000000" w:rsidP="00000000" w:rsidRDefault="00000000" w:rsidRPr="00000000" w14:paraId="0000059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3957272"/>
              <w:tag w:val="goog_rdk_4298"/>
            </w:sdtPr>
            <w:sdtContent>
              <w:ins w:author="Anonymous" w:id="66" w:date="2026-09-22T03:03:20Z"/>
              <w:sdt>
                <w:sdtPr>
                  <w:id w:val="-2061613035"/>
                  <w:tag w:val="goog_rdk_4299"/>
                </w:sdtPr>
                <w:sdtContent>
                  <w:ins w:author="Anonymous" w:id="66" w:date="2026-09-22T03:03:20Z">
                    <w:r w:rsidDel="00000000" w:rsidR="00000000" w:rsidRPr="00000000">
                      <w:rPr>
                        <w:rtl w:val="0"/>
                      </w:rPr>
                    </w:r>
                  </w:ins>
                </w:sdtContent>
              </w:sdt>
              <w:ins w:author="Anonymous" w:id="66" w:date="2026-09-22T03:03:20Z">
                <w:bookmarkStart w:colFirst="0" w:colLast="0" w:name="_heading=h.sdsza827lf5" w:id="1109"/>
                <w:bookmarkEnd w:id="1109"/>
              </w:ins>
            </w:sdtContent>
          </w:sdt>
        </w:p>
      </w:sdtContent>
    </w:sdt>
    <w:sdt>
      <w:sdtPr>
        <w:id w:val="-1076957130"/>
        <w:tag w:val="goog_rdk_4303"/>
      </w:sdtPr>
      <w:sdtContent>
        <w:p w:rsidR="00000000" w:rsidDel="00000000" w:rsidP="00000000" w:rsidRDefault="00000000" w:rsidRPr="00000000" w14:paraId="000005A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5036891"/>
              <w:tag w:val="goog_rdk_4301"/>
            </w:sdtPr>
            <w:sdtContent>
              <w:ins w:author="Anonymous" w:id="66" w:date="2026-09-22T03:03:20Z"/>
              <w:sdt>
                <w:sdtPr>
                  <w:id w:val="-1703320665"/>
                  <w:tag w:val="goog_rdk_4302"/>
                </w:sdtPr>
                <w:sdtContent>
                  <w:ins w:author="Anonymous" w:id="66" w:date="2026-09-22T03:03:20Z">
                    <w:r w:rsidDel="00000000" w:rsidR="00000000" w:rsidRPr="00000000">
                      <w:rPr>
                        <w:rtl w:val="0"/>
                      </w:rPr>
                    </w:r>
                  </w:ins>
                </w:sdtContent>
              </w:sdt>
              <w:ins w:author="Anonymous" w:id="66" w:date="2026-09-22T03:03:20Z">
                <w:bookmarkStart w:colFirst="0" w:colLast="0" w:name="_heading=h.5yixf4ppjhsg" w:id="1110"/>
                <w:bookmarkEnd w:id="1110"/>
              </w:ins>
            </w:sdtContent>
          </w:sdt>
        </w:p>
      </w:sdtContent>
    </w:sdt>
    <w:sdt>
      <w:sdtPr>
        <w:id w:val="-946312019"/>
        <w:tag w:val="goog_rdk_4306"/>
      </w:sdtPr>
      <w:sdtContent>
        <w:p w:rsidR="00000000" w:rsidDel="00000000" w:rsidP="00000000" w:rsidRDefault="00000000" w:rsidRPr="00000000" w14:paraId="000005A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9091264"/>
              <w:tag w:val="goog_rdk_4304"/>
            </w:sdtPr>
            <w:sdtContent>
              <w:ins w:author="Anonymous" w:id="66" w:date="2026-09-22T03:03:20Z"/>
              <w:sdt>
                <w:sdtPr>
                  <w:id w:val="1649589930"/>
                  <w:tag w:val="goog_rdk_4305"/>
                </w:sdtPr>
                <w:sdtContent>
                  <w:ins w:author="Anonymous" w:id="66" w:date="2026-09-22T03:03:20Z">
                    <w:r w:rsidDel="00000000" w:rsidR="00000000" w:rsidRPr="00000000">
                      <w:rPr>
                        <w:rtl w:val="0"/>
                      </w:rPr>
                    </w:r>
                  </w:ins>
                </w:sdtContent>
              </w:sdt>
              <w:ins w:author="Anonymous" w:id="66" w:date="2026-09-22T03:03:20Z">
                <w:bookmarkStart w:colFirst="0" w:colLast="0" w:name="_heading=h.attrmpxgfav0" w:id="1111"/>
                <w:bookmarkEnd w:id="1111"/>
              </w:ins>
            </w:sdtContent>
          </w:sdt>
        </w:p>
      </w:sdtContent>
    </w:sdt>
    <w:sdt>
      <w:sdtPr>
        <w:id w:val="-96409819"/>
        <w:tag w:val="goog_rdk_4309"/>
      </w:sdtPr>
      <w:sdtContent>
        <w:p w:rsidR="00000000" w:rsidDel="00000000" w:rsidP="00000000" w:rsidRDefault="00000000" w:rsidRPr="00000000" w14:paraId="000005A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269502"/>
              <w:tag w:val="goog_rdk_4307"/>
            </w:sdtPr>
            <w:sdtContent>
              <w:ins w:author="Anonymous" w:id="66" w:date="2026-09-22T03:03:20Z"/>
              <w:sdt>
                <w:sdtPr>
                  <w:id w:val="-671925545"/>
                  <w:tag w:val="goog_rdk_4308"/>
                </w:sdtPr>
                <w:sdtContent>
                  <w:ins w:author="Anonymous" w:id="66" w:date="2026-09-22T03:03:20Z">
                    <w:r w:rsidDel="00000000" w:rsidR="00000000" w:rsidRPr="00000000">
                      <w:rPr>
                        <w:rtl w:val="0"/>
                      </w:rPr>
                    </w:r>
                  </w:ins>
                </w:sdtContent>
              </w:sdt>
              <w:ins w:author="Anonymous" w:id="66" w:date="2026-09-22T03:03:20Z">
                <w:bookmarkStart w:colFirst="0" w:colLast="0" w:name="_heading=h.mcm67d1ton78" w:id="1112"/>
                <w:bookmarkEnd w:id="1112"/>
              </w:ins>
            </w:sdtContent>
          </w:sdt>
        </w:p>
      </w:sdtContent>
    </w:sdt>
    <w:sdt>
      <w:sdtPr>
        <w:id w:val="1611654285"/>
        <w:tag w:val="goog_rdk_4312"/>
      </w:sdtPr>
      <w:sdtContent>
        <w:p w:rsidR="00000000" w:rsidDel="00000000" w:rsidP="00000000" w:rsidRDefault="00000000" w:rsidRPr="00000000" w14:paraId="000005A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36145098"/>
              <w:tag w:val="goog_rdk_4310"/>
            </w:sdtPr>
            <w:sdtContent>
              <w:ins w:author="Anonymous" w:id="66" w:date="2026-09-22T03:03:20Z"/>
              <w:sdt>
                <w:sdtPr>
                  <w:id w:val="-567727305"/>
                  <w:tag w:val="goog_rdk_4311"/>
                </w:sdtPr>
                <w:sdtContent>
                  <w:ins w:author="Anonymous" w:id="66" w:date="2026-09-22T03:03:20Z">
                    <w:r w:rsidDel="00000000" w:rsidR="00000000" w:rsidRPr="00000000">
                      <w:rPr>
                        <w:rtl w:val="0"/>
                      </w:rPr>
                    </w:r>
                  </w:ins>
                </w:sdtContent>
              </w:sdt>
              <w:ins w:author="Anonymous" w:id="66" w:date="2026-09-22T03:03:20Z">
                <w:bookmarkStart w:colFirst="0" w:colLast="0" w:name="_heading=h.xld1t76p4su1" w:id="1113"/>
                <w:bookmarkEnd w:id="1113"/>
              </w:ins>
            </w:sdtContent>
          </w:sdt>
        </w:p>
      </w:sdtContent>
    </w:sdt>
    <w:sdt>
      <w:sdtPr>
        <w:id w:val="1213645039"/>
        <w:tag w:val="goog_rdk_4315"/>
      </w:sdtPr>
      <w:sdtContent>
        <w:p w:rsidR="00000000" w:rsidDel="00000000" w:rsidP="00000000" w:rsidRDefault="00000000" w:rsidRPr="00000000" w14:paraId="000005A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91038400"/>
              <w:tag w:val="goog_rdk_4313"/>
            </w:sdtPr>
            <w:sdtContent>
              <w:ins w:author="Anonymous" w:id="66" w:date="2026-09-22T03:03:20Z"/>
              <w:sdt>
                <w:sdtPr>
                  <w:id w:val="424945479"/>
                  <w:tag w:val="goog_rdk_4314"/>
                </w:sdtPr>
                <w:sdtContent>
                  <w:ins w:author="Anonymous" w:id="66" w:date="2026-09-22T03:03:20Z">
                    <w:r w:rsidDel="00000000" w:rsidR="00000000" w:rsidRPr="00000000">
                      <w:rPr>
                        <w:rtl w:val="0"/>
                      </w:rPr>
                    </w:r>
                  </w:ins>
                </w:sdtContent>
              </w:sdt>
              <w:ins w:author="Anonymous" w:id="66" w:date="2026-09-22T03:03:20Z">
                <w:bookmarkStart w:colFirst="0" w:colLast="0" w:name="_heading=h.g40gzzissipf" w:id="1114"/>
                <w:bookmarkEnd w:id="1114"/>
              </w:ins>
            </w:sdtContent>
          </w:sdt>
        </w:p>
      </w:sdtContent>
    </w:sdt>
    <w:sdt>
      <w:sdtPr>
        <w:id w:val="509368517"/>
        <w:tag w:val="goog_rdk_4318"/>
      </w:sdtPr>
      <w:sdtContent>
        <w:p w:rsidR="00000000" w:rsidDel="00000000" w:rsidP="00000000" w:rsidRDefault="00000000" w:rsidRPr="00000000" w14:paraId="000005A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8298650"/>
              <w:tag w:val="goog_rdk_4316"/>
            </w:sdtPr>
            <w:sdtContent>
              <w:ins w:author="Anonymous" w:id="66" w:date="2026-09-22T03:03:20Z"/>
              <w:sdt>
                <w:sdtPr>
                  <w:id w:val="-1704529724"/>
                  <w:tag w:val="goog_rdk_4317"/>
                </w:sdtPr>
                <w:sdtContent>
                  <w:ins w:author="Anonymous" w:id="66" w:date="2026-09-22T03:03:20Z">
                    <w:r w:rsidDel="00000000" w:rsidR="00000000" w:rsidRPr="00000000">
                      <w:rPr>
                        <w:rtl w:val="0"/>
                      </w:rPr>
                    </w:r>
                  </w:ins>
                </w:sdtContent>
              </w:sdt>
              <w:ins w:author="Anonymous" w:id="66" w:date="2026-09-22T03:03:20Z">
                <w:bookmarkStart w:colFirst="0" w:colLast="0" w:name="_heading=h.qosrq25bp62b" w:id="1115"/>
                <w:bookmarkEnd w:id="1115"/>
              </w:ins>
            </w:sdtContent>
          </w:sdt>
        </w:p>
      </w:sdtContent>
    </w:sdt>
    <w:sdt>
      <w:sdtPr>
        <w:id w:val="-1436432274"/>
        <w:tag w:val="goog_rdk_4321"/>
      </w:sdtPr>
      <w:sdtContent>
        <w:p w:rsidR="00000000" w:rsidDel="00000000" w:rsidP="00000000" w:rsidRDefault="00000000" w:rsidRPr="00000000" w14:paraId="000005A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62731360"/>
              <w:tag w:val="goog_rdk_4319"/>
            </w:sdtPr>
            <w:sdtContent>
              <w:ins w:author="Anonymous" w:id="66" w:date="2026-09-22T03:03:20Z"/>
              <w:sdt>
                <w:sdtPr>
                  <w:id w:val="-1651414995"/>
                  <w:tag w:val="goog_rdk_4320"/>
                </w:sdtPr>
                <w:sdtContent>
                  <w:ins w:author="Anonymous" w:id="66" w:date="2026-09-22T03:03:20Z">
                    <w:r w:rsidDel="00000000" w:rsidR="00000000" w:rsidRPr="00000000">
                      <w:rPr>
                        <w:rtl w:val="0"/>
                      </w:rPr>
                    </w:r>
                  </w:ins>
                </w:sdtContent>
              </w:sdt>
              <w:ins w:author="Anonymous" w:id="66" w:date="2026-09-22T03:03:20Z">
                <w:bookmarkStart w:colFirst="0" w:colLast="0" w:name="_heading=h.t54rvnqx1fs3" w:id="1116"/>
                <w:bookmarkEnd w:id="1116"/>
              </w:ins>
            </w:sdtContent>
          </w:sdt>
        </w:p>
      </w:sdtContent>
    </w:sdt>
    <w:sdt>
      <w:sdtPr>
        <w:id w:val="584201812"/>
        <w:tag w:val="goog_rdk_4324"/>
      </w:sdtPr>
      <w:sdtContent>
        <w:p w:rsidR="00000000" w:rsidDel="00000000" w:rsidP="00000000" w:rsidRDefault="00000000" w:rsidRPr="00000000" w14:paraId="000005A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7103605"/>
              <w:tag w:val="goog_rdk_4322"/>
            </w:sdtPr>
            <w:sdtContent>
              <w:ins w:author="Anonymous" w:id="66" w:date="2026-09-22T03:03:20Z"/>
              <w:sdt>
                <w:sdtPr>
                  <w:id w:val="-2088464529"/>
                  <w:tag w:val="goog_rdk_4323"/>
                </w:sdtPr>
                <w:sdtContent>
                  <w:ins w:author="Anonymous" w:id="66" w:date="2026-09-22T03:03:20Z">
                    <w:r w:rsidDel="00000000" w:rsidR="00000000" w:rsidRPr="00000000">
                      <w:rPr>
                        <w:rtl w:val="0"/>
                      </w:rPr>
                    </w:r>
                  </w:ins>
                </w:sdtContent>
              </w:sdt>
              <w:ins w:author="Anonymous" w:id="66" w:date="2026-09-22T03:03:20Z">
                <w:bookmarkStart w:colFirst="0" w:colLast="0" w:name="_heading=h.nrbwp61zgll2" w:id="1117"/>
                <w:bookmarkEnd w:id="1117"/>
              </w:ins>
            </w:sdtContent>
          </w:sdt>
        </w:p>
      </w:sdtContent>
    </w:sdt>
    <w:sdt>
      <w:sdtPr>
        <w:id w:val="569356492"/>
        <w:tag w:val="goog_rdk_4327"/>
      </w:sdtPr>
      <w:sdtContent>
        <w:p w:rsidR="00000000" w:rsidDel="00000000" w:rsidP="00000000" w:rsidRDefault="00000000" w:rsidRPr="00000000" w14:paraId="000005A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2941897"/>
              <w:tag w:val="goog_rdk_4325"/>
            </w:sdtPr>
            <w:sdtContent>
              <w:ins w:author="Anonymous" w:id="66" w:date="2026-09-22T03:03:20Z"/>
              <w:sdt>
                <w:sdtPr>
                  <w:id w:val="1484955788"/>
                  <w:tag w:val="goog_rdk_4326"/>
                </w:sdtPr>
                <w:sdtContent>
                  <w:ins w:author="Anonymous" w:id="66" w:date="2026-09-22T03:03:20Z">
                    <w:r w:rsidDel="00000000" w:rsidR="00000000" w:rsidRPr="00000000">
                      <w:rPr>
                        <w:rtl w:val="0"/>
                      </w:rPr>
                    </w:r>
                  </w:ins>
                </w:sdtContent>
              </w:sdt>
              <w:ins w:author="Anonymous" w:id="66" w:date="2026-09-22T03:03:20Z">
                <w:bookmarkStart w:colFirst="0" w:colLast="0" w:name="_heading=h.fwnjv67vo1wo" w:id="1118"/>
                <w:bookmarkEnd w:id="1118"/>
              </w:ins>
            </w:sdtContent>
          </w:sdt>
        </w:p>
      </w:sdtContent>
    </w:sdt>
    <w:sdt>
      <w:sdtPr>
        <w:id w:val="210704937"/>
        <w:tag w:val="goog_rdk_4330"/>
      </w:sdtPr>
      <w:sdtContent>
        <w:p w:rsidR="00000000" w:rsidDel="00000000" w:rsidP="00000000" w:rsidRDefault="00000000" w:rsidRPr="00000000" w14:paraId="000005A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7438952"/>
              <w:tag w:val="goog_rdk_4328"/>
            </w:sdtPr>
            <w:sdtContent>
              <w:ins w:author="Anonymous" w:id="66" w:date="2026-09-22T03:03:20Z"/>
              <w:sdt>
                <w:sdtPr>
                  <w:id w:val="-1330826795"/>
                  <w:tag w:val="goog_rdk_4329"/>
                </w:sdtPr>
                <w:sdtContent>
                  <w:ins w:author="Anonymous" w:id="66" w:date="2026-09-22T03:03:20Z">
                    <w:r w:rsidDel="00000000" w:rsidR="00000000" w:rsidRPr="00000000">
                      <w:rPr>
                        <w:rtl w:val="0"/>
                      </w:rPr>
                    </w:r>
                  </w:ins>
                </w:sdtContent>
              </w:sdt>
              <w:ins w:author="Anonymous" w:id="66" w:date="2026-09-22T03:03:20Z">
                <w:bookmarkStart w:colFirst="0" w:colLast="0" w:name="_heading=h.xqn26wtj6ve2" w:id="1119"/>
                <w:bookmarkEnd w:id="1119"/>
              </w:ins>
            </w:sdtContent>
          </w:sdt>
        </w:p>
      </w:sdtContent>
    </w:sdt>
    <w:sdt>
      <w:sdtPr>
        <w:id w:val="-1229642369"/>
        <w:tag w:val="goog_rdk_4333"/>
      </w:sdtPr>
      <w:sdtContent>
        <w:p w:rsidR="00000000" w:rsidDel="00000000" w:rsidP="00000000" w:rsidRDefault="00000000" w:rsidRPr="00000000" w14:paraId="000005A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06872661"/>
              <w:tag w:val="goog_rdk_4331"/>
            </w:sdtPr>
            <w:sdtContent>
              <w:ins w:author="Anonymous" w:id="66" w:date="2026-09-22T03:03:20Z"/>
              <w:sdt>
                <w:sdtPr>
                  <w:id w:val="1564698866"/>
                  <w:tag w:val="goog_rdk_4332"/>
                </w:sdtPr>
                <w:sdtContent>
                  <w:ins w:author="Anonymous" w:id="66" w:date="2026-09-22T03:03:20Z">
                    <w:r w:rsidDel="00000000" w:rsidR="00000000" w:rsidRPr="00000000">
                      <w:rPr>
                        <w:rtl w:val="0"/>
                      </w:rPr>
                    </w:r>
                  </w:ins>
                </w:sdtContent>
              </w:sdt>
              <w:ins w:author="Anonymous" w:id="66" w:date="2026-09-22T03:03:20Z">
                <w:bookmarkStart w:colFirst="0" w:colLast="0" w:name="_heading=h.3my2coakj7oo" w:id="1120"/>
                <w:bookmarkEnd w:id="1120"/>
              </w:ins>
            </w:sdtContent>
          </w:sdt>
        </w:p>
      </w:sdtContent>
    </w:sdt>
    <w:sdt>
      <w:sdtPr>
        <w:id w:val="455500326"/>
        <w:tag w:val="goog_rdk_4336"/>
      </w:sdtPr>
      <w:sdtContent>
        <w:p w:rsidR="00000000" w:rsidDel="00000000" w:rsidP="00000000" w:rsidRDefault="00000000" w:rsidRPr="00000000" w14:paraId="000005A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36321333"/>
              <w:tag w:val="goog_rdk_4334"/>
            </w:sdtPr>
            <w:sdtContent>
              <w:ins w:author="Anonymous" w:id="66" w:date="2026-09-22T03:03:20Z"/>
              <w:sdt>
                <w:sdtPr>
                  <w:id w:val="-2101198690"/>
                  <w:tag w:val="goog_rdk_4335"/>
                </w:sdtPr>
                <w:sdtContent>
                  <w:ins w:author="Anonymous" w:id="66" w:date="2026-09-22T03:03:20Z">
                    <w:r w:rsidDel="00000000" w:rsidR="00000000" w:rsidRPr="00000000">
                      <w:rPr>
                        <w:rtl w:val="0"/>
                      </w:rPr>
                    </w:r>
                  </w:ins>
                </w:sdtContent>
              </w:sdt>
              <w:ins w:author="Anonymous" w:id="66" w:date="2026-09-22T03:03:20Z">
                <w:bookmarkStart w:colFirst="0" w:colLast="0" w:name="_heading=h.d8g59jydi87u" w:id="1121"/>
                <w:bookmarkEnd w:id="1121"/>
              </w:ins>
            </w:sdtContent>
          </w:sdt>
        </w:p>
      </w:sdtContent>
    </w:sdt>
    <w:sdt>
      <w:sdtPr>
        <w:id w:val="-885237349"/>
        <w:tag w:val="goog_rdk_4339"/>
      </w:sdtPr>
      <w:sdtContent>
        <w:p w:rsidR="00000000" w:rsidDel="00000000" w:rsidP="00000000" w:rsidRDefault="00000000" w:rsidRPr="00000000" w14:paraId="000005A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4619956"/>
              <w:tag w:val="goog_rdk_4337"/>
            </w:sdtPr>
            <w:sdtContent>
              <w:ins w:author="Anonymous" w:id="66" w:date="2026-09-22T03:03:20Z"/>
              <w:sdt>
                <w:sdtPr>
                  <w:id w:val="-468132597"/>
                  <w:tag w:val="goog_rdk_4338"/>
                </w:sdtPr>
                <w:sdtContent>
                  <w:ins w:author="Anonymous" w:id="66" w:date="2026-09-22T03:03:20Z">
                    <w:r w:rsidDel="00000000" w:rsidR="00000000" w:rsidRPr="00000000">
                      <w:rPr>
                        <w:rtl w:val="0"/>
                      </w:rPr>
                    </w:r>
                  </w:ins>
                </w:sdtContent>
              </w:sdt>
              <w:ins w:author="Anonymous" w:id="66" w:date="2026-09-22T03:03:20Z">
                <w:bookmarkStart w:colFirst="0" w:colLast="0" w:name="_heading=h.1vyebvzidw3" w:id="1122"/>
                <w:bookmarkEnd w:id="1122"/>
              </w:ins>
            </w:sdtContent>
          </w:sdt>
        </w:p>
      </w:sdtContent>
    </w:sdt>
    <w:sdt>
      <w:sdtPr>
        <w:id w:val="1418836906"/>
        <w:tag w:val="goog_rdk_4342"/>
      </w:sdtPr>
      <w:sdtContent>
        <w:p w:rsidR="00000000" w:rsidDel="00000000" w:rsidP="00000000" w:rsidRDefault="00000000" w:rsidRPr="00000000" w14:paraId="000005A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0284298"/>
              <w:tag w:val="goog_rdk_4340"/>
            </w:sdtPr>
            <w:sdtContent>
              <w:ins w:author="Anonymous" w:id="66" w:date="2026-09-22T03:03:20Z"/>
              <w:sdt>
                <w:sdtPr>
                  <w:id w:val="-882708540"/>
                  <w:tag w:val="goog_rdk_4341"/>
                </w:sdtPr>
                <w:sdtContent>
                  <w:ins w:author="Anonymous" w:id="66" w:date="2026-09-22T03:03:20Z">
                    <w:r w:rsidDel="00000000" w:rsidR="00000000" w:rsidRPr="00000000">
                      <w:rPr>
                        <w:rtl w:val="0"/>
                      </w:rPr>
                    </w:r>
                  </w:ins>
                </w:sdtContent>
              </w:sdt>
              <w:ins w:author="Anonymous" w:id="66" w:date="2026-09-22T03:03:20Z">
                <w:bookmarkStart w:colFirst="0" w:colLast="0" w:name="_heading=h.77efgjkmegf2" w:id="1123"/>
                <w:bookmarkEnd w:id="1123"/>
              </w:ins>
            </w:sdtContent>
          </w:sdt>
        </w:p>
      </w:sdtContent>
    </w:sdt>
    <w:sdt>
      <w:sdtPr>
        <w:id w:val="978819500"/>
        <w:tag w:val="goog_rdk_4345"/>
      </w:sdtPr>
      <w:sdtContent>
        <w:p w:rsidR="00000000" w:rsidDel="00000000" w:rsidP="00000000" w:rsidRDefault="00000000" w:rsidRPr="00000000" w14:paraId="000005A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50532841"/>
              <w:tag w:val="goog_rdk_4343"/>
            </w:sdtPr>
            <w:sdtContent>
              <w:ins w:author="Anonymous" w:id="66" w:date="2026-09-22T03:03:20Z"/>
              <w:sdt>
                <w:sdtPr>
                  <w:id w:val="-723833593"/>
                  <w:tag w:val="goog_rdk_4344"/>
                </w:sdtPr>
                <w:sdtContent>
                  <w:ins w:author="Anonymous" w:id="66" w:date="2026-09-22T03:03:20Z">
                    <w:r w:rsidDel="00000000" w:rsidR="00000000" w:rsidRPr="00000000">
                      <w:rPr>
                        <w:rtl w:val="0"/>
                      </w:rPr>
                    </w:r>
                  </w:ins>
                </w:sdtContent>
              </w:sdt>
              <w:ins w:author="Anonymous" w:id="66" w:date="2026-09-22T03:03:20Z">
                <w:bookmarkStart w:colFirst="0" w:colLast="0" w:name="_heading=h.yau39kqfdh8s" w:id="1124"/>
                <w:bookmarkEnd w:id="1124"/>
              </w:ins>
            </w:sdtContent>
          </w:sdt>
        </w:p>
      </w:sdtContent>
    </w:sdt>
    <w:sdt>
      <w:sdtPr>
        <w:id w:val="1214624911"/>
        <w:tag w:val="goog_rdk_4348"/>
      </w:sdtPr>
      <w:sdtContent>
        <w:p w:rsidR="00000000" w:rsidDel="00000000" w:rsidP="00000000" w:rsidRDefault="00000000" w:rsidRPr="00000000" w14:paraId="000005A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23407909"/>
              <w:tag w:val="goog_rdk_4346"/>
            </w:sdtPr>
            <w:sdtContent>
              <w:ins w:author="Anonymous" w:id="66" w:date="2026-09-22T03:03:20Z"/>
              <w:sdt>
                <w:sdtPr>
                  <w:id w:val="83349398"/>
                  <w:tag w:val="goog_rdk_4347"/>
                </w:sdtPr>
                <w:sdtContent>
                  <w:ins w:author="Anonymous" w:id="66" w:date="2026-09-22T03:03:20Z">
                    <w:r w:rsidDel="00000000" w:rsidR="00000000" w:rsidRPr="00000000">
                      <w:rPr>
                        <w:rtl w:val="0"/>
                      </w:rPr>
                    </w:r>
                  </w:ins>
                </w:sdtContent>
              </w:sdt>
              <w:ins w:author="Anonymous" w:id="66" w:date="2026-09-22T03:03:20Z">
                <w:bookmarkStart w:colFirst="0" w:colLast="0" w:name="_heading=h.efhyzlvwaqw8" w:id="1125"/>
                <w:bookmarkEnd w:id="1125"/>
              </w:ins>
            </w:sdtContent>
          </w:sdt>
        </w:p>
      </w:sdtContent>
    </w:sdt>
    <w:sdt>
      <w:sdtPr>
        <w:id w:val="-162014946"/>
        <w:tag w:val="goog_rdk_4351"/>
      </w:sdtPr>
      <w:sdtContent>
        <w:p w:rsidR="00000000" w:rsidDel="00000000" w:rsidP="00000000" w:rsidRDefault="00000000" w:rsidRPr="00000000" w14:paraId="000005B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09187490"/>
              <w:tag w:val="goog_rdk_4349"/>
            </w:sdtPr>
            <w:sdtContent>
              <w:ins w:author="Anonymous" w:id="66" w:date="2026-09-22T03:03:20Z"/>
              <w:sdt>
                <w:sdtPr>
                  <w:id w:val="-18666086"/>
                  <w:tag w:val="goog_rdk_4350"/>
                </w:sdtPr>
                <w:sdtContent>
                  <w:ins w:author="Anonymous" w:id="66" w:date="2026-09-22T03:03:20Z">
                    <w:r w:rsidDel="00000000" w:rsidR="00000000" w:rsidRPr="00000000">
                      <w:rPr>
                        <w:rtl w:val="0"/>
                      </w:rPr>
                    </w:r>
                  </w:ins>
                </w:sdtContent>
              </w:sdt>
              <w:ins w:author="Anonymous" w:id="66" w:date="2026-09-22T03:03:20Z">
                <w:bookmarkStart w:colFirst="0" w:colLast="0" w:name="_heading=h.zbksutmfw0q8" w:id="1126"/>
                <w:bookmarkEnd w:id="1126"/>
              </w:ins>
            </w:sdtContent>
          </w:sdt>
        </w:p>
      </w:sdtContent>
    </w:sdt>
    <w:sdt>
      <w:sdtPr>
        <w:id w:val="1229605775"/>
        <w:tag w:val="goog_rdk_4354"/>
      </w:sdtPr>
      <w:sdtContent>
        <w:p w:rsidR="00000000" w:rsidDel="00000000" w:rsidP="00000000" w:rsidRDefault="00000000" w:rsidRPr="00000000" w14:paraId="000005B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3821675"/>
              <w:tag w:val="goog_rdk_4352"/>
            </w:sdtPr>
            <w:sdtContent>
              <w:ins w:author="Anonymous" w:id="66" w:date="2026-09-22T03:03:20Z"/>
              <w:sdt>
                <w:sdtPr>
                  <w:id w:val="-457024264"/>
                  <w:tag w:val="goog_rdk_4353"/>
                </w:sdtPr>
                <w:sdtContent>
                  <w:ins w:author="Anonymous" w:id="66" w:date="2026-09-22T03:03:20Z">
                    <w:r w:rsidDel="00000000" w:rsidR="00000000" w:rsidRPr="00000000">
                      <w:rPr>
                        <w:rtl w:val="0"/>
                      </w:rPr>
                    </w:r>
                  </w:ins>
                </w:sdtContent>
              </w:sdt>
              <w:ins w:author="Anonymous" w:id="66" w:date="2026-09-22T03:03:20Z">
                <w:bookmarkStart w:colFirst="0" w:colLast="0" w:name="_heading=h.49k19utyvq3z" w:id="1127"/>
                <w:bookmarkEnd w:id="1127"/>
              </w:ins>
            </w:sdtContent>
          </w:sdt>
        </w:p>
      </w:sdtContent>
    </w:sdt>
    <w:sdt>
      <w:sdtPr>
        <w:id w:val="587678952"/>
        <w:tag w:val="goog_rdk_4357"/>
      </w:sdtPr>
      <w:sdtContent>
        <w:p w:rsidR="00000000" w:rsidDel="00000000" w:rsidP="00000000" w:rsidRDefault="00000000" w:rsidRPr="00000000" w14:paraId="000005B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50481375"/>
              <w:tag w:val="goog_rdk_4355"/>
            </w:sdtPr>
            <w:sdtContent>
              <w:ins w:author="Anonymous" w:id="66" w:date="2026-09-22T03:03:20Z"/>
              <w:sdt>
                <w:sdtPr>
                  <w:id w:val="1736173449"/>
                  <w:tag w:val="goog_rdk_4356"/>
                </w:sdtPr>
                <w:sdtContent>
                  <w:ins w:author="Anonymous" w:id="66" w:date="2026-09-22T03:03:20Z">
                    <w:r w:rsidDel="00000000" w:rsidR="00000000" w:rsidRPr="00000000">
                      <w:rPr>
                        <w:rtl w:val="0"/>
                      </w:rPr>
                    </w:r>
                  </w:ins>
                </w:sdtContent>
              </w:sdt>
              <w:ins w:author="Anonymous" w:id="66" w:date="2026-09-22T03:03:20Z">
                <w:bookmarkStart w:colFirst="0" w:colLast="0" w:name="_heading=h.o4n7hmynp52a" w:id="1128"/>
                <w:bookmarkEnd w:id="1128"/>
              </w:ins>
            </w:sdtContent>
          </w:sdt>
        </w:p>
      </w:sdtContent>
    </w:sdt>
    <w:sdt>
      <w:sdtPr>
        <w:id w:val="901218093"/>
        <w:tag w:val="goog_rdk_4360"/>
      </w:sdtPr>
      <w:sdtContent>
        <w:p w:rsidR="00000000" w:rsidDel="00000000" w:rsidP="00000000" w:rsidRDefault="00000000" w:rsidRPr="00000000" w14:paraId="000005B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8712428"/>
              <w:tag w:val="goog_rdk_4358"/>
            </w:sdtPr>
            <w:sdtContent>
              <w:ins w:author="Anonymous" w:id="66" w:date="2026-09-22T03:03:20Z"/>
              <w:sdt>
                <w:sdtPr>
                  <w:id w:val="-806317921"/>
                  <w:tag w:val="goog_rdk_4359"/>
                </w:sdtPr>
                <w:sdtContent>
                  <w:ins w:author="Anonymous" w:id="66" w:date="2026-09-22T03:03:20Z">
                    <w:r w:rsidDel="00000000" w:rsidR="00000000" w:rsidRPr="00000000">
                      <w:rPr>
                        <w:rtl w:val="0"/>
                      </w:rPr>
                    </w:r>
                  </w:ins>
                </w:sdtContent>
              </w:sdt>
              <w:ins w:author="Anonymous" w:id="66" w:date="2026-09-22T03:03:20Z">
                <w:bookmarkStart w:colFirst="0" w:colLast="0" w:name="_heading=h.livlz4ekq94f" w:id="1129"/>
                <w:bookmarkEnd w:id="1129"/>
              </w:ins>
            </w:sdtContent>
          </w:sdt>
        </w:p>
      </w:sdtContent>
    </w:sdt>
    <w:sdt>
      <w:sdtPr>
        <w:id w:val="-479735483"/>
        <w:tag w:val="goog_rdk_4363"/>
      </w:sdtPr>
      <w:sdtContent>
        <w:p w:rsidR="00000000" w:rsidDel="00000000" w:rsidP="00000000" w:rsidRDefault="00000000" w:rsidRPr="00000000" w14:paraId="000005B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38683542"/>
              <w:tag w:val="goog_rdk_4361"/>
            </w:sdtPr>
            <w:sdtContent>
              <w:ins w:author="Anonymous" w:id="66" w:date="2026-09-22T03:03:20Z"/>
              <w:sdt>
                <w:sdtPr>
                  <w:id w:val="1473783806"/>
                  <w:tag w:val="goog_rdk_4362"/>
                </w:sdtPr>
                <w:sdtContent>
                  <w:ins w:author="Anonymous" w:id="66" w:date="2026-09-22T03:03:20Z">
                    <w:r w:rsidDel="00000000" w:rsidR="00000000" w:rsidRPr="00000000">
                      <w:rPr>
                        <w:rtl w:val="0"/>
                      </w:rPr>
                    </w:r>
                  </w:ins>
                </w:sdtContent>
              </w:sdt>
              <w:ins w:author="Anonymous" w:id="66" w:date="2026-09-22T03:03:20Z">
                <w:bookmarkStart w:colFirst="0" w:colLast="0" w:name="_heading=h.5lg09cc4utyl" w:id="1130"/>
                <w:bookmarkEnd w:id="1130"/>
              </w:ins>
            </w:sdtContent>
          </w:sdt>
        </w:p>
      </w:sdtContent>
    </w:sdt>
    <w:sdt>
      <w:sdtPr>
        <w:id w:val="687201629"/>
        <w:tag w:val="goog_rdk_4366"/>
      </w:sdtPr>
      <w:sdtContent>
        <w:p w:rsidR="00000000" w:rsidDel="00000000" w:rsidP="00000000" w:rsidRDefault="00000000" w:rsidRPr="00000000" w14:paraId="000005B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528362"/>
              <w:tag w:val="goog_rdk_4364"/>
            </w:sdtPr>
            <w:sdtContent>
              <w:ins w:author="Anonymous" w:id="66" w:date="2026-09-22T03:03:20Z"/>
              <w:sdt>
                <w:sdtPr>
                  <w:id w:val="-55283807"/>
                  <w:tag w:val="goog_rdk_4365"/>
                </w:sdtPr>
                <w:sdtContent>
                  <w:ins w:author="Anonymous" w:id="66" w:date="2026-09-22T03:03:20Z">
                    <w:r w:rsidDel="00000000" w:rsidR="00000000" w:rsidRPr="00000000">
                      <w:rPr>
                        <w:rtl w:val="0"/>
                      </w:rPr>
                    </w:r>
                  </w:ins>
                </w:sdtContent>
              </w:sdt>
              <w:ins w:author="Anonymous" w:id="66" w:date="2026-09-22T03:03:20Z">
                <w:bookmarkStart w:colFirst="0" w:colLast="0" w:name="_heading=h.idpl34h2h58d" w:id="1131"/>
                <w:bookmarkEnd w:id="1131"/>
              </w:ins>
            </w:sdtContent>
          </w:sdt>
        </w:p>
      </w:sdtContent>
    </w:sdt>
    <w:sdt>
      <w:sdtPr>
        <w:id w:val="1412811530"/>
        <w:tag w:val="goog_rdk_4369"/>
      </w:sdtPr>
      <w:sdtContent>
        <w:p w:rsidR="00000000" w:rsidDel="00000000" w:rsidP="00000000" w:rsidRDefault="00000000" w:rsidRPr="00000000" w14:paraId="000005B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8817666"/>
              <w:tag w:val="goog_rdk_4367"/>
            </w:sdtPr>
            <w:sdtContent>
              <w:ins w:author="Anonymous" w:id="66" w:date="2026-09-22T03:03:20Z"/>
              <w:sdt>
                <w:sdtPr>
                  <w:id w:val="327946223"/>
                  <w:tag w:val="goog_rdk_4368"/>
                </w:sdtPr>
                <w:sdtContent>
                  <w:ins w:author="Anonymous" w:id="66" w:date="2026-09-22T03:03:20Z">
                    <w:r w:rsidDel="00000000" w:rsidR="00000000" w:rsidRPr="00000000">
                      <w:rPr>
                        <w:rtl w:val="0"/>
                      </w:rPr>
                    </w:r>
                  </w:ins>
                </w:sdtContent>
              </w:sdt>
              <w:ins w:author="Anonymous" w:id="66" w:date="2026-09-22T03:03:20Z">
                <w:bookmarkStart w:colFirst="0" w:colLast="0" w:name="_heading=h.64kbv8xw9sbh" w:id="1132"/>
                <w:bookmarkEnd w:id="1132"/>
              </w:ins>
            </w:sdtContent>
          </w:sdt>
        </w:p>
      </w:sdtContent>
    </w:sdt>
    <w:sdt>
      <w:sdtPr>
        <w:id w:val="-1386015242"/>
        <w:tag w:val="goog_rdk_4372"/>
      </w:sdtPr>
      <w:sdtContent>
        <w:p w:rsidR="00000000" w:rsidDel="00000000" w:rsidP="00000000" w:rsidRDefault="00000000" w:rsidRPr="00000000" w14:paraId="000005B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5165929"/>
              <w:tag w:val="goog_rdk_4370"/>
            </w:sdtPr>
            <w:sdtContent>
              <w:ins w:author="Anonymous" w:id="66" w:date="2026-09-22T03:03:20Z"/>
              <w:sdt>
                <w:sdtPr>
                  <w:id w:val="1214225304"/>
                  <w:tag w:val="goog_rdk_4371"/>
                </w:sdtPr>
                <w:sdtContent>
                  <w:ins w:author="Anonymous" w:id="66" w:date="2026-09-22T03:03:20Z">
                    <w:r w:rsidDel="00000000" w:rsidR="00000000" w:rsidRPr="00000000">
                      <w:rPr>
                        <w:rtl w:val="0"/>
                      </w:rPr>
                    </w:r>
                  </w:ins>
                </w:sdtContent>
              </w:sdt>
              <w:ins w:author="Anonymous" w:id="66" w:date="2026-09-22T03:03:20Z">
                <w:bookmarkStart w:colFirst="0" w:colLast="0" w:name="_heading=h.9yfj4s6rcopc" w:id="1133"/>
                <w:bookmarkEnd w:id="1133"/>
              </w:ins>
            </w:sdtContent>
          </w:sdt>
        </w:p>
      </w:sdtContent>
    </w:sdt>
    <w:sdt>
      <w:sdtPr>
        <w:id w:val="1814980519"/>
        <w:tag w:val="goog_rdk_4375"/>
      </w:sdtPr>
      <w:sdtContent>
        <w:p w:rsidR="00000000" w:rsidDel="00000000" w:rsidP="00000000" w:rsidRDefault="00000000" w:rsidRPr="00000000" w14:paraId="000005B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23064340"/>
              <w:tag w:val="goog_rdk_4373"/>
            </w:sdtPr>
            <w:sdtContent>
              <w:ins w:author="Anonymous" w:id="66" w:date="2026-09-22T03:03:20Z"/>
              <w:sdt>
                <w:sdtPr>
                  <w:id w:val="1619698941"/>
                  <w:tag w:val="goog_rdk_4374"/>
                </w:sdtPr>
                <w:sdtContent>
                  <w:ins w:author="Anonymous" w:id="66" w:date="2026-09-22T03:03:20Z">
                    <w:r w:rsidDel="00000000" w:rsidR="00000000" w:rsidRPr="00000000">
                      <w:rPr>
                        <w:rtl w:val="0"/>
                      </w:rPr>
                    </w:r>
                  </w:ins>
                </w:sdtContent>
              </w:sdt>
              <w:ins w:author="Anonymous" w:id="66" w:date="2026-09-22T03:03:20Z">
                <w:bookmarkStart w:colFirst="0" w:colLast="0" w:name="_heading=h.73sq7ifj0pa3" w:id="1134"/>
                <w:bookmarkEnd w:id="1134"/>
              </w:ins>
            </w:sdtContent>
          </w:sdt>
        </w:p>
      </w:sdtContent>
    </w:sdt>
    <w:sdt>
      <w:sdtPr>
        <w:id w:val="1224378231"/>
        <w:tag w:val="goog_rdk_4378"/>
      </w:sdtPr>
      <w:sdtContent>
        <w:p w:rsidR="00000000" w:rsidDel="00000000" w:rsidP="00000000" w:rsidRDefault="00000000" w:rsidRPr="00000000" w14:paraId="000005B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7989921"/>
              <w:tag w:val="goog_rdk_4376"/>
            </w:sdtPr>
            <w:sdtContent>
              <w:ins w:author="Anonymous" w:id="66" w:date="2026-09-22T03:03:20Z"/>
              <w:sdt>
                <w:sdtPr>
                  <w:id w:val="193126917"/>
                  <w:tag w:val="goog_rdk_4377"/>
                </w:sdtPr>
                <w:sdtContent>
                  <w:ins w:author="Anonymous" w:id="66" w:date="2026-09-22T03:03:20Z">
                    <w:r w:rsidDel="00000000" w:rsidR="00000000" w:rsidRPr="00000000">
                      <w:rPr>
                        <w:rtl w:val="0"/>
                      </w:rPr>
                    </w:r>
                  </w:ins>
                </w:sdtContent>
              </w:sdt>
              <w:ins w:author="Anonymous" w:id="66" w:date="2026-09-22T03:03:20Z">
                <w:bookmarkStart w:colFirst="0" w:colLast="0" w:name="_heading=h.3541wcev6ui8" w:id="1135"/>
                <w:bookmarkEnd w:id="1135"/>
              </w:ins>
            </w:sdtContent>
          </w:sdt>
        </w:p>
      </w:sdtContent>
    </w:sdt>
    <w:sdt>
      <w:sdtPr>
        <w:id w:val="-1155902403"/>
        <w:tag w:val="goog_rdk_4381"/>
      </w:sdtPr>
      <w:sdtContent>
        <w:p w:rsidR="00000000" w:rsidDel="00000000" w:rsidP="00000000" w:rsidRDefault="00000000" w:rsidRPr="00000000" w14:paraId="000005B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36046387"/>
              <w:tag w:val="goog_rdk_4379"/>
            </w:sdtPr>
            <w:sdtContent>
              <w:ins w:author="Anonymous" w:id="66" w:date="2026-09-22T03:03:20Z"/>
              <w:sdt>
                <w:sdtPr>
                  <w:id w:val="1235706164"/>
                  <w:tag w:val="goog_rdk_4380"/>
                </w:sdtPr>
                <w:sdtContent>
                  <w:ins w:author="Anonymous" w:id="66" w:date="2026-09-22T03:03:20Z">
                    <w:r w:rsidDel="00000000" w:rsidR="00000000" w:rsidRPr="00000000">
                      <w:rPr>
                        <w:rtl w:val="0"/>
                      </w:rPr>
                    </w:r>
                  </w:ins>
                </w:sdtContent>
              </w:sdt>
              <w:ins w:author="Anonymous" w:id="66" w:date="2026-09-22T03:03:20Z">
                <w:bookmarkStart w:colFirst="0" w:colLast="0" w:name="_heading=h.rg3jsxyvvcks" w:id="1136"/>
                <w:bookmarkEnd w:id="1136"/>
              </w:ins>
            </w:sdtContent>
          </w:sdt>
        </w:p>
      </w:sdtContent>
    </w:sdt>
    <w:sdt>
      <w:sdtPr>
        <w:id w:val="2099368445"/>
        <w:tag w:val="goog_rdk_4384"/>
      </w:sdtPr>
      <w:sdtContent>
        <w:p w:rsidR="00000000" w:rsidDel="00000000" w:rsidP="00000000" w:rsidRDefault="00000000" w:rsidRPr="00000000" w14:paraId="000005B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6143339"/>
              <w:tag w:val="goog_rdk_4382"/>
            </w:sdtPr>
            <w:sdtContent>
              <w:ins w:author="Anonymous" w:id="66" w:date="2026-09-22T03:03:20Z"/>
              <w:sdt>
                <w:sdtPr>
                  <w:id w:val="1964100900"/>
                  <w:tag w:val="goog_rdk_4383"/>
                </w:sdtPr>
                <w:sdtContent>
                  <w:ins w:author="Anonymous" w:id="66" w:date="2026-09-22T03:03:20Z">
                    <w:r w:rsidDel="00000000" w:rsidR="00000000" w:rsidRPr="00000000">
                      <w:rPr>
                        <w:rtl w:val="0"/>
                      </w:rPr>
                    </w:r>
                  </w:ins>
                </w:sdtContent>
              </w:sdt>
              <w:ins w:author="Anonymous" w:id="66" w:date="2026-09-22T03:03:20Z">
                <w:bookmarkStart w:colFirst="0" w:colLast="0" w:name="_heading=h.hb8zlmac0rjl" w:id="1137"/>
                <w:bookmarkEnd w:id="1137"/>
              </w:ins>
            </w:sdtContent>
          </w:sdt>
        </w:p>
      </w:sdtContent>
    </w:sdt>
    <w:sdt>
      <w:sdtPr>
        <w:id w:val="1083983375"/>
        <w:tag w:val="goog_rdk_4387"/>
      </w:sdtPr>
      <w:sdtContent>
        <w:p w:rsidR="00000000" w:rsidDel="00000000" w:rsidP="00000000" w:rsidRDefault="00000000" w:rsidRPr="00000000" w14:paraId="000005B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7763147"/>
              <w:tag w:val="goog_rdk_4385"/>
            </w:sdtPr>
            <w:sdtContent>
              <w:ins w:author="Anonymous" w:id="66" w:date="2026-09-22T03:03:20Z"/>
              <w:sdt>
                <w:sdtPr>
                  <w:id w:val="-996425177"/>
                  <w:tag w:val="goog_rdk_4386"/>
                </w:sdtPr>
                <w:sdtContent>
                  <w:ins w:author="Anonymous" w:id="66" w:date="2026-09-22T03:03:20Z">
                    <w:r w:rsidDel="00000000" w:rsidR="00000000" w:rsidRPr="00000000">
                      <w:rPr>
                        <w:rtl w:val="0"/>
                      </w:rPr>
                    </w:r>
                  </w:ins>
                </w:sdtContent>
              </w:sdt>
              <w:ins w:author="Anonymous" w:id="66" w:date="2026-09-22T03:03:20Z">
                <w:bookmarkStart w:colFirst="0" w:colLast="0" w:name="_heading=h.7iz0xva9a4or" w:id="1138"/>
                <w:bookmarkEnd w:id="1138"/>
              </w:ins>
            </w:sdtContent>
          </w:sdt>
        </w:p>
      </w:sdtContent>
    </w:sdt>
    <w:sdt>
      <w:sdtPr>
        <w:id w:val="-1833343859"/>
        <w:tag w:val="goog_rdk_4390"/>
      </w:sdtPr>
      <w:sdtContent>
        <w:p w:rsidR="00000000" w:rsidDel="00000000" w:rsidP="00000000" w:rsidRDefault="00000000" w:rsidRPr="00000000" w14:paraId="000005B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4383179"/>
              <w:tag w:val="goog_rdk_4388"/>
            </w:sdtPr>
            <w:sdtContent>
              <w:ins w:author="Anonymous" w:id="66" w:date="2026-09-22T03:03:20Z"/>
              <w:sdt>
                <w:sdtPr>
                  <w:id w:val="898249347"/>
                  <w:tag w:val="goog_rdk_4389"/>
                </w:sdtPr>
                <w:sdtContent>
                  <w:ins w:author="Anonymous" w:id="66" w:date="2026-09-22T03:03:20Z">
                    <w:r w:rsidDel="00000000" w:rsidR="00000000" w:rsidRPr="00000000">
                      <w:rPr>
                        <w:rtl w:val="0"/>
                      </w:rPr>
                    </w:r>
                  </w:ins>
                </w:sdtContent>
              </w:sdt>
              <w:ins w:author="Anonymous" w:id="66" w:date="2026-09-22T03:03:20Z">
                <w:bookmarkStart w:colFirst="0" w:colLast="0" w:name="_heading=h.fmu447jzd2g" w:id="1139"/>
                <w:bookmarkEnd w:id="1139"/>
              </w:ins>
            </w:sdtContent>
          </w:sdt>
        </w:p>
      </w:sdtContent>
    </w:sdt>
    <w:sdt>
      <w:sdtPr>
        <w:id w:val="-742159438"/>
        <w:tag w:val="goog_rdk_4393"/>
      </w:sdtPr>
      <w:sdtContent>
        <w:p w:rsidR="00000000" w:rsidDel="00000000" w:rsidP="00000000" w:rsidRDefault="00000000" w:rsidRPr="00000000" w14:paraId="000005B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08442489"/>
              <w:tag w:val="goog_rdk_4391"/>
            </w:sdtPr>
            <w:sdtContent>
              <w:ins w:author="Anonymous" w:id="66" w:date="2026-09-22T03:03:20Z"/>
              <w:sdt>
                <w:sdtPr>
                  <w:id w:val="613472943"/>
                  <w:tag w:val="goog_rdk_4392"/>
                </w:sdtPr>
                <w:sdtContent>
                  <w:ins w:author="Anonymous" w:id="66" w:date="2026-09-22T03:03:20Z">
                    <w:r w:rsidDel="00000000" w:rsidR="00000000" w:rsidRPr="00000000">
                      <w:rPr>
                        <w:rtl w:val="0"/>
                      </w:rPr>
                    </w:r>
                  </w:ins>
                </w:sdtContent>
              </w:sdt>
              <w:ins w:author="Anonymous" w:id="66" w:date="2026-09-22T03:03:20Z">
                <w:bookmarkStart w:colFirst="0" w:colLast="0" w:name="_heading=h.f4lx0gv3hth8" w:id="1140"/>
                <w:bookmarkEnd w:id="1140"/>
              </w:ins>
            </w:sdtContent>
          </w:sdt>
        </w:p>
      </w:sdtContent>
    </w:sdt>
    <w:sdt>
      <w:sdtPr>
        <w:id w:val="-881782838"/>
        <w:tag w:val="goog_rdk_4396"/>
      </w:sdtPr>
      <w:sdtContent>
        <w:p w:rsidR="00000000" w:rsidDel="00000000" w:rsidP="00000000" w:rsidRDefault="00000000" w:rsidRPr="00000000" w14:paraId="000005B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4380604"/>
              <w:tag w:val="goog_rdk_4394"/>
            </w:sdtPr>
            <w:sdtContent>
              <w:ins w:author="Anonymous" w:id="66" w:date="2026-09-22T03:03:20Z"/>
              <w:sdt>
                <w:sdtPr>
                  <w:id w:val="-2095069915"/>
                  <w:tag w:val="goog_rdk_4395"/>
                </w:sdtPr>
                <w:sdtContent>
                  <w:ins w:author="Anonymous" w:id="66" w:date="2026-09-22T03:03:20Z">
                    <w:r w:rsidDel="00000000" w:rsidR="00000000" w:rsidRPr="00000000">
                      <w:rPr>
                        <w:rtl w:val="0"/>
                      </w:rPr>
                    </w:r>
                  </w:ins>
                </w:sdtContent>
              </w:sdt>
              <w:ins w:author="Anonymous" w:id="66" w:date="2026-09-22T03:03:20Z">
                <w:bookmarkStart w:colFirst="0" w:colLast="0" w:name="_heading=h.sbkmqt6ks6gx" w:id="1141"/>
                <w:bookmarkEnd w:id="1141"/>
              </w:ins>
            </w:sdtContent>
          </w:sdt>
        </w:p>
      </w:sdtContent>
    </w:sdt>
    <w:sdt>
      <w:sdtPr>
        <w:id w:val="-731735424"/>
        <w:tag w:val="goog_rdk_4399"/>
      </w:sdtPr>
      <w:sdtContent>
        <w:p w:rsidR="00000000" w:rsidDel="00000000" w:rsidP="00000000" w:rsidRDefault="00000000" w:rsidRPr="00000000" w14:paraId="000005C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4248538"/>
              <w:tag w:val="goog_rdk_4397"/>
            </w:sdtPr>
            <w:sdtContent>
              <w:ins w:author="Anonymous" w:id="66" w:date="2026-09-22T03:03:20Z"/>
              <w:sdt>
                <w:sdtPr>
                  <w:id w:val="-2110988083"/>
                  <w:tag w:val="goog_rdk_4398"/>
                </w:sdtPr>
                <w:sdtContent>
                  <w:ins w:author="Anonymous" w:id="66" w:date="2026-09-22T03:03:20Z">
                    <w:r w:rsidDel="00000000" w:rsidR="00000000" w:rsidRPr="00000000">
                      <w:rPr>
                        <w:rtl w:val="0"/>
                      </w:rPr>
                    </w:r>
                  </w:ins>
                </w:sdtContent>
              </w:sdt>
              <w:ins w:author="Anonymous" w:id="66" w:date="2026-09-22T03:03:20Z">
                <w:bookmarkStart w:colFirst="0" w:colLast="0" w:name="_heading=h.s1foi7qr05oi" w:id="1142"/>
                <w:bookmarkEnd w:id="1142"/>
              </w:ins>
            </w:sdtContent>
          </w:sdt>
        </w:p>
      </w:sdtContent>
    </w:sdt>
    <w:sdt>
      <w:sdtPr>
        <w:id w:val="-782199859"/>
        <w:tag w:val="goog_rdk_4402"/>
      </w:sdtPr>
      <w:sdtContent>
        <w:p w:rsidR="00000000" w:rsidDel="00000000" w:rsidP="00000000" w:rsidRDefault="00000000" w:rsidRPr="00000000" w14:paraId="000005C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3999025"/>
              <w:tag w:val="goog_rdk_4400"/>
            </w:sdtPr>
            <w:sdtContent>
              <w:ins w:author="Anonymous" w:id="66" w:date="2026-09-22T03:03:20Z"/>
              <w:sdt>
                <w:sdtPr>
                  <w:id w:val="-1075076271"/>
                  <w:tag w:val="goog_rdk_4401"/>
                </w:sdtPr>
                <w:sdtContent>
                  <w:ins w:author="Anonymous" w:id="66" w:date="2026-09-22T03:03:20Z">
                    <w:r w:rsidDel="00000000" w:rsidR="00000000" w:rsidRPr="00000000">
                      <w:rPr>
                        <w:rtl w:val="0"/>
                      </w:rPr>
                    </w:r>
                  </w:ins>
                </w:sdtContent>
              </w:sdt>
              <w:ins w:author="Anonymous" w:id="66" w:date="2026-09-22T03:03:20Z">
                <w:bookmarkStart w:colFirst="0" w:colLast="0" w:name="_heading=h.up1ag4rdtoqa" w:id="1143"/>
                <w:bookmarkEnd w:id="1143"/>
              </w:ins>
            </w:sdtContent>
          </w:sdt>
        </w:p>
      </w:sdtContent>
    </w:sdt>
    <w:sdt>
      <w:sdtPr>
        <w:id w:val="522821890"/>
        <w:tag w:val="goog_rdk_4405"/>
      </w:sdtPr>
      <w:sdtContent>
        <w:p w:rsidR="00000000" w:rsidDel="00000000" w:rsidP="00000000" w:rsidRDefault="00000000" w:rsidRPr="00000000" w14:paraId="000005C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6699157"/>
              <w:tag w:val="goog_rdk_4403"/>
            </w:sdtPr>
            <w:sdtContent>
              <w:ins w:author="Anonymous" w:id="66" w:date="2026-09-22T03:03:20Z"/>
              <w:sdt>
                <w:sdtPr>
                  <w:id w:val="-2111520873"/>
                  <w:tag w:val="goog_rdk_4404"/>
                </w:sdtPr>
                <w:sdtContent>
                  <w:ins w:author="Anonymous" w:id="66" w:date="2026-09-22T03:03:20Z">
                    <w:r w:rsidDel="00000000" w:rsidR="00000000" w:rsidRPr="00000000">
                      <w:rPr>
                        <w:rtl w:val="0"/>
                      </w:rPr>
                    </w:r>
                  </w:ins>
                </w:sdtContent>
              </w:sdt>
              <w:ins w:author="Anonymous" w:id="66" w:date="2026-09-22T03:03:20Z">
                <w:bookmarkStart w:colFirst="0" w:colLast="0" w:name="_heading=h.6t9cbayp7vme" w:id="1144"/>
                <w:bookmarkEnd w:id="1144"/>
              </w:ins>
            </w:sdtContent>
          </w:sdt>
        </w:p>
      </w:sdtContent>
    </w:sdt>
    <w:sdt>
      <w:sdtPr>
        <w:id w:val="2112106697"/>
        <w:tag w:val="goog_rdk_4408"/>
      </w:sdtPr>
      <w:sdtContent>
        <w:p w:rsidR="00000000" w:rsidDel="00000000" w:rsidP="00000000" w:rsidRDefault="00000000" w:rsidRPr="00000000" w14:paraId="000005C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79757449"/>
              <w:tag w:val="goog_rdk_4406"/>
            </w:sdtPr>
            <w:sdtContent>
              <w:ins w:author="Anonymous" w:id="66" w:date="2026-09-22T03:03:20Z"/>
              <w:sdt>
                <w:sdtPr>
                  <w:id w:val="1260382306"/>
                  <w:tag w:val="goog_rdk_4407"/>
                </w:sdtPr>
                <w:sdtContent>
                  <w:ins w:author="Anonymous" w:id="66" w:date="2026-09-22T03:03:20Z">
                    <w:r w:rsidDel="00000000" w:rsidR="00000000" w:rsidRPr="00000000">
                      <w:rPr>
                        <w:rtl w:val="0"/>
                      </w:rPr>
                    </w:r>
                  </w:ins>
                </w:sdtContent>
              </w:sdt>
              <w:ins w:author="Anonymous" w:id="66" w:date="2026-09-22T03:03:20Z">
                <w:bookmarkStart w:colFirst="0" w:colLast="0" w:name="_heading=h.kxeho9ekpwrc" w:id="1145"/>
                <w:bookmarkEnd w:id="1145"/>
              </w:ins>
            </w:sdtContent>
          </w:sdt>
        </w:p>
      </w:sdtContent>
    </w:sdt>
    <w:sdt>
      <w:sdtPr>
        <w:id w:val="2105873992"/>
        <w:tag w:val="goog_rdk_4411"/>
      </w:sdtPr>
      <w:sdtContent>
        <w:p w:rsidR="00000000" w:rsidDel="00000000" w:rsidP="00000000" w:rsidRDefault="00000000" w:rsidRPr="00000000" w14:paraId="000005C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90026527"/>
              <w:tag w:val="goog_rdk_4409"/>
            </w:sdtPr>
            <w:sdtContent>
              <w:ins w:author="Anonymous" w:id="66" w:date="2026-09-22T03:03:20Z"/>
              <w:sdt>
                <w:sdtPr>
                  <w:id w:val="592553471"/>
                  <w:tag w:val="goog_rdk_4410"/>
                </w:sdtPr>
                <w:sdtContent>
                  <w:ins w:author="Anonymous" w:id="66" w:date="2026-09-22T03:03:20Z">
                    <w:r w:rsidDel="00000000" w:rsidR="00000000" w:rsidRPr="00000000">
                      <w:rPr>
                        <w:rtl w:val="0"/>
                      </w:rPr>
                    </w:r>
                  </w:ins>
                </w:sdtContent>
              </w:sdt>
              <w:ins w:author="Anonymous" w:id="66" w:date="2026-09-22T03:03:20Z">
                <w:bookmarkStart w:colFirst="0" w:colLast="0" w:name="_heading=h.byk389faxhsq" w:id="1146"/>
                <w:bookmarkEnd w:id="1146"/>
              </w:ins>
            </w:sdtContent>
          </w:sdt>
        </w:p>
      </w:sdtContent>
    </w:sdt>
    <w:sdt>
      <w:sdtPr>
        <w:id w:val="1354577852"/>
        <w:tag w:val="goog_rdk_4414"/>
      </w:sdtPr>
      <w:sdtContent>
        <w:p w:rsidR="00000000" w:rsidDel="00000000" w:rsidP="00000000" w:rsidRDefault="00000000" w:rsidRPr="00000000" w14:paraId="000005C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39210632"/>
              <w:tag w:val="goog_rdk_4412"/>
            </w:sdtPr>
            <w:sdtContent>
              <w:ins w:author="Anonymous" w:id="66" w:date="2026-09-22T03:03:20Z"/>
              <w:sdt>
                <w:sdtPr>
                  <w:id w:val="1178548975"/>
                  <w:tag w:val="goog_rdk_4413"/>
                </w:sdtPr>
                <w:sdtContent>
                  <w:ins w:author="Anonymous" w:id="66" w:date="2026-09-22T03:03:20Z">
                    <w:r w:rsidDel="00000000" w:rsidR="00000000" w:rsidRPr="00000000">
                      <w:rPr>
                        <w:rtl w:val="0"/>
                      </w:rPr>
                    </w:r>
                  </w:ins>
                </w:sdtContent>
              </w:sdt>
              <w:ins w:author="Anonymous" w:id="66" w:date="2026-09-22T03:03:20Z">
                <w:bookmarkStart w:colFirst="0" w:colLast="0" w:name="_heading=h.sg9cfvffe3be" w:id="1147"/>
                <w:bookmarkEnd w:id="1147"/>
              </w:ins>
            </w:sdtContent>
          </w:sdt>
        </w:p>
      </w:sdtContent>
    </w:sdt>
    <w:sdt>
      <w:sdtPr>
        <w:id w:val="171985103"/>
        <w:tag w:val="goog_rdk_4417"/>
      </w:sdtPr>
      <w:sdtContent>
        <w:p w:rsidR="00000000" w:rsidDel="00000000" w:rsidP="00000000" w:rsidRDefault="00000000" w:rsidRPr="00000000" w14:paraId="000005C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9748617"/>
              <w:tag w:val="goog_rdk_4415"/>
            </w:sdtPr>
            <w:sdtContent>
              <w:ins w:author="Anonymous" w:id="66" w:date="2026-09-22T03:03:20Z"/>
              <w:sdt>
                <w:sdtPr>
                  <w:id w:val="2102040396"/>
                  <w:tag w:val="goog_rdk_4416"/>
                </w:sdtPr>
                <w:sdtContent>
                  <w:ins w:author="Anonymous" w:id="66" w:date="2026-09-22T03:03:20Z">
                    <w:r w:rsidDel="00000000" w:rsidR="00000000" w:rsidRPr="00000000">
                      <w:rPr>
                        <w:rtl w:val="0"/>
                      </w:rPr>
                    </w:r>
                  </w:ins>
                </w:sdtContent>
              </w:sdt>
              <w:ins w:author="Anonymous" w:id="66" w:date="2026-09-22T03:03:20Z">
                <w:bookmarkStart w:colFirst="0" w:colLast="0" w:name="_heading=h.bgd5l1crrctk" w:id="1148"/>
                <w:bookmarkEnd w:id="1148"/>
              </w:ins>
            </w:sdtContent>
          </w:sdt>
        </w:p>
      </w:sdtContent>
    </w:sdt>
    <w:sdt>
      <w:sdtPr>
        <w:id w:val="813078888"/>
        <w:tag w:val="goog_rdk_4420"/>
      </w:sdtPr>
      <w:sdtContent>
        <w:p w:rsidR="00000000" w:rsidDel="00000000" w:rsidP="00000000" w:rsidRDefault="00000000" w:rsidRPr="00000000" w14:paraId="000005C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6974801"/>
              <w:tag w:val="goog_rdk_4418"/>
            </w:sdtPr>
            <w:sdtContent>
              <w:ins w:author="Anonymous" w:id="66" w:date="2026-09-22T03:03:20Z"/>
              <w:sdt>
                <w:sdtPr>
                  <w:id w:val="1465409217"/>
                  <w:tag w:val="goog_rdk_4419"/>
                </w:sdtPr>
                <w:sdtContent>
                  <w:ins w:author="Anonymous" w:id="66" w:date="2026-09-22T03:03:20Z">
                    <w:r w:rsidDel="00000000" w:rsidR="00000000" w:rsidRPr="00000000">
                      <w:rPr>
                        <w:rtl w:val="0"/>
                      </w:rPr>
                    </w:r>
                  </w:ins>
                </w:sdtContent>
              </w:sdt>
              <w:ins w:author="Anonymous" w:id="66" w:date="2026-09-22T03:03:20Z">
                <w:bookmarkStart w:colFirst="0" w:colLast="0" w:name="_heading=h.fmaxhayq9ynu" w:id="1149"/>
                <w:bookmarkEnd w:id="1149"/>
              </w:ins>
            </w:sdtContent>
          </w:sdt>
        </w:p>
      </w:sdtContent>
    </w:sdt>
    <w:sdt>
      <w:sdtPr>
        <w:id w:val="1139535853"/>
        <w:tag w:val="goog_rdk_4423"/>
      </w:sdtPr>
      <w:sdtContent>
        <w:p w:rsidR="00000000" w:rsidDel="00000000" w:rsidP="00000000" w:rsidRDefault="00000000" w:rsidRPr="00000000" w14:paraId="000005C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4196752"/>
              <w:tag w:val="goog_rdk_4421"/>
            </w:sdtPr>
            <w:sdtContent>
              <w:ins w:author="Anonymous" w:id="66" w:date="2026-09-22T03:03:20Z"/>
              <w:sdt>
                <w:sdtPr>
                  <w:id w:val="-1736311959"/>
                  <w:tag w:val="goog_rdk_4422"/>
                </w:sdtPr>
                <w:sdtContent>
                  <w:ins w:author="Anonymous" w:id="66" w:date="2026-09-22T03:03:20Z">
                    <w:r w:rsidDel="00000000" w:rsidR="00000000" w:rsidRPr="00000000">
                      <w:rPr>
                        <w:rtl w:val="0"/>
                      </w:rPr>
                    </w:r>
                  </w:ins>
                </w:sdtContent>
              </w:sdt>
              <w:ins w:author="Anonymous" w:id="66" w:date="2026-09-22T03:03:20Z">
                <w:bookmarkStart w:colFirst="0" w:colLast="0" w:name="_heading=h.qex6wwlpp1g9" w:id="1150"/>
                <w:bookmarkEnd w:id="1150"/>
              </w:ins>
            </w:sdtContent>
          </w:sdt>
        </w:p>
      </w:sdtContent>
    </w:sdt>
    <w:sdt>
      <w:sdtPr>
        <w:id w:val="1292728071"/>
        <w:tag w:val="goog_rdk_4426"/>
      </w:sdtPr>
      <w:sdtContent>
        <w:p w:rsidR="00000000" w:rsidDel="00000000" w:rsidP="00000000" w:rsidRDefault="00000000" w:rsidRPr="00000000" w14:paraId="000005C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7475438"/>
              <w:tag w:val="goog_rdk_4424"/>
            </w:sdtPr>
            <w:sdtContent>
              <w:ins w:author="Anonymous" w:id="66" w:date="2026-09-22T03:03:20Z"/>
              <w:sdt>
                <w:sdtPr>
                  <w:id w:val="-1320828046"/>
                  <w:tag w:val="goog_rdk_4425"/>
                </w:sdtPr>
                <w:sdtContent>
                  <w:ins w:author="Anonymous" w:id="66" w:date="2026-09-22T03:03:20Z">
                    <w:r w:rsidDel="00000000" w:rsidR="00000000" w:rsidRPr="00000000">
                      <w:rPr>
                        <w:rtl w:val="0"/>
                      </w:rPr>
                    </w:r>
                  </w:ins>
                </w:sdtContent>
              </w:sdt>
              <w:ins w:author="Anonymous" w:id="66" w:date="2026-09-22T03:03:20Z">
                <w:bookmarkStart w:colFirst="0" w:colLast="0" w:name="_heading=h.q5r024opc14b" w:id="1151"/>
                <w:bookmarkEnd w:id="1151"/>
              </w:ins>
            </w:sdtContent>
          </w:sdt>
        </w:p>
      </w:sdtContent>
    </w:sdt>
    <w:sdt>
      <w:sdtPr>
        <w:id w:val="-972506546"/>
        <w:tag w:val="goog_rdk_4429"/>
      </w:sdtPr>
      <w:sdtContent>
        <w:p w:rsidR="00000000" w:rsidDel="00000000" w:rsidP="00000000" w:rsidRDefault="00000000" w:rsidRPr="00000000" w14:paraId="000005C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104669243"/>
              <w:tag w:val="goog_rdk_4427"/>
            </w:sdtPr>
            <w:sdtContent>
              <w:ins w:author="Anonymous" w:id="66" w:date="2026-09-22T03:03:20Z"/>
              <w:sdt>
                <w:sdtPr>
                  <w:id w:val="-924373636"/>
                  <w:tag w:val="goog_rdk_4428"/>
                </w:sdtPr>
                <w:sdtContent>
                  <w:ins w:author="Anonymous" w:id="66" w:date="2026-09-22T03:03:20Z">
                    <w:r w:rsidDel="00000000" w:rsidR="00000000" w:rsidRPr="00000000">
                      <w:rPr>
                        <w:rtl w:val="0"/>
                      </w:rPr>
                    </w:r>
                  </w:ins>
                </w:sdtContent>
              </w:sdt>
              <w:ins w:author="Anonymous" w:id="66" w:date="2026-09-22T03:03:20Z">
                <w:bookmarkStart w:colFirst="0" w:colLast="0" w:name="_heading=h.qq965f5irxb" w:id="1152"/>
                <w:bookmarkEnd w:id="1152"/>
              </w:ins>
            </w:sdtContent>
          </w:sdt>
        </w:p>
      </w:sdtContent>
    </w:sdt>
    <w:sdt>
      <w:sdtPr>
        <w:id w:val="1037939213"/>
        <w:tag w:val="goog_rdk_4432"/>
      </w:sdtPr>
      <w:sdtContent>
        <w:p w:rsidR="00000000" w:rsidDel="00000000" w:rsidP="00000000" w:rsidRDefault="00000000" w:rsidRPr="00000000" w14:paraId="000005C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01444598"/>
              <w:tag w:val="goog_rdk_4430"/>
            </w:sdtPr>
            <w:sdtContent>
              <w:ins w:author="Anonymous" w:id="66" w:date="2026-09-22T03:03:20Z"/>
              <w:sdt>
                <w:sdtPr>
                  <w:id w:val="-353299217"/>
                  <w:tag w:val="goog_rdk_4431"/>
                </w:sdtPr>
                <w:sdtContent>
                  <w:ins w:author="Anonymous" w:id="66" w:date="2026-09-22T03:03:20Z">
                    <w:r w:rsidDel="00000000" w:rsidR="00000000" w:rsidRPr="00000000">
                      <w:rPr>
                        <w:rtl w:val="0"/>
                      </w:rPr>
                    </w:r>
                  </w:ins>
                </w:sdtContent>
              </w:sdt>
              <w:ins w:author="Anonymous" w:id="66" w:date="2026-09-22T03:03:20Z">
                <w:bookmarkStart w:colFirst="0" w:colLast="0" w:name="_heading=h.sqh570ycimws" w:id="1153"/>
                <w:bookmarkEnd w:id="1153"/>
              </w:ins>
            </w:sdtContent>
          </w:sdt>
        </w:p>
      </w:sdtContent>
    </w:sdt>
    <w:sdt>
      <w:sdtPr>
        <w:id w:val="-503979912"/>
        <w:tag w:val="goog_rdk_4435"/>
      </w:sdtPr>
      <w:sdtContent>
        <w:p w:rsidR="00000000" w:rsidDel="00000000" w:rsidP="00000000" w:rsidRDefault="00000000" w:rsidRPr="00000000" w14:paraId="000005C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4170516"/>
              <w:tag w:val="goog_rdk_4433"/>
            </w:sdtPr>
            <w:sdtContent>
              <w:ins w:author="Anonymous" w:id="66" w:date="2026-09-22T03:03:20Z"/>
              <w:sdt>
                <w:sdtPr>
                  <w:id w:val="873205217"/>
                  <w:tag w:val="goog_rdk_4434"/>
                </w:sdtPr>
                <w:sdtContent>
                  <w:ins w:author="Anonymous" w:id="66" w:date="2026-09-22T03:03:20Z">
                    <w:r w:rsidDel="00000000" w:rsidR="00000000" w:rsidRPr="00000000">
                      <w:rPr>
                        <w:rtl w:val="0"/>
                      </w:rPr>
                    </w:r>
                  </w:ins>
                </w:sdtContent>
              </w:sdt>
              <w:ins w:author="Anonymous" w:id="66" w:date="2026-09-22T03:03:20Z">
                <w:bookmarkStart w:colFirst="0" w:colLast="0" w:name="_heading=h.hnb51512op1z" w:id="1154"/>
                <w:bookmarkEnd w:id="1154"/>
              </w:ins>
            </w:sdtContent>
          </w:sdt>
        </w:p>
      </w:sdtContent>
    </w:sdt>
    <w:sdt>
      <w:sdtPr>
        <w:id w:val="-1278051148"/>
        <w:tag w:val="goog_rdk_4438"/>
      </w:sdtPr>
      <w:sdtContent>
        <w:p w:rsidR="00000000" w:rsidDel="00000000" w:rsidP="00000000" w:rsidRDefault="00000000" w:rsidRPr="00000000" w14:paraId="000005C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60280807"/>
              <w:tag w:val="goog_rdk_4436"/>
            </w:sdtPr>
            <w:sdtContent>
              <w:ins w:author="Anonymous" w:id="66" w:date="2026-09-22T03:03:20Z"/>
              <w:sdt>
                <w:sdtPr>
                  <w:id w:val="1855638294"/>
                  <w:tag w:val="goog_rdk_4437"/>
                </w:sdtPr>
                <w:sdtContent>
                  <w:ins w:author="Anonymous" w:id="66" w:date="2026-09-22T03:03:20Z">
                    <w:r w:rsidDel="00000000" w:rsidR="00000000" w:rsidRPr="00000000">
                      <w:rPr>
                        <w:rtl w:val="0"/>
                      </w:rPr>
                    </w:r>
                  </w:ins>
                </w:sdtContent>
              </w:sdt>
              <w:ins w:author="Anonymous" w:id="66" w:date="2026-09-22T03:03:20Z">
                <w:bookmarkStart w:colFirst="0" w:colLast="0" w:name="_heading=h.7axgdjrgd52g" w:id="1155"/>
                <w:bookmarkEnd w:id="1155"/>
              </w:ins>
            </w:sdtContent>
          </w:sdt>
        </w:p>
      </w:sdtContent>
    </w:sdt>
    <w:sdt>
      <w:sdtPr>
        <w:id w:val="-1868320424"/>
        <w:tag w:val="goog_rdk_4441"/>
      </w:sdtPr>
      <w:sdtContent>
        <w:p w:rsidR="00000000" w:rsidDel="00000000" w:rsidP="00000000" w:rsidRDefault="00000000" w:rsidRPr="00000000" w14:paraId="000005C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75835849"/>
              <w:tag w:val="goog_rdk_4439"/>
            </w:sdtPr>
            <w:sdtContent>
              <w:ins w:author="Anonymous" w:id="66" w:date="2026-09-22T03:03:20Z"/>
              <w:sdt>
                <w:sdtPr>
                  <w:id w:val="1808699612"/>
                  <w:tag w:val="goog_rdk_4440"/>
                </w:sdtPr>
                <w:sdtContent>
                  <w:ins w:author="Anonymous" w:id="66" w:date="2026-09-22T03:03:20Z">
                    <w:r w:rsidDel="00000000" w:rsidR="00000000" w:rsidRPr="00000000">
                      <w:rPr>
                        <w:rtl w:val="0"/>
                      </w:rPr>
                    </w:r>
                  </w:ins>
                </w:sdtContent>
              </w:sdt>
              <w:ins w:author="Anonymous" w:id="66" w:date="2026-09-22T03:03:20Z">
                <w:bookmarkStart w:colFirst="0" w:colLast="0" w:name="_heading=h.aiddqv266ubp" w:id="1156"/>
                <w:bookmarkEnd w:id="1156"/>
              </w:ins>
            </w:sdtContent>
          </w:sdt>
        </w:p>
      </w:sdtContent>
    </w:sdt>
    <w:sdt>
      <w:sdtPr>
        <w:id w:val="1490741280"/>
        <w:tag w:val="goog_rdk_4444"/>
      </w:sdtPr>
      <w:sdtContent>
        <w:p w:rsidR="00000000" w:rsidDel="00000000" w:rsidP="00000000" w:rsidRDefault="00000000" w:rsidRPr="00000000" w14:paraId="000005C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4669960"/>
              <w:tag w:val="goog_rdk_4442"/>
            </w:sdtPr>
            <w:sdtContent>
              <w:ins w:author="Anonymous" w:id="66" w:date="2026-09-22T03:03:20Z"/>
              <w:sdt>
                <w:sdtPr>
                  <w:id w:val="-1977238879"/>
                  <w:tag w:val="goog_rdk_4443"/>
                </w:sdtPr>
                <w:sdtContent>
                  <w:ins w:author="Anonymous" w:id="66" w:date="2026-09-22T03:03:20Z">
                    <w:r w:rsidDel="00000000" w:rsidR="00000000" w:rsidRPr="00000000">
                      <w:rPr>
                        <w:rtl w:val="0"/>
                      </w:rPr>
                    </w:r>
                  </w:ins>
                </w:sdtContent>
              </w:sdt>
              <w:ins w:author="Anonymous" w:id="66" w:date="2026-09-22T03:03:20Z">
                <w:bookmarkStart w:colFirst="0" w:colLast="0" w:name="_heading=h.7mdthdyzaz39" w:id="1157"/>
                <w:bookmarkEnd w:id="1157"/>
              </w:ins>
            </w:sdtContent>
          </w:sdt>
        </w:p>
      </w:sdtContent>
    </w:sdt>
    <w:sdt>
      <w:sdtPr>
        <w:id w:val="1980376555"/>
        <w:tag w:val="goog_rdk_4447"/>
      </w:sdtPr>
      <w:sdtContent>
        <w:p w:rsidR="00000000" w:rsidDel="00000000" w:rsidP="00000000" w:rsidRDefault="00000000" w:rsidRPr="00000000" w14:paraId="000005D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1198853"/>
              <w:tag w:val="goog_rdk_4445"/>
            </w:sdtPr>
            <w:sdtContent>
              <w:ins w:author="Anonymous" w:id="66" w:date="2026-09-22T03:03:20Z"/>
              <w:sdt>
                <w:sdtPr>
                  <w:id w:val="1183207108"/>
                  <w:tag w:val="goog_rdk_4446"/>
                </w:sdtPr>
                <w:sdtContent>
                  <w:ins w:author="Anonymous" w:id="66" w:date="2026-09-22T03:03:20Z">
                    <w:r w:rsidDel="00000000" w:rsidR="00000000" w:rsidRPr="00000000">
                      <w:rPr>
                        <w:rtl w:val="0"/>
                      </w:rPr>
                    </w:r>
                  </w:ins>
                </w:sdtContent>
              </w:sdt>
              <w:ins w:author="Anonymous" w:id="66" w:date="2026-09-22T03:03:20Z">
                <w:bookmarkStart w:colFirst="0" w:colLast="0" w:name="_heading=h.57ik3zfhb4o9" w:id="1158"/>
                <w:bookmarkEnd w:id="1158"/>
              </w:ins>
            </w:sdtContent>
          </w:sdt>
        </w:p>
      </w:sdtContent>
    </w:sdt>
    <w:sdt>
      <w:sdtPr>
        <w:id w:val="-1247643895"/>
        <w:tag w:val="goog_rdk_4450"/>
      </w:sdtPr>
      <w:sdtContent>
        <w:p w:rsidR="00000000" w:rsidDel="00000000" w:rsidP="00000000" w:rsidRDefault="00000000" w:rsidRPr="00000000" w14:paraId="000005D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95138466"/>
              <w:tag w:val="goog_rdk_4448"/>
            </w:sdtPr>
            <w:sdtContent>
              <w:ins w:author="Anonymous" w:id="66" w:date="2026-09-22T03:03:20Z"/>
              <w:sdt>
                <w:sdtPr>
                  <w:id w:val="1768334343"/>
                  <w:tag w:val="goog_rdk_4449"/>
                </w:sdtPr>
                <w:sdtContent>
                  <w:ins w:author="Anonymous" w:id="66" w:date="2026-09-22T03:03:20Z">
                    <w:r w:rsidDel="00000000" w:rsidR="00000000" w:rsidRPr="00000000">
                      <w:rPr>
                        <w:rtl w:val="0"/>
                      </w:rPr>
                    </w:r>
                  </w:ins>
                </w:sdtContent>
              </w:sdt>
              <w:ins w:author="Anonymous" w:id="66" w:date="2026-09-22T03:03:20Z">
                <w:bookmarkStart w:colFirst="0" w:colLast="0" w:name="_heading=h.yz342uc57z1o" w:id="1159"/>
                <w:bookmarkEnd w:id="1159"/>
              </w:ins>
            </w:sdtContent>
          </w:sdt>
        </w:p>
      </w:sdtContent>
    </w:sdt>
    <w:sdt>
      <w:sdtPr>
        <w:id w:val="-278696474"/>
        <w:tag w:val="goog_rdk_4453"/>
      </w:sdtPr>
      <w:sdtContent>
        <w:p w:rsidR="00000000" w:rsidDel="00000000" w:rsidP="00000000" w:rsidRDefault="00000000" w:rsidRPr="00000000" w14:paraId="000005D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7379928"/>
              <w:tag w:val="goog_rdk_4451"/>
            </w:sdtPr>
            <w:sdtContent>
              <w:ins w:author="Anonymous" w:id="66" w:date="2026-09-22T03:03:20Z"/>
              <w:sdt>
                <w:sdtPr>
                  <w:id w:val="1572213975"/>
                  <w:tag w:val="goog_rdk_4452"/>
                </w:sdtPr>
                <w:sdtContent>
                  <w:ins w:author="Anonymous" w:id="66" w:date="2026-09-22T03:03:20Z">
                    <w:r w:rsidDel="00000000" w:rsidR="00000000" w:rsidRPr="00000000">
                      <w:rPr>
                        <w:rtl w:val="0"/>
                      </w:rPr>
                    </w:r>
                  </w:ins>
                </w:sdtContent>
              </w:sdt>
              <w:ins w:author="Anonymous" w:id="66" w:date="2026-09-22T03:03:20Z">
                <w:bookmarkStart w:colFirst="0" w:colLast="0" w:name="_heading=h.uv0njakdkh6f" w:id="1160"/>
                <w:bookmarkEnd w:id="1160"/>
              </w:ins>
            </w:sdtContent>
          </w:sdt>
        </w:p>
      </w:sdtContent>
    </w:sdt>
    <w:sdt>
      <w:sdtPr>
        <w:id w:val="915254290"/>
        <w:tag w:val="goog_rdk_4456"/>
      </w:sdtPr>
      <w:sdtContent>
        <w:p w:rsidR="00000000" w:rsidDel="00000000" w:rsidP="00000000" w:rsidRDefault="00000000" w:rsidRPr="00000000" w14:paraId="000005D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6445804"/>
              <w:tag w:val="goog_rdk_4454"/>
            </w:sdtPr>
            <w:sdtContent>
              <w:ins w:author="Anonymous" w:id="66" w:date="2026-09-22T03:03:20Z"/>
              <w:sdt>
                <w:sdtPr>
                  <w:id w:val="-2089302865"/>
                  <w:tag w:val="goog_rdk_4455"/>
                </w:sdtPr>
                <w:sdtContent>
                  <w:ins w:author="Anonymous" w:id="66" w:date="2026-09-22T03:03:20Z">
                    <w:r w:rsidDel="00000000" w:rsidR="00000000" w:rsidRPr="00000000">
                      <w:rPr>
                        <w:rtl w:val="0"/>
                      </w:rPr>
                    </w:r>
                  </w:ins>
                </w:sdtContent>
              </w:sdt>
              <w:ins w:author="Anonymous" w:id="66" w:date="2026-09-22T03:03:20Z">
                <w:bookmarkStart w:colFirst="0" w:colLast="0" w:name="_heading=h.8km5z3i5kejm" w:id="1161"/>
                <w:bookmarkEnd w:id="1161"/>
              </w:ins>
            </w:sdtContent>
          </w:sdt>
        </w:p>
      </w:sdtContent>
    </w:sdt>
    <w:sdt>
      <w:sdtPr>
        <w:id w:val="1697284662"/>
        <w:tag w:val="goog_rdk_4459"/>
      </w:sdtPr>
      <w:sdtContent>
        <w:p w:rsidR="00000000" w:rsidDel="00000000" w:rsidP="00000000" w:rsidRDefault="00000000" w:rsidRPr="00000000" w14:paraId="000005D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7692334"/>
              <w:tag w:val="goog_rdk_4457"/>
            </w:sdtPr>
            <w:sdtContent>
              <w:ins w:author="Anonymous" w:id="66" w:date="2026-09-22T03:03:20Z"/>
              <w:sdt>
                <w:sdtPr>
                  <w:id w:val="-599690267"/>
                  <w:tag w:val="goog_rdk_4458"/>
                </w:sdtPr>
                <w:sdtContent>
                  <w:ins w:author="Anonymous" w:id="66" w:date="2026-09-22T03:03:20Z">
                    <w:r w:rsidDel="00000000" w:rsidR="00000000" w:rsidRPr="00000000">
                      <w:rPr>
                        <w:rtl w:val="0"/>
                      </w:rPr>
                    </w:r>
                  </w:ins>
                </w:sdtContent>
              </w:sdt>
              <w:ins w:author="Anonymous" w:id="66" w:date="2026-09-22T03:03:20Z">
                <w:bookmarkStart w:colFirst="0" w:colLast="0" w:name="_heading=h.ms9bzdwpewr6" w:id="1162"/>
                <w:bookmarkEnd w:id="1162"/>
              </w:ins>
            </w:sdtContent>
          </w:sdt>
        </w:p>
      </w:sdtContent>
    </w:sdt>
    <w:sdt>
      <w:sdtPr>
        <w:id w:val="-1459971668"/>
        <w:tag w:val="goog_rdk_4462"/>
      </w:sdtPr>
      <w:sdtContent>
        <w:p w:rsidR="00000000" w:rsidDel="00000000" w:rsidP="00000000" w:rsidRDefault="00000000" w:rsidRPr="00000000" w14:paraId="000005D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40964160"/>
              <w:tag w:val="goog_rdk_4460"/>
            </w:sdtPr>
            <w:sdtContent>
              <w:ins w:author="Anonymous" w:id="66" w:date="2026-09-22T03:03:20Z"/>
              <w:sdt>
                <w:sdtPr>
                  <w:id w:val="1141925109"/>
                  <w:tag w:val="goog_rdk_4461"/>
                </w:sdtPr>
                <w:sdtContent>
                  <w:ins w:author="Anonymous" w:id="66" w:date="2026-09-22T03:03:20Z">
                    <w:r w:rsidDel="00000000" w:rsidR="00000000" w:rsidRPr="00000000">
                      <w:rPr>
                        <w:rtl w:val="0"/>
                      </w:rPr>
                    </w:r>
                  </w:ins>
                </w:sdtContent>
              </w:sdt>
              <w:ins w:author="Anonymous" w:id="66" w:date="2026-09-22T03:03:20Z">
                <w:bookmarkStart w:colFirst="0" w:colLast="0" w:name="_heading=h.9lrv34p3nma7" w:id="1163"/>
                <w:bookmarkEnd w:id="1163"/>
              </w:ins>
            </w:sdtContent>
          </w:sdt>
        </w:p>
      </w:sdtContent>
    </w:sdt>
    <w:sdt>
      <w:sdtPr>
        <w:id w:val="1507701584"/>
        <w:tag w:val="goog_rdk_4465"/>
      </w:sdtPr>
      <w:sdtContent>
        <w:p w:rsidR="00000000" w:rsidDel="00000000" w:rsidP="00000000" w:rsidRDefault="00000000" w:rsidRPr="00000000" w14:paraId="000005D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9819261"/>
              <w:tag w:val="goog_rdk_4463"/>
            </w:sdtPr>
            <w:sdtContent>
              <w:ins w:author="Anonymous" w:id="66" w:date="2026-09-22T03:03:20Z"/>
              <w:sdt>
                <w:sdtPr>
                  <w:id w:val="-2061086498"/>
                  <w:tag w:val="goog_rdk_4464"/>
                </w:sdtPr>
                <w:sdtContent>
                  <w:ins w:author="Anonymous" w:id="66" w:date="2026-09-22T03:03:20Z">
                    <w:r w:rsidDel="00000000" w:rsidR="00000000" w:rsidRPr="00000000">
                      <w:rPr>
                        <w:rtl w:val="0"/>
                      </w:rPr>
                    </w:r>
                  </w:ins>
                </w:sdtContent>
              </w:sdt>
              <w:ins w:author="Anonymous" w:id="66" w:date="2026-09-22T03:03:20Z">
                <w:bookmarkStart w:colFirst="0" w:colLast="0" w:name="_heading=h.xnrp3u5b4eg" w:id="1164"/>
                <w:bookmarkEnd w:id="1164"/>
              </w:ins>
            </w:sdtContent>
          </w:sdt>
        </w:p>
      </w:sdtContent>
    </w:sdt>
    <w:sdt>
      <w:sdtPr>
        <w:id w:val="-909806883"/>
        <w:tag w:val="goog_rdk_4468"/>
      </w:sdtPr>
      <w:sdtContent>
        <w:p w:rsidR="00000000" w:rsidDel="00000000" w:rsidP="00000000" w:rsidRDefault="00000000" w:rsidRPr="00000000" w14:paraId="000005D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0580873"/>
              <w:tag w:val="goog_rdk_4466"/>
            </w:sdtPr>
            <w:sdtContent>
              <w:ins w:author="Anonymous" w:id="66" w:date="2026-09-22T03:03:20Z"/>
              <w:sdt>
                <w:sdtPr>
                  <w:id w:val="-102733086"/>
                  <w:tag w:val="goog_rdk_4467"/>
                </w:sdtPr>
                <w:sdtContent>
                  <w:ins w:author="Anonymous" w:id="66" w:date="2026-09-22T03:03:20Z">
                    <w:r w:rsidDel="00000000" w:rsidR="00000000" w:rsidRPr="00000000">
                      <w:rPr>
                        <w:rtl w:val="0"/>
                      </w:rPr>
                    </w:r>
                  </w:ins>
                </w:sdtContent>
              </w:sdt>
              <w:ins w:author="Anonymous" w:id="66" w:date="2026-09-22T03:03:20Z">
                <w:bookmarkStart w:colFirst="0" w:colLast="0" w:name="_heading=h.vxvj5xp245r6" w:id="1165"/>
                <w:bookmarkEnd w:id="1165"/>
              </w:ins>
            </w:sdtContent>
          </w:sdt>
        </w:p>
      </w:sdtContent>
    </w:sdt>
    <w:sdt>
      <w:sdtPr>
        <w:id w:val="-293258521"/>
        <w:tag w:val="goog_rdk_4471"/>
      </w:sdtPr>
      <w:sdtContent>
        <w:p w:rsidR="00000000" w:rsidDel="00000000" w:rsidP="00000000" w:rsidRDefault="00000000" w:rsidRPr="00000000" w14:paraId="000005D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0964689"/>
              <w:tag w:val="goog_rdk_4469"/>
            </w:sdtPr>
            <w:sdtContent>
              <w:ins w:author="Anonymous" w:id="66" w:date="2026-09-22T03:03:20Z"/>
              <w:sdt>
                <w:sdtPr>
                  <w:id w:val="465204665"/>
                  <w:tag w:val="goog_rdk_4470"/>
                </w:sdtPr>
                <w:sdtContent>
                  <w:ins w:author="Anonymous" w:id="66" w:date="2026-09-22T03:03:20Z">
                    <w:r w:rsidDel="00000000" w:rsidR="00000000" w:rsidRPr="00000000">
                      <w:rPr>
                        <w:rtl w:val="0"/>
                      </w:rPr>
                    </w:r>
                  </w:ins>
                </w:sdtContent>
              </w:sdt>
              <w:ins w:author="Anonymous" w:id="66" w:date="2026-09-22T03:03:20Z">
                <w:bookmarkStart w:colFirst="0" w:colLast="0" w:name="_heading=h.6nh65hktt22g" w:id="1166"/>
                <w:bookmarkEnd w:id="1166"/>
              </w:ins>
            </w:sdtContent>
          </w:sdt>
        </w:p>
      </w:sdtContent>
    </w:sdt>
    <w:sdt>
      <w:sdtPr>
        <w:id w:val="-1106175319"/>
        <w:tag w:val="goog_rdk_4474"/>
      </w:sdtPr>
      <w:sdtContent>
        <w:p w:rsidR="00000000" w:rsidDel="00000000" w:rsidP="00000000" w:rsidRDefault="00000000" w:rsidRPr="00000000" w14:paraId="000005D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569182"/>
              <w:tag w:val="goog_rdk_4472"/>
            </w:sdtPr>
            <w:sdtContent>
              <w:ins w:author="Anonymous" w:id="66" w:date="2026-09-22T03:03:20Z"/>
              <w:sdt>
                <w:sdtPr>
                  <w:id w:val="1391454143"/>
                  <w:tag w:val="goog_rdk_4473"/>
                </w:sdtPr>
                <w:sdtContent>
                  <w:ins w:author="Anonymous" w:id="66" w:date="2026-09-22T03:03:20Z">
                    <w:r w:rsidDel="00000000" w:rsidR="00000000" w:rsidRPr="00000000">
                      <w:rPr>
                        <w:rtl w:val="0"/>
                      </w:rPr>
                    </w:r>
                  </w:ins>
                </w:sdtContent>
              </w:sdt>
              <w:ins w:author="Anonymous" w:id="66" w:date="2026-09-22T03:03:20Z">
                <w:bookmarkStart w:colFirst="0" w:colLast="0" w:name="_heading=h.nd6ekakjca7f" w:id="1167"/>
                <w:bookmarkEnd w:id="1167"/>
              </w:ins>
            </w:sdtContent>
          </w:sdt>
        </w:p>
      </w:sdtContent>
    </w:sdt>
    <w:sdt>
      <w:sdtPr>
        <w:id w:val="-704787971"/>
        <w:tag w:val="goog_rdk_4477"/>
      </w:sdtPr>
      <w:sdtContent>
        <w:p w:rsidR="00000000" w:rsidDel="00000000" w:rsidP="00000000" w:rsidRDefault="00000000" w:rsidRPr="00000000" w14:paraId="000005D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0434342"/>
              <w:tag w:val="goog_rdk_4475"/>
            </w:sdtPr>
            <w:sdtContent>
              <w:ins w:author="Anonymous" w:id="66" w:date="2026-09-22T03:03:20Z"/>
              <w:sdt>
                <w:sdtPr>
                  <w:id w:val="-1771233278"/>
                  <w:tag w:val="goog_rdk_4476"/>
                </w:sdtPr>
                <w:sdtContent>
                  <w:ins w:author="Anonymous" w:id="66" w:date="2026-09-22T03:03:20Z">
                    <w:r w:rsidDel="00000000" w:rsidR="00000000" w:rsidRPr="00000000">
                      <w:rPr>
                        <w:rtl w:val="0"/>
                      </w:rPr>
                    </w:r>
                  </w:ins>
                </w:sdtContent>
              </w:sdt>
              <w:ins w:author="Anonymous" w:id="66" w:date="2026-09-22T03:03:20Z">
                <w:bookmarkStart w:colFirst="0" w:colLast="0" w:name="_heading=h.cy6zbumpoo1z" w:id="1168"/>
                <w:bookmarkEnd w:id="1168"/>
              </w:ins>
            </w:sdtContent>
          </w:sdt>
        </w:p>
      </w:sdtContent>
    </w:sdt>
    <w:sdt>
      <w:sdtPr>
        <w:id w:val="-1890339644"/>
        <w:tag w:val="goog_rdk_4480"/>
      </w:sdtPr>
      <w:sdtContent>
        <w:p w:rsidR="00000000" w:rsidDel="00000000" w:rsidP="00000000" w:rsidRDefault="00000000" w:rsidRPr="00000000" w14:paraId="000005D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2211526"/>
              <w:tag w:val="goog_rdk_4478"/>
            </w:sdtPr>
            <w:sdtContent>
              <w:ins w:author="Anonymous" w:id="66" w:date="2026-09-22T03:03:20Z"/>
              <w:sdt>
                <w:sdtPr>
                  <w:id w:val="-268260897"/>
                  <w:tag w:val="goog_rdk_4479"/>
                </w:sdtPr>
                <w:sdtContent>
                  <w:ins w:author="Anonymous" w:id="66" w:date="2026-09-22T03:03:20Z">
                    <w:r w:rsidDel="00000000" w:rsidR="00000000" w:rsidRPr="00000000">
                      <w:rPr>
                        <w:rtl w:val="0"/>
                      </w:rPr>
                    </w:r>
                  </w:ins>
                </w:sdtContent>
              </w:sdt>
              <w:ins w:author="Anonymous" w:id="66" w:date="2026-09-22T03:03:20Z">
                <w:bookmarkStart w:colFirst="0" w:colLast="0" w:name="_heading=h.2cmbol67itxy" w:id="1169"/>
                <w:bookmarkEnd w:id="1169"/>
              </w:ins>
            </w:sdtContent>
          </w:sdt>
        </w:p>
      </w:sdtContent>
    </w:sdt>
    <w:sdt>
      <w:sdtPr>
        <w:id w:val="-267970073"/>
        <w:tag w:val="goog_rdk_4483"/>
      </w:sdtPr>
      <w:sdtContent>
        <w:p w:rsidR="00000000" w:rsidDel="00000000" w:rsidP="00000000" w:rsidRDefault="00000000" w:rsidRPr="00000000" w14:paraId="000005D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5020237"/>
              <w:tag w:val="goog_rdk_4481"/>
            </w:sdtPr>
            <w:sdtContent>
              <w:ins w:author="Anonymous" w:id="66" w:date="2026-09-22T03:03:20Z"/>
              <w:sdt>
                <w:sdtPr>
                  <w:id w:val="-989031917"/>
                  <w:tag w:val="goog_rdk_4482"/>
                </w:sdtPr>
                <w:sdtContent>
                  <w:ins w:author="Anonymous" w:id="66" w:date="2026-09-22T03:03:20Z">
                    <w:r w:rsidDel="00000000" w:rsidR="00000000" w:rsidRPr="00000000">
                      <w:rPr>
                        <w:rtl w:val="0"/>
                      </w:rPr>
                    </w:r>
                  </w:ins>
                </w:sdtContent>
              </w:sdt>
              <w:ins w:author="Anonymous" w:id="66" w:date="2026-09-22T03:03:20Z">
                <w:bookmarkStart w:colFirst="0" w:colLast="0" w:name="_heading=h.60a6vtc3w68u" w:id="1170"/>
                <w:bookmarkEnd w:id="1170"/>
              </w:ins>
            </w:sdtContent>
          </w:sdt>
        </w:p>
      </w:sdtContent>
    </w:sdt>
    <w:sdt>
      <w:sdtPr>
        <w:id w:val="61289759"/>
        <w:tag w:val="goog_rdk_4486"/>
      </w:sdtPr>
      <w:sdtContent>
        <w:p w:rsidR="00000000" w:rsidDel="00000000" w:rsidP="00000000" w:rsidRDefault="00000000" w:rsidRPr="00000000" w14:paraId="000005D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7727628"/>
              <w:tag w:val="goog_rdk_4484"/>
            </w:sdtPr>
            <w:sdtContent>
              <w:ins w:author="Anonymous" w:id="66" w:date="2026-09-22T03:03:20Z"/>
              <w:sdt>
                <w:sdtPr>
                  <w:id w:val="-671102194"/>
                  <w:tag w:val="goog_rdk_4485"/>
                </w:sdtPr>
                <w:sdtContent>
                  <w:ins w:author="Anonymous" w:id="66" w:date="2026-09-22T03:03:20Z">
                    <w:r w:rsidDel="00000000" w:rsidR="00000000" w:rsidRPr="00000000">
                      <w:rPr>
                        <w:rtl w:val="0"/>
                      </w:rPr>
                    </w:r>
                  </w:ins>
                </w:sdtContent>
              </w:sdt>
              <w:ins w:author="Anonymous" w:id="66" w:date="2026-09-22T03:03:20Z">
                <w:bookmarkStart w:colFirst="0" w:colLast="0" w:name="_heading=h.dnb85g10h68n" w:id="1171"/>
                <w:bookmarkEnd w:id="1171"/>
              </w:ins>
            </w:sdtContent>
          </w:sdt>
        </w:p>
      </w:sdtContent>
    </w:sdt>
    <w:sdt>
      <w:sdtPr>
        <w:id w:val="85359933"/>
        <w:tag w:val="goog_rdk_4489"/>
      </w:sdtPr>
      <w:sdtContent>
        <w:p w:rsidR="00000000" w:rsidDel="00000000" w:rsidP="00000000" w:rsidRDefault="00000000" w:rsidRPr="00000000" w14:paraId="000005D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4551414"/>
              <w:tag w:val="goog_rdk_4487"/>
            </w:sdtPr>
            <w:sdtContent>
              <w:ins w:author="Anonymous" w:id="66" w:date="2026-09-22T03:03:20Z"/>
              <w:sdt>
                <w:sdtPr>
                  <w:id w:val="1401922018"/>
                  <w:tag w:val="goog_rdk_4488"/>
                </w:sdtPr>
                <w:sdtContent>
                  <w:ins w:author="Anonymous" w:id="66" w:date="2026-09-22T03:03:20Z">
                    <w:r w:rsidDel="00000000" w:rsidR="00000000" w:rsidRPr="00000000">
                      <w:rPr>
                        <w:rtl w:val="0"/>
                      </w:rPr>
                    </w:r>
                  </w:ins>
                </w:sdtContent>
              </w:sdt>
              <w:ins w:author="Anonymous" w:id="66" w:date="2026-09-22T03:03:20Z">
                <w:bookmarkStart w:colFirst="0" w:colLast="0" w:name="_heading=h.q945pdihhwug" w:id="1172"/>
                <w:bookmarkEnd w:id="1172"/>
              </w:ins>
            </w:sdtContent>
          </w:sdt>
        </w:p>
      </w:sdtContent>
    </w:sdt>
    <w:sdt>
      <w:sdtPr>
        <w:id w:val="1801318235"/>
        <w:tag w:val="goog_rdk_4492"/>
      </w:sdtPr>
      <w:sdtContent>
        <w:p w:rsidR="00000000" w:rsidDel="00000000" w:rsidP="00000000" w:rsidRDefault="00000000" w:rsidRPr="00000000" w14:paraId="000005D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06140706"/>
              <w:tag w:val="goog_rdk_4490"/>
            </w:sdtPr>
            <w:sdtContent>
              <w:ins w:author="Anonymous" w:id="66" w:date="2026-09-22T03:03:20Z"/>
              <w:sdt>
                <w:sdtPr>
                  <w:id w:val="-732085812"/>
                  <w:tag w:val="goog_rdk_4491"/>
                </w:sdtPr>
                <w:sdtContent>
                  <w:ins w:author="Anonymous" w:id="66" w:date="2026-09-22T03:03:20Z">
                    <w:r w:rsidDel="00000000" w:rsidR="00000000" w:rsidRPr="00000000">
                      <w:rPr>
                        <w:rtl w:val="0"/>
                      </w:rPr>
                    </w:r>
                  </w:ins>
                </w:sdtContent>
              </w:sdt>
              <w:ins w:author="Anonymous" w:id="66" w:date="2026-09-22T03:03:20Z">
                <w:bookmarkStart w:colFirst="0" w:colLast="0" w:name="_heading=h.kyo3z32n62u0" w:id="1173"/>
                <w:bookmarkEnd w:id="1173"/>
              </w:ins>
            </w:sdtContent>
          </w:sdt>
        </w:p>
      </w:sdtContent>
    </w:sdt>
    <w:sdt>
      <w:sdtPr>
        <w:id w:val="1542286606"/>
        <w:tag w:val="goog_rdk_4495"/>
      </w:sdtPr>
      <w:sdtContent>
        <w:p w:rsidR="00000000" w:rsidDel="00000000" w:rsidP="00000000" w:rsidRDefault="00000000" w:rsidRPr="00000000" w14:paraId="000005E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33134351"/>
              <w:tag w:val="goog_rdk_4493"/>
            </w:sdtPr>
            <w:sdtContent>
              <w:ins w:author="Anonymous" w:id="66" w:date="2026-09-22T03:03:20Z"/>
              <w:sdt>
                <w:sdtPr>
                  <w:id w:val="1382238748"/>
                  <w:tag w:val="goog_rdk_4494"/>
                </w:sdtPr>
                <w:sdtContent>
                  <w:ins w:author="Anonymous" w:id="66" w:date="2026-09-22T03:03:20Z">
                    <w:r w:rsidDel="00000000" w:rsidR="00000000" w:rsidRPr="00000000">
                      <w:rPr>
                        <w:rtl w:val="0"/>
                      </w:rPr>
                    </w:r>
                  </w:ins>
                </w:sdtContent>
              </w:sdt>
              <w:ins w:author="Anonymous" w:id="66" w:date="2026-09-22T03:03:20Z">
                <w:bookmarkStart w:colFirst="0" w:colLast="0" w:name="_heading=h.wnf6tfkvh9vi" w:id="1174"/>
                <w:bookmarkEnd w:id="1174"/>
              </w:ins>
            </w:sdtContent>
          </w:sdt>
        </w:p>
      </w:sdtContent>
    </w:sdt>
    <w:sdt>
      <w:sdtPr>
        <w:id w:val="1020995572"/>
        <w:tag w:val="goog_rdk_4498"/>
      </w:sdtPr>
      <w:sdtContent>
        <w:p w:rsidR="00000000" w:rsidDel="00000000" w:rsidP="00000000" w:rsidRDefault="00000000" w:rsidRPr="00000000" w14:paraId="000005E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5583278"/>
              <w:tag w:val="goog_rdk_4496"/>
            </w:sdtPr>
            <w:sdtContent>
              <w:ins w:author="Anonymous" w:id="66" w:date="2026-09-22T03:03:20Z"/>
              <w:sdt>
                <w:sdtPr>
                  <w:id w:val="-7376658"/>
                  <w:tag w:val="goog_rdk_4497"/>
                </w:sdtPr>
                <w:sdtContent>
                  <w:ins w:author="Anonymous" w:id="66" w:date="2026-09-22T03:03:20Z">
                    <w:r w:rsidDel="00000000" w:rsidR="00000000" w:rsidRPr="00000000">
                      <w:rPr>
                        <w:rtl w:val="0"/>
                      </w:rPr>
                    </w:r>
                  </w:ins>
                </w:sdtContent>
              </w:sdt>
              <w:ins w:author="Anonymous" w:id="66" w:date="2026-09-22T03:03:20Z">
                <w:bookmarkStart w:colFirst="0" w:colLast="0" w:name="_heading=h.dsej17l8y9jk" w:id="1175"/>
                <w:bookmarkEnd w:id="1175"/>
              </w:ins>
            </w:sdtContent>
          </w:sdt>
        </w:p>
      </w:sdtContent>
    </w:sdt>
    <w:sdt>
      <w:sdtPr>
        <w:id w:val="569646267"/>
        <w:tag w:val="goog_rdk_4501"/>
      </w:sdtPr>
      <w:sdtContent>
        <w:p w:rsidR="00000000" w:rsidDel="00000000" w:rsidP="00000000" w:rsidRDefault="00000000" w:rsidRPr="00000000" w14:paraId="000005E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7794820"/>
              <w:tag w:val="goog_rdk_4499"/>
            </w:sdtPr>
            <w:sdtContent>
              <w:ins w:author="Anonymous" w:id="66" w:date="2026-09-22T03:03:20Z"/>
              <w:sdt>
                <w:sdtPr>
                  <w:id w:val="-1388562101"/>
                  <w:tag w:val="goog_rdk_4500"/>
                </w:sdtPr>
                <w:sdtContent>
                  <w:ins w:author="Anonymous" w:id="66" w:date="2026-09-22T03:03:20Z">
                    <w:r w:rsidDel="00000000" w:rsidR="00000000" w:rsidRPr="00000000">
                      <w:rPr>
                        <w:rtl w:val="0"/>
                      </w:rPr>
                    </w:r>
                  </w:ins>
                </w:sdtContent>
              </w:sdt>
              <w:ins w:author="Anonymous" w:id="66" w:date="2026-09-22T03:03:20Z">
                <w:bookmarkStart w:colFirst="0" w:colLast="0" w:name="_heading=h.r3mf0pvi6obp" w:id="1176"/>
                <w:bookmarkEnd w:id="1176"/>
              </w:ins>
            </w:sdtContent>
          </w:sdt>
        </w:p>
      </w:sdtContent>
    </w:sdt>
    <w:sdt>
      <w:sdtPr>
        <w:id w:val="-1750097202"/>
        <w:tag w:val="goog_rdk_4504"/>
      </w:sdtPr>
      <w:sdtContent>
        <w:p w:rsidR="00000000" w:rsidDel="00000000" w:rsidP="00000000" w:rsidRDefault="00000000" w:rsidRPr="00000000" w14:paraId="000005E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8736707"/>
              <w:tag w:val="goog_rdk_4502"/>
            </w:sdtPr>
            <w:sdtContent>
              <w:ins w:author="Anonymous" w:id="66" w:date="2026-09-22T03:03:20Z"/>
              <w:sdt>
                <w:sdtPr>
                  <w:id w:val="243054358"/>
                  <w:tag w:val="goog_rdk_4503"/>
                </w:sdtPr>
                <w:sdtContent>
                  <w:ins w:author="Anonymous" w:id="66" w:date="2026-09-22T03:03:20Z">
                    <w:r w:rsidDel="00000000" w:rsidR="00000000" w:rsidRPr="00000000">
                      <w:rPr>
                        <w:rtl w:val="0"/>
                      </w:rPr>
                    </w:r>
                  </w:ins>
                </w:sdtContent>
              </w:sdt>
              <w:ins w:author="Anonymous" w:id="66" w:date="2026-09-22T03:03:20Z">
                <w:bookmarkStart w:colFirst="0" w:colLast="0" w:name="_heading=h.z7d07izk4c4" w:id="1177"/>
                <w:bookmarkEnd w:id="1177"/>
              </w:ins>
            </w:sdtContent>
          </w:sdt>
        </w:p>
      </w:sdtContent>
    </w:sdt>
    <w:sdt>
      <w:sdtPr>
        <w:id w:val="-547879320"/>
        <w:tag w:val="goog_rdk_4507"/>
      </w:sdtPr>
      <w:sdtContent>
        <w:p w:rsidR="00000000" w:rsidDel="00000000" w:rsidP="00000000" w:rsidRDefault="00000000" w:rsidRPr="00000000" w14:paraId="000005E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4460387"/>
              <w:tag w:val="goog_rdk_4505"/>
            </w:sdtPr>
            <w:sdtContent>
              <w:ins w:author="Anonymous" w:id="66" w:date="2026-09-22T03:03:20Z"/>
              <w:sdt>
                <w:sdtPr>
                  <w:id w:val="963404539"/>
                  <w:tag w:val="goog_rdk_4506"/>
                </w:sdtPr>
                <w:sdtContent>
                  <w:ins w:author="Anonymous" w:id="66" w:date="2026-09-22T03:03:20Z">
                    <w:r w:rsidDel="00000000" w:rsidR="00000000" w:rsidRPr="00000000">
                      <w:rPr>
                        <w:rtl w:val="0"/>
                      </w:rPr>
                    </w:r>
                  </w:ins>
                </w:sdtContent>
              </w:sdt>
              <w:ins w:author="Anonymous" w:id="66" w:date="2026-09-22T03:03:20Z">
                <w:bookmarkStart w:colFirst="0" w:colLast="0" w:name="_heading=h.bycm67525kph" w:id="1178"/>
                <w:bookmarkEnd w:id="1178"/>
              </w:ins>
            </w:sdtContent>
          </w:sdt>
        </w:p>
      </w:sdtContent>
    </w:sdt>
    <w:sdt>
      <w:sdtPr>
        <w:id w:val="133838173"/>
        <w:tag w:val="goog_rdk_4510"/>
      </w:sdtPr>
      <w:sdtContent>
        <w:p w:rsidR="00000000" w:rsidDel="00000000" w:rsidP="00000000" w:rsidRDefault="00000000" w:rsidRPr="00000000" w14:paraId="000005E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28581374"/>
              <w:tag w:val="goog_rdk_4508"/>
            </w:sdtPr>
            <w:sdtContent>
              <w:ins w:author="Anonymous" w:id="66" w:date="2026-09-22T03:03:20Z"/>
              <w:sdt>
                <w:sdtPr>
                  <w:id w:val="502595490"/>
                  <w:tag w:val="goog_rdk_4509"/>
                </w:sdtPr>
                <w:sdtContent>
                  <w:ins w:author="Anonymous" w:id="66" w:date="2026-09-22T03:03:20Z">
                    <w:r w:rsidDel="00000000" w:rsidR="00000000" w:rsidRPr="00000000">
                      <w:rPr>
                        <w:rtl w:val="0"/>
                      </w:rPr>
                    </w:r>
                  </w:ins>
                </w:sdtContent>
              </w:sdt>
              <w:ins w:author="Anonymous" w:id="66" w:date="2026-09-22T03:03:20Z">
                <w:bookmarkStart w:colFirst="0" w:colLast="0" w:name="_heading=h.mfs8sgh9di2n" w:id="1179"/>
                <w:bookmarkEnd w:id="1179"/>
              </w:ins>
            </w:sdtContent>
          </w:sdt>
        </w:p>
      </w:sdtContent>
    </w:sdt>
    <w:sdt>
      <w:sdtPr>
        <w:id w:val="1877900421"/>
        <w:tag w:val="goog_rdk_4513"/>
      </w:sdtPr>
      <w:sdtContent>
        <w:p w:rsidR="00000000" w:rsidDel="00000000" w:rsidP="00000000" w:rsidRDefault="00000000" w:rsidRPr="00000000" w14:paraId="000005E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7379915"/>
              <w:tag w:val="goog_rdk_4511"/>
            </w:sdtPr>
            <w:sdtContent>
              <w:ins w:author="Anonymous" w:id="66" w:date="2026-09-22T03:03:20Z"/>
              <w:sdt>
                <w:sdtPr>
                  <w:id w:val="1153207765"/>
                  <w:tag w:val="goog_rdk_4512"/>
                </w:sdtPr>
                <w:sdtContent>
                  <w:ins w:author="Anonymous" w:id="66" w:date="2026-09-22T03:03:20Z">
                    <w:r w:rsidDel="00000000" w:rsidR="00000000" w:rsidRPr="00000000">
                      <w:rPr>
                        <w:rtl w:val="0"/>
                      </w:rPr>
                    </w:r>
                  </w:ins>
                </w:sdtContent>
              </w:sdt>
              <w:ins w:author="Anonymous" w:id="66" w:date="2026-09-22T03:03:20Z">
                <w:bookmarkStart w:colFirst="0" w:colLast="0" w:name="_heading=h.78pfxouc6ri8" w:id="1180"/>
                <w:bookmarkEnd w:id="1180"/>
              </w:ins>
            </w:sdtContent>
          </w:sdt>
        </w:p>
      </w:sdtContent>
    </w:sdt>
    <w:sdt>
      <w:sdtPr>
        <w:id w:val="588010504"/>
        <w:tag w:val="goog_rdk_4516"/>
      </w:sdtPr>
      <w:sdtContent>
        <w:p w:rsidR="00000000" w:rsidDel="00000000" w:rsidP="00000000" w:rsidRDefault="00000000" w:rsidRPr="00000000" w14:paraId="000005E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0159299"/>
              <w:tag w:val="goog_rdk_4514"/>
            </w:sdtPr>
            <w:sdtContent>
              <w:ins w:author="Anonymous" w:id="66" w:date="2026-09-22T03:03:20Z"/>
              <w:sdt>
                <w:sdtPr>
                  <w:id w:val="221073907"/>
                  <w:tag w:val="goog_rdk_4515"/>
                </w:sdtPr>
                <w:sdtContent>
                  <w:ins w:author="Anonymous" w:id="66" w:date="2026-09-22T03:03:20Z">
                    <w:r w:rsidDel="00000000" w:rsidR="00000000" w:rsidRPr="00000000">
                      <w:rPr>
                        <w:rtl w:val="0"/>
                      </w:rPr>
                    </w:r>
                  </w:ins>
                </w:sdtContent>
              </w:sdt>
              <w:ins w:author="Anonymous" w:id="66" w:date="2026-09-22T03:03:20Z">
                <w:bookmarkStart w:colFirst="0" w:colLast="0" w:name="_heading=h.32j7ekoh0dw" w:id="1181"/>
                <w:bookmarkEnd w:id="1181"/>
              </w:ins>
            </w:sdtContent>
          </w:sdt>
        </w:p>
      </w:sdtContent>
    </w:sdt>
    <w:sdt>
      <w:sdtPr>
        <w:id w:val="970668807"/>
        <w:tag w:val="goog_rdk_4519"/>
      </w:sdtPr>
      <w:sdtContent>
        <w:p w:rsidR="00000000" w:rsidDel="00000000" w:rsidP="00000000" w:rsidRDefault="00000000" w:rsidRPr="00000000" w14:paraId="000005E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16033589"/>
              <w:tag w:val="goog_rdk_4517"/>
            </w:sdtPr>
            <w:sdtContent>
              <w:ins w:author="Anonymous" w:id="66" w:date="2026-09-22T03:03:20Z"/>
              <w:sdt>
                <w:sdtPr>
                  <w:id w:val="-842406341"/>
                  <w:tag w:val="goog_rdk_4518"/>
                </w:sdtPr>
                <w:sdtContent>
                  <w:ins w:author="Anonymous" w:id="66" w:date="2026-09-22T03:03:20Z">
                    <w:r w:rsidDel="00000000" w:rsidR="00000000" w:rsidRPr="00000000">
                      <w:rPr>
                        <w:rtl w:val="0"/>
                      </w:rPr>
                    </w:r>
                  </w:ins>
                </w:sdtContent>
              </w:sdt>
              <w:ins w:author="Anonymous" w:id="66" w:date="2026-09-22T03:03:20Z">
                <w:bookmarkStart w:colFirst="0" w:colLast="0" w:name="_heading=h.8axnzui1fkp5" w:id="1182"/>
                <w:bookmarkEnd w:id="1182"/>
              </w:ins>
            </w:sdtContent>
          </w:sdt>
        </w:p>
      </w:sdtContent>
    </w:sdt>
    <w:sdt>
      <w:sdtPr>
        <w:id w:val="-699226966"/>
        <w:tag w:val="goog_rdk_4522"/>
      </w:sdtPr>
      <w:sdtContent>
        <w:p w:rsidR="00000000" w:rsidDel="00000000" w:rsidP="00000000" w:rsidRDefault="00000000" w:rsidRPr="00000000" w14:paraId="000005E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60879326"/>
              <w:tag w:val="goog_rdk_4520"/>
            </w:sdtPr>
            <w:sdtContent>
              <w:ins w:author="Anonymous" w:id="66" w:date="2026-09-22T03:03:20Z"/>
              <w:sdt>
                <w:sdtPr>
                  <w:id w:val="-1371577990"/>
                  <w:tag w:val="goog_rdk_4521"/>
                </w:sdtPr>
                <w:sdtContent>
                  <w:ins w:author="Anonymous" w:id="66" w:date="2026-09-22T03:03:20Z">
                    <w:r w:rsidDel="00000000" w:rsidR="00000000" w:rsidRPr="00000000">
                      <w:rPr>
                        <w:rtl w:val="0"/>
                      </w:rPr>
                    </w:r>
                  </w:ins>
                </w:sdtContent>
              </w:sdt>
              <w:ins w:author="Anonymous" w:id="66" w:date="2026-09-22T03:03:20Z">
                <w:bookmarkStart w:colFirst="0" w:colLast="0" w:name="_heading=h.ytr8qrtnhfs7" w:id="1183"/>
                <w:bookmarkEnd w:id="1183"/>
              </w:ins>
            </w:sdtContent>
          </w:sdt>
        </w:p>
      </w:sdtContent>
    </w:sdt>
    <w:sdt>
      <w:sdtPr>
        <w:id w:val="-1694829410"/>
        <w:tag w:val="goog_rdk_4525"/>
      </w:sdtPr>
      <w:sdtContent>
        <w:p w:rsidR="00000000" w:rsidDel="00000000" w:rsidP="00000000" w:rsidRDefault="00000000" w:rsidRPr="00000000" w14:paraId="000005E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81089795"/>
              <w:tag w:val="goog_rdk_4523"/>
            </w:sdtPr>
            <w:sdtContent>
              <w:ins w:author="Anonymous" w:id="66" w:date="2026-09-22T03:03:20Z"/>
              <w:sdt>
                <w:sdtPr>
                  <w:id w:val="-823686430"/>
                  <w:tag w:val="goog_rdk_4524"/>
                </w:sdtPr>
                <w:sdtContent>
                  <w:ins w:author="Anonymous" w:id="66" w:date="2026-09-22T03:03:20Z">
                    <w:r w:rsidDel="00000000" w:rsidR="00000000" w:rsidRPr="00000000">
                      <w:rPr>
                        <w:rtl w:val="0"/>
                      </w:rPr>
                    </w:r>
                  </w:ins>
                </w:sdtContent>
              </w:sdt>
              <w:ins w:author="Anonymous" w:id="66" w:date="2026-09-22T03:03:20Z">
                <w:bookmarkStart w:colFirst="0" w:colLast="0" w:name="_heading=h.jpjogyozgejf" w:id="1184"/>
                <w:bookmarkEnd w:id="1184"/>
              </w:ins>
            </w:sdtContent>
          </w:sdt>
        </w:p>
      </w:sdtContent>
    </w:sdt>
    <w:sdt>
      <w:sdtPr>
        <w:id w:val="-2122216426"/>
        <w:tag w:val="goog_rdk_4528"/>
      </w:sdtPr>
      <w:sdtContent>
        <w:p w:rsidR="00000000" w:rsidDel="00000000" w:rsidP="00000000" w:rsidRDefault="00000000" w:rsidRPr="00000000" w14:paraId="000005E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12437466"/>
              <w:tag w:val="goog_rdk_4526"/>
            </w:sdtPr>
            <w:sdtContent>
              <w:ins w:author="Anonymous" w:id="66" w:date="2026-09-22T03:03:20Z"/>
              <w:sdt>
                <w:sdtPr>
                  <w:id w:val="1437408879"/>
                  <w:tag w:val="goog_rdk_4527"/>
                </w:sdtPr>
                <w:sdtContent>
                  <w:ins w:author="Anonymous" w:id="66" w:date="2026-09-22T03:03:20Z">
                    <w:r w:rsidDel="00000000" w:rsidR="00000000" w:rsidRPr="00000000">
                      <w:rPr>
                        <w:rtl w:val="0"/>
                      </w:rPr>
                    </w:r>
                  </w:ins>
                </w:sdtContent>
              </w:sdt>
              <w:ins w:author="Anonymous" w:id="66" w:date="2026-09-22T03:03:20Z">
                <w:bookmarkStart w:colFirst="0" w:colLast="0" w:name="_heading=h.o4q8aln3qrzh" w:id="1185"/>
                <w:bookmarkEnd w:id="1185"/>
              </w:ins>
            </w:sdtContent>
          </w:sdt>
        </w:p>
      </w:sdtContent>
    </w:sdt>
    <w:sdt>
      <w:sdtPr>
        <w:id w:val="-971905750"/>
        <w:tag w:val="goog_rdk_4531"/>
      </w:sdtPr>
      <w:sdtContent>
        <w:p w:rsidR="00000000" w:rsidDel="00000000" w:rsidP="00000000" w:rsidRDefault="00000000" w:rsidRPr="00000000" w14:paraId="000005E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5130240"/>
              <w:tag w:val="goog_rdk_4529"/>
            </w:sdtPr>
            <w:sdtContent>
              <w:ins w:author="Anonymous" w:id="66" w:date="2026-09-22T03:03:20Z"/>
              <w:sdt>
                <w:sdtPr>
                  <w:id w:val="1149509765"/>
                  <w:tag w:val="goog_rdk_4530"/>
                </w:sdtPr>
                <w:sdtContent>
                  <w:ins w:author="Anonymous" w:id="66" w:date="2026-09-22T03:03:20Z">
                    <w:r w:rsidDel="00000000" w:rsidR="00000000" w:rsidRPr="00000000">
                      <w:rPr>
                        <w:rtl w:val="0"/>
                      </w:rPr>
                    </w:r>
                  </w:ins>
                </w:sdtContent>
              </w:sdt>
              <w:ins w:author="Anonymous" w:id="66" w:date="2026-09-22T03:03:20Z">
                <w:bookmarkStart w:colFirst="0" w:colLast="0" w:name="_heading=h.m915vuxy4wm9" w:id="1186"/>
                <w:bookmarkEnd w:id="1186"/>
              </w:ins>
            </w:sdtContent>
          </w:sdt>
        </w:p>
      </w:sdtContent>
    </w:sdt>
    <w:sdt>
      <w:sdtPr>
        <w:id w:val="889569392"/>
        <w:tag w:val="goog_rdk_4534"/>
      </w:sdtPr>
      <w:sdtContent>
        <w:p w:rsidR="00000000" w:rsidDel="00000000" w:rsidP="00000000" w:rsidRDefault="00000000" w:rsidRPr="00000000" w14:paraId="000005E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43233972"/>
              <w:tag w:val="goog_rdk_4532"/>
            </w:sdtPr>
            <w:sdtContent>
              <w:ins w:author="Anonymous" w:id="66" w:date="2026-09-22T03:03:20Z"/>
              <w:sdt>
                <w:sdtPr>
                  <w:id w:val="-1847049009"/>
                  <w:tag w:val="goog_rdk_4533"/>
                </w:sdtPr>
                <w:sdtContent>
                  <w:ins w:author="Anonymous" w:id="66" w:date="2026-09-22T03:03:20Z">
                    <w:r w:rsidDel="00000000" w:rsidR="00000000" w:rsidRPr="00000000">
                      <w:rPr>
                        <w:rtl w:val="0"/>
                      </w:rPr>
                    </w:r>
                  </w:ins>
                </w:sdtContent>
              </w:sdt>
              <w:ins w:author="Anonymous" w:id="66" w:date="2026-09-22T03:03:20Z">
                <w:bookmarkStart w:colFirst="0" w:colLast="0" w:name="_heading=h.nxs4ro179tsj" w:id="1187"/>
                <w:bookmarkEnd w:id="1187"/>
              </w:ins>
            </w:sdtContent>
          </w:sdt>
        </w:p>
      </w:sdtContent>
    </w:sdt>
    <w:sdt>
      <w:sdtPr>
        <w:id w:val="-2000789314"/>
        <w:tag w:val="goog_rdk_4537"/>
      </w:sdtPr>
      <w:sdtContent>
        <w:p w:rsidR="00000000" w:rsidDel="00000000" w:rsidP="00000000" w:rsidRDefault="00000000" w:rsidRPr="00000000" w14:paraId="000005E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65466203"/>
              <w:tag w:val="goog_rdk_4535"/>
            </w:sdtPr>
            <w:sdtContent>
              <w:ins w:author="Anonymous" w:id="66" w:date="2026-09-22T03:03:20Z"/>
              <w:sdt>
                <w:sdtPr>
                  <w:id w:val="-669818949"/>
                  <w:tag w:val="goog_rdk_4536"/>
                </w:sdtPr>
                <w:sdtContent>
                  <w:ins w:author="Anonymous" w:id="66" w:date="2026-09-22T03:03:20Z">
                    <w:r w:rsidDel="00000000" w:rsidR="00000000" w:rsidRPr="00000000">
                      <w:rPr>
                        <w:rtl w:val="0"/>
                      </w:rPr>
                    </w:r>
                  </w:ins>
                </w:sdtContent>
              </w:sdt>
              <w:ins w:author="Anonymous" w:id="66" w:date="2026-09-22T03:03:20Z">
                <w:bookmarkStart w:colFirst="0" w:colLast="0" w:name="_heading=h.62l5bdvtpbr9" w:id="1188"/>
                <w:bookmarkEnd w:id="1188"/>
              </w:ins>
            </w:sdtContent>
          </w:sdt>
        </w:p>
      </w:sdtContent>
    </w:sdt>
    <w:sdt>
      <w:sdtPr>
        <w:id w:val="-1380395195"/>
        <w:tag w:val="goog_rdk_4540"/>
      </w:sdtPr>
      <w:sdtContent>
        <w:p w:rsidR="00000000" w:rsidDel="00000000" w:rsidP="00000000" w:rsidRDefault="00000000" w:rsidRPr="00000000" w14:paraId="000005E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07783305"/>
              <w:tag w:val="goog_rdk_4538"/>
            </w:sdtPr>
            <w:sdtContent>
              <w:ins w:author="Anonymous" w:id="66" w:date="2026-09-22T03:03:20Z"/>
              <w:sdt>
                <w:sdtPr>
                  <w:id w:val="333311244"/>
                  <w:tag w:val="goog_rdk_4539"/>
                </w:sdtPr>
                <w:sdtContent>
                  <w:ins w:author="Anonymous" w:id="66" w:date="2026-09-22T03:03:20Z">
                    <w:r w:rsidDel="00000000" w:rsidR="00000000" w:rsidRPr="00000000">
                      <w:rPr>
                        <w:rtl w:val="0"/>
                      </w:rPr>
                    </w:r>
                  </w:ins>
                </w:sdtContent>
              </w:sdt>
              <w:ins w:author="Anonymous" w:id="66" w:date="2026-09-22T03:03:20Z">
                <w:bookmarkStart w:colFirst="0" w:colLast="0" w:name="_heading=h.ap2vf2tdsnuw" w:id="1189"/>
                <w:bookmarkEnd w:id="1189"/>
              </w:ins>
            </w:sdtContent>
          </w:sdt>
        </w:p>
      </w:sdtContent>
    </w:sdt>
    <w:sdt>
      <w:sdtPr>
        <w:id w:val="-1288740203"/>
        <w:tag w:val="goog_rdk_4543"/>
      </w:sdtPr>
      <w:sdtContent>
        <w:p w:rsidR="00000000" w:rsidDel="00000000" w:rsidP="00000000" w:rsidRDefault="00000000" w:rsidRPr="00000000" w14:paraId="000005F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74639345"/>
              <w:tag w:val="goog_rdk_4541"/>
            </w:sdtPr>
            <w:sdtContent>
              <w:ins w:author="Anonymous" w:id="66" w:date="2026-09-22T03:03:20Z"/>
              <w:sdt>
                <w:sdtPr>
                  <w:id w:val="1484497930"/>
                  <w:tag w:val="goog_rdk_4542"/>
                </w:sdtPr>
                <w:sdtContent>
                  <w:ins w:author="Anonymous" w:id="66" w:date="2026-09-22T03:03:20Z">
                    <w:r w:rsidDel="00000000" w:rsidR="00000000" w:rsidRPr="00000000">
                      <w:rPr>
                        <w:rtl w:val="0"/>
                      </w:rPr>
                    </w:r>
                  </w:ins>
                </w:sdtContent>
              </w:sdt>
              <w:ins w:author="Anonymous" w:id="66" w:date="2026-09-22T03:03:20Z">
                <w:bookmarkStart w:colFirst="0" w:colLast="0" w:name="_heading=h.jcigzgcuosen" w:id="1190"/>
                <w:bookmarkEnd w:id="1190"/>
              </w:ins>
            </w:sdtContent>
          </w:sdt>
        </w:p>
      </w:sdtContent>
    </w:sdt>
    <w:sdt>
      <w:sdtPr>
        <w:id w:val="-421931137"/>
        <w:tag w:val="goog_rdk_4546"/>
      </w:sdtPr>
      <w:sdtContent>
        <w:p w:rsidR="00000000" w:rsidDel="00000000" w:rsidP="00000000" w:rsidRDefault="00000000" w:rsidRPr="00000000" w14:paraId="000005F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9912251"/>
              <w:tag w:val="goog_rdk_4544"/>
            </w:sdtPr>
            <w:sdtContent>
              <w:ins w:author="Anonymous" w:id="66" w:date="2026-09-22T03:03:20Z"/>
              <w:sdt>
                <w:sdtPr>
                  <w:id w:val="294001623"/>
                  <w:tag w:val="goog_rdk_4545"/>
                </w:sdtPr>
                <w:sdtContent>
                  <w:ins w:author="Anonymous" w:id="66" w:date="2026-09-22T03:03:20Z">
                    <w:r w:rsidDel="00000000" w:rsidR="00000000" w:rsidRPr="00000000">
                      <w:rPr>
                        <w:rtl w:val="0"/>
                      </w:rPr>
                    </w:r>
                  </w:ins>
                </w:sdtContent>
              </w:sdt>
              <w:ins w:author="Anonymous" w:id="66" w:date="2026-09-22T03:03:20Z">
                <w:bookmarkStart w:colFirst="0" w:colLast="0" w:name="_heading=h.p5bkmsvjio6x" w:id="1191"/>
                <w:bookmarkEnd w:id="1191"/>
              </w:ins>
            </w:sdtContent>
          </w:sdt>
        </w:p>
      </w:sdtContent>
    </w:sdt>
    <w:sdt>
      <w:sdtPr>
        <w:id w:val="446635984"/>
        <w:tag w:val="goog_rdk_4549"/>
      </w:sdtPr>
      <w:sdtContent>
        <w:p w:rsidR="00000000" w:rsidDel="00000000" w:rsidP="00000000" w:rsidRDefault="00000000" w:rsidRPr="00000000" w14:paraId="000005F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56793315"/>
              <w:tag w:val="goog_rdk_4547"/>
            </w:sdtPr>
            <w:sdtContent>
              <w:ins w:author="Anonymous" w:id="66" w:date="2026-09-22T03:03:20Z"/>
              <w:sdt>
                <w:sdtPr>
                  <w:id w:val="1762098954"/>
                  <w:tag w:val="goog_rdk_4548"/>
                </w:sdtPr>
                <w:sdtContent>
                  <w:ins w:author="Anonymous" w:id="66" w:date="2026-09-22T03:03:20Z">
                    <w:r w:rsidDel="00000000" w:rsidR="00000000" w:rsidRPr="00000000">
                      <w:rPr>
                        <w:rtl w:val="0"/>
                      </w:rPr>
                    </w:r>
                  </w:ins>
                </w:sdtContent>
              </w:sdt>
              <w:ins w:author="Anonymous" w:id="66" w:date="2026-09-22T03:03:20Z">
                <w:bookmarkStart w:colFirst="0" w:colLast="0" w:name="_heading=h.1k1gjcuyhl63" w:id="1192"/>
                <w:bookmarkEnd w:id="1192"/>
              </w:ins>
            </w:sdtContent>
          </w:sdt>
        </w:p>
      </w:sdtContent>
    </w:sdt>
    <w:sdt>
      <w:sdtPr>
        <w:id w:val="1531561720"/>
        <w:tag w:val="goog_rdk_4552"/>
      </w:sdtPr>
      <w:sdtContent>
        <w:p w:rsidR="00000000" w:rsidDel="00000000" w:rsidP="00000000" w:rsidRDefault="00000000" w:rsidRPr="00000000" w14:paraId="000005F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31361567"/>
              <w:tag w:val="goog_rdk_4550"/>
            </w:sdtPr>
            <w:sdtContent>
              <w:ins w:author="Anonymous" w:id="66" w:date="2026-09-22T03:03:20Z"/>
              <w:sdt>
                <w:sdtPr>
                  <w:id w:val="-1418243539"/>
                  <w:tag w:val="goog_rdk_4551"/>
                </w:sdtPr>
                <w:sdtContent>
                  <w:ins w:author="Anonymous" w:id="66" w:date="2026-09-22T03:03:20Z">
                    <w:r w:rsidDel="00000000" w:rsidR="00000000" w:rsidRPr="00000000">
                      <w:rPr>
                        <w:rtl w:val="0"/>
                      </w:rPr>
                    </w:r>
                  </w:ins>
                </w:sdtContent>
              </w:sdt>
              <w:ins w:author="Anonymous" w:id="66" w:date="2026-09-22T03:03:20Z">
                <w:bookmarkStart w:colFirst="0" w:colLast="0" w:name="_heading=h.jteg60k1mva1" w:id="1193"/>
                <w:bookmarkEnd w:id="1193"/>
              </w:ins>
            </w:sdtContent>
          </w:sdt>
        </w:p>
      </w:sdtContent>
    </w:sdt>
    <w:sdt>
      <w:sdtPr>
        <w:id w:val="1871811844"/>
        <w:tag w:val="goog_rdk_4555"/>
      </w:sdtPr>
      <w:sdtContent>
        <w:p w:rsidR="00000000" w:rsidDel="00000000" w:rsidP="00000000" w:rsidRDefault="00000000" w:rsidRPr="00000000" w14:paraId="000005F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40079090"/>
              <w:tag w:val="goog_rdk_4553"/>
            </w:sdtPr>
            <w:sdtContent>
              <w:ins w:author="Anonymous" w:id="66" w:date="2026-09-22T03:03:20Z"/>
              <w:sdt>
                <w:sdtPr>
                  <w:id w:val="266028437"/>
                  <w:tag w:val="goog_rdk_4554"/>
                </w:sdtPr>
                <w:sdtContent>
                  <w:ins w:author="Anonymous" w:id="66" w:date="2026-09-22T03:03:20Z">
                    <w:r w:rsidDel="00000000" w:rsidR="00000000" w:rsidRPr="00000000">
                      <w:rPr>
                        <w:rtl w:val="0"/>
                      </w:rPr>
                    </w:r>
                  </w:ins>
                </w:sdtContent>
              </w:sdt>
              <w:ins w:author="Anonymous" w:id="66" w:date="2026-09-22T03:03:20Z">
                <w:bookmarkStart w:colFirst="0" w:colLast="0" w:name="_heading=h.icunz2w4rks" w:id="1194"/>
                <w:bookmarkEnd w:id="1194"/>
              </w:ins>
            </w:sdtContent>
          </w:sdt>
        </w:p>
      </w:sdtContent>
    </w:sdt>
    <w:sdt>
      <w:sdtPr>
        <w:id w:val="1326202007"/>
        <w:tag w:val="goog_rdk_4558"/>
      </w:sdtPr>
      <w:sdtContent>
        <w:p w:rsidR="00000000" w:rsidDel="00000000" w:rsidP="00000000" w:rsidRDefault="00000000" w:rsidRPr="00000000" w14:paraId="000005F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37862706"/>
              <w:tag w:val="goog_rdk_4556"/>
            </w:sdtPr>
            <w:sdtContent>
              <w:ins w:author="Anonymous" w:id="66" w:date="2026-09-22T03:03:20Z"/>
              <w:sdt>
                <w:sdtPr>
                  <w:id w:val="511581409"/>
                  <w:tag w:val="goog_rdk_4557"/>
                </w:sdtPr>
                <w:sdtContent>
                  <w:ins w:author="Anonymous" w:id="66" w:date="2026-09-22T03:03:20Z">
                    <w:r w:rsidDel="00000000" w:rsidR="00000000" w:rsidRPr="00000000">
                      <w:rPr>
                        <w:rtl w:val="0"/>
                      </w:rPr>
                    </w:r>
                  </w:ins>
                </w:sdtContent>
              </w:sdt>
              <w:ins w:author="Anonymous" w:id="66" w:date="2026-09-22T03:03:20Z">
                <w:bookmarkStart w:colFirst="0" w:colLast="0" w:name="_heading=h.dc14ia3jc547" w:id="1195"/>
                <w:bookmarkEnd w:id="1195"/>
              </w:ins>
            </w:sdtContent>
          </w:sdt>
        </w:p>
      </w:sdtContent>
    </w:sdt>
    <w:sdt>
      <w:sdtPr>
        <w:id w:val="1624708847"/>
        <w:tag w:val="goog_rdk_4561"/>
      </w:sdtPr>
      <w:sdtContent>
        <w:p w:rsidR="00000000" w:rsidDel="00000000" w:rsidP="00000000" w:rsidRDefault="00000000" w:rsidRPr="00000000" w14:paraId="000005F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40056354"/>
              <w:tag w:val="goog_rdk_4559"/>
            </w:sdtPr>
            <w:sdtContent>
              <w:ins w:author="Anonymous" w:id="66" w:date="2026-09-22T03:03:20Z"/>
              <w:sdt>
                <w:sdtPr>
                  <w:id w:val="216965331"/>
                  <w:tag w:val="goog_rdk_4560"/>
                </w:sdtPr>
                <w:sdtContent>
                  <w:ins w:author="Anonymous" w:id="66" w:date="2026-09-22T03:03:20Z">
                    <w:r w:rsidDel="00000000" w:rsidR="00000000" w:rsidRPr="00000000">
                      <w:rPr>
                        <w:rtl w:val="0"/>
                      </w:rPr>
                    </w:r>
                  </w:ins>
                </w:sdtContent>
              </w:sdt>
              <w:ins w:author="Anonymous" w:id="66" w:date="2026-09-22T03:03:20Z">
                <w:bookmarkStart w:colFirst="0" w:colLast="0" w:name="_heading=h.np4hash40tfg" w:id="1196"/>
                <w:bookmarkEnd w:id="1196"/>
              </w:ins>
            </w:sdtContent>
          </w:sdt>
        </w:p>
      </w:sdtContent>
    </w:sdt>
    <w:sdt>
      <w:sdtPr>
        <w:id w:val="-1173622945"/>
        <w:tag w:val="goog_rdk_4564"/>
      </w:sdtPr>
      <w:sdtContent>
        <w:p w:rsidR="00000000" w:rsidDel="00000000" w:rsidP="00000000" w:rsidRDefault="00000000" w:rsidRPr="00000000" w14:paraId="000005F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33848339"/>
              <w:tag w:val="goog_rdk_4562"/>
            </w:sdtPr>
            <w:sdtContent>
              <w:ins w:author="Anonymous" w:id="66" w:date="2026-09-22T03:03:20Z"/>
              <w:sdt>
                <w:sdtPr>
                  <w:id w:val="-902257220"/>
                  <w:tag w:val="goog_rdk_4563"/>
                </w:sdtPr>
                <w:sdtContent>
                  <w:ins w:author="Anonymous" w:id="66" w:date="2026-09-22T03:03:20Z">
                    <w:r w:rsidDel="00000000" w:rsidR="00000000" w:rsidRPr="00000000">
                      <w:rPr>
                        <w:rtl w:val="0"/>
                      </w:rPr>
                    </w:r>
                  </w:ins>
                </w:sdtContent>
              </w:sdt>
              <w:ins w:author="Anonymous" w:id="66" w:date="2026-09-22T03:03:20Z">
                <w:bookmarkStart w:colFirst="0" w:colLast="0" w:name="_heading=h.guprv25l2pzc" w:id="1197"/>
                <w:bookmarkEnd w:id="1197"/>
              </w:ins>
            </w:sdtContent>
          </w:sdt>
        </w:p>
      </w:sdtContent>
    </w:sdt>
    <w:sdt>
      <w:sdtPr>
        <w:id w:val="-1001201054"/>
        <w:tag w:val="goog_rdk_4567"/>
      </w:sdtPr>
      <w:sdtContent>
        <w:p w:rsidR="00000000" w:rsidDel="00000000" w:rsidP="00000000" w:rsidRDefault="00000000" w:rsidRPr="00000000" w14:paraId="000005F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2783853"/>
              <w:tag w:val="goog_rdk_4565"/>
            </w:sdtPr>
            <w:sdtContent>
              <w:ins w:author="Anonymous" w:id="66" w:date="2026-09-22T03:03:20Z"/>
              <w:sdt>
                <w:sdtPr>
                  <w:id w:val="579477071"/>
                  <w:tag w:val="goog_rdk_4566"/>
                </w:sdtPr>
                <w:sdtContent>
                  <w:ins w:author="Anonymous" w:id="66" w:date="2026-09-22T03:03:20Z">
                    <w:r w:rsidDel="00000000" w:rsidR="00000000" w:rsidRPr="00000000">
                      <w:rPr>
                        <w:rtl w:val="0"/>
                      </w:rPr>
                    </w:r>
                  </w:ins>
                </w:sdtContent>
              </w:sdt>
              <w:ins w:author="Anonymous" w:id="66" w:date="2026-09-22T03:03:20Z">
                <w:bookmarkStart w:colFirst="0" w:colLast="0" w:name="_heading=h.y4b398vnhah5" w:id="1198"/>
                <w:bookmarkEnd w:id="1198"/>
              </w:ins>
            </w:sdtContent>
          </w:sdt>
        </w:p>
      </w:sdtContent>
    </w:sdt>
    <w:sdt>
      <w:sdtPr>
        <w:id w:val="-1390197109"/>
        <w:tag w:val="goog_rdk_4570"/>
      </w:sdtPr>
      <w:sdtContent>
        <w:p w:rsidR="00000000" w:rsidDel="00000000" w:rsidP="00000000" w:rsidRDefault="00000000" w:rsidRPr="00000000" w14:paraId="000005F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497087"/>
              <w:tag w:val="goog_rdk_4568"/>
            </w:sdtPr>
            <w:sdtContent>
              <w:ins w:author="Anonymous" w:id="66" w:date="2026-09-22T03:03:20Z"/>
              <w:sdt>
                <w:sdtPr>
                  <w:id w:val="1438007827"/>
                  <w:tag w:val="goog_rdk_4569"/>
                </w:sdtPr>
                <w:sdtContent>
                  <w:ins w:author="Anonymous" w:id="66" w:date="2026-09-22T03:03:20Z">
                    <w:r w:rsidDel="00000000" w:rsidR="00000000" w:rsidRPr="00000000">
                      <w:rPr>
                        <w:rtl w:val="0"/>
                      </w:rPr>
                    </w:r>
                  </w:ins>
                </w:sdtContent>
              </w:sdt>
              <w:ins w:author="Anonymous" w:id="66" w:date="2026-09-22T03:03:20Z">
                <w:bookmarkStart w:colFirst="0" w:colLast="0" w:name="_heading=h.c70c4jbh00wk" w:id="1199"/>
                <w:bookmarkEnd w:id="1199"/>
              </w:ins>
            </w:sdtContent>
          </w:sdt>
        </w:p>
      </w:sdtContent>
    </w:sdt>
    <w:sdt>
      <w:sdtPr>
        <w:id w:val="-1098535684"/>
        <w:tag w:val="goog_rdk_4573"/>
      </w:sdtPr>
      <w:sdtContent>
        <w:p w:rsidR="00000000" w:rsidDel="00000000" w:rsidP="00000000" w:rsidRDefault="00000000" w:rsidRPr="00000000" w14:paraId="000005F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08630915"/>
              <w:tag w:val="goog_rdk_4571"/>
            </w:sdtPr>
            <w:sdtContent>
              <w:ins w:author="Anonymous" w:id="66" w:date="2026-09-22T03:03:20Z"/>
              <w:sdt>
                <w:sdtPr>
                  <w:id w:val="-1203191775"/>
                  <w:tag w:val="goog_rdk_4572"/>
                </w:sdtPr>
                <w:sdtContent>
                  <w:ins w:author="Anonymous" w:id="66" w:date="2026-09-22T03:03:20Z">
                    <w:r w:rsidDel="00000000" w:rsidR="00000000" w:rsidRPr="00000000">
                      <w:rPr>
                        <w:rtl w:val="0"/>
                      </w:rPr>
                    </w:r>
                  </w:ins>
                </w:sdtContent>
              </w:sdt>
              <w:ins w:author="Anonymous" w:id="66" w:date="2026-09-22T03:03:20Z">
                <w:bookmarkStart w:colFirst="0" w:colLast="0" w:name="_heading=h.2o4rx4wem7nw" w:id="1200"/>
                <w:bookmarkEnd w:id="1200"/>
              </w:ins>
            </w:sdtContent>
          </w:sdt>
        </w:p>
      </w:sdtContent>
    </w:sdt>
    <w:sdt>
      <w:sdtPr>
        <w:id w:val="1248389543"/>
        <w:tag w:val="goog_rdk_4576"/>
      </w:sdtPr>
      <w:sdtContent>
        <w:p w:rsidR="00000000" w:rsidDel="00000000" w:rsidP="00000000" w:rsidRDefault="00000000" w:rsidRPr="00000000" w14:paraId="000005F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9181457"/>
              <w:tag w:val="goog_rdk_4574"/>
            </w:sdtPr>
            <w:sdtContent>
              <w:ins w:author="Anonymous" w:id="66" w:date="2026-09-22T03:03:20Z"/>
              <w:sdt>
                <w:sdtPr>
                  <w:id w:val="2065368121"/>
                  <w:tag w:val="goog_rdk_4575"/>
                </w:sdtPr>
                <w:sdtContent>
                  <w:ins w:author="Anonymous" w:id="66" w:date="2026-09-22T03:03:20Z">
                    <w:r w:rsidDel="00000000" w:rsidR="00000000" w:rsidRPr="00000000">
                      <w:rPr>
                        <w:rtl w:val="0"/>
                      </w:rPr>
                    </w:r>
                  </w:ins>
                </w:sdtContent>
              </w:sdt>
              <w:ins w:author="Anonymous" w:id="66" w:date="2026-09-22T03:03:20Z">
                <w:bookmarkStart w:colFirst="0" w:colLast="0" w:name="_heading=h.vnj6onvyubj" w:id="1201"/>
                <w:bookmarkEnd w:id="1201"/>
              </w:ins>
            </w:sdtContent>
          </w:sdt>
        </w:p>
      </w:sdtContent>
    </w:sdt>
    <w:sdt>
      <w:sdtPr>
        <w:id w:val="568079405"/>
        <w:tag w:val="goog_rdk_4579"/>
      </w:sdtPr>
      <w:sdtContent>
        <w:p w:rsidR="00000000" w:rsidDel="00000000" w:rsidP="00000000" w:rsidRDefault="00000000" w:rsidRPr="00000000" w14:paraId="000005F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383982"/>
              <w:tag w:val="goog_rdk_4577"/>
            </w:sdtPr>
            <w:sdtContent>
              <w:ins w:author="Anonymous" w:id="66" w:date="2026-09-22T03:03:20Z"/>
              <w:sdt>
                <w:sdtPr>
                  <w:id w:val="-2120381491"/>
                  <w:tag w:val="goog_rdk_4578"/>
                </w:sdtPr>
                <w:sdtContent>
                  <w:ins w:author="Anonymous" w:id="66" w:date="2026-09-22T03:03:20Z">
                    <w:r w:rsidDel="00000000" w:rsidR="00000000" w:rsidRPr="00000000">
                      <w:rPr>
                        <w:rtl w:val="0"/>
                      </w:rPr>
                    </w:r>
                  </w:ins>
                </w:sdtContent>
              </w:sdt>
              <w:ins w:author="Anonymous" w:id="66" w:date="2026-09-22T03:03:20Z">
                <w:bookmarkStart w:colFirst="0" w:colLast="0" w:name="_heading=h.unkyxrd3gty" w:id="1202"/>
                <w:bookmarkEnd w:id="1202"/>
              </w:ins>
            </w:sdtContent>
          </w:sdt>
        </w:p>
      </w:sdtContent>
    </w:sdt>
    <w:sdt>
      <w:sdtPr>
        <w:id w:val="-1447014322"/>
        <w:tag w:val="goog_rdk_4582"/>
      </w:sdtPr>
      <w:sdtContent>
        <w:p w:rsidR="00000000" w:rsidDel="00000000" w:rsidP="00000000" w:rsidRDefault="00000000" w:rsidRPr="00000000" w14:paraId="000005F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73481210"/>
              <w:tag w:val="goog_rdk_4580"/>
            </w:sdtPr>
            <w:sdtContent>
              <w:ins w:author="Anonymous" w:id="66" w:date="2026-09-22T03:03:20Z"/>
              <w:sdt>
                <w:sdtPr>
                  <w:id w:val="1128745499"/>
                  <w:tag w:val="goog_rdk_4581"/>
                </w:sdtPr>
                <w:sdtContent>
                  <w:ins w:author="Anonymous" w:id="66" w:date="2026-09-22T03:03:20Z">
                    <w:r w:rsidDel="00000000" w:rsidR="00000000" w:rsidRPr="00000000">
                      <w:rPr>
                        <w:rtl w:val="0"/>
                      </w:rPr>
                    </w:r>
                  </w:ins>
                </w:sdtContent>
              </w:sdt>
              <w:ins w:author="Anonymous" w:id="66" w:date="2026-09-22T03:03:20Z">
                <w:bookmarkStart w:colFirst="0" w:colLast="0" w:name="_heading=h.5rw6e8gbs2wp" w:id="1203"/>
                <w:bookmarkEnd w:id="1203"/>
              </w:ins>
            </w:sdtContent>
          </w:sdt>
        </w:p>
      </w:sdtContent>
    </w:sdt>
    <w:sdt>
      <w:sdtPr>
        <w:id w:val="2126630345"/>
        <w:tag w:val="goog_rdk_4585"/>
      </w:sdtPr>
      <w:sdtContent>
        <w:p w:rsidR="00000000" w:rsidDel="00000000" w:rsidP="00000000" w:rsidRDefault="00000000" w:rsidRPr="00000000" w14:paraId="000005F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61279618"/>
              <w:tag w:val="goog_rdk_4583"/>
            </w:sdtPr>
            <w:sdtContent>
              <w:ins w:author="Anonymous" w:id="66" w:date="2026-09-22T03:03:20Z"/>
              <w:sdt>
                <w:sdtPr>
                  <w:id w:val="282926088"/>
                  <w:tag w:val="goog_rdk_4584"/>
                </w:sdtPr>
                <w:sdtContent>
                  <w:ins w:author="Anonymous" w:id="66" w:date="2026-09-22T03:03:20Z">
                    <w:r w:rsidDel="00000000" w:rsidR="00000000" w:rsidRPr="00000000">
                      <w:rPr>
                        <w:rtl w:val="0"/>
                      </w:rPr>
                    </w:r>
                  </w:ins>
                </w:sdtContent>
              </w:sdt>
              <w:ins w:author="Anonymous" w:id="66" w:date="2026-09-22T03:03:20Z">
                <w:bookmarkStart w:colFirst="0" w:colLast="0" w:name="_heading=h.5y3adjymzk8n" w:id="1204"/>
                <w:bookmarkEnd w:id="1204"/>
              </w:ins>
            </w:sdtContent>
          </w:sdt>
        </w:p>
      </w:sdtContent>
    </w:sdt>
    <w:sdt>
      <w:sdtPr>
        <w:id w:val="1118720651"/>
        <w:tag w:val="goog_rdk_4588"/>
      </w:sdtPr>
      <w:sdtContent>
        <w:p w:rsidR="00000000" w:rsidDel="00000000" w:rsidP="00000000" w:rsidRDefault="00000000" w:rsidRPr="00000000" w14:paraId="000005F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64890801"/>
              <w:tag w:val="goog_rdk_4586"/>
            </w:sdtPr>
            <w:sdtContent>
              <w:ins w:author="Anonymous" w:id="66" w:date="2026-09-22T03:03:20Z"/>
              <w:sdt>
                <w:sdtPr>
                  <w:id w:val="-1165799877"/>
                  <w:tag w:val="goog_rdk_4587"/>
                </w:sdtPr>
                <w:sdtContent>
                  <w:ins w:author="Anonymous" w:id="66" w:date="2026-09-22T03:03:20Z">
                    <w:r w:rsidDel="00000000" w:rsidR="00000000" w:rsidRPr="00000000">
                      <w:rPr>
                        <w:rtl w:val="0"/>
                      </w:rPr>
                    </w:r>
                  </w:ins>
                </w:sdtContent>
              </w:sdt>
              <w:ins w:author="Anonymous" w:id="66" w:date="2026-09-22T03:03:20Z">
                <w:bookmarkStart w:colFirst="0" w:colLast="0" w:name="_heading=h.slxv0kz2j6fq" w:id="1205"/>
                <w:bookmarkEnd w:id="1205"/>
              </w:ins>
            </w:sdtContent>
          </w:sdt>
        </w:p>
      </w:sdtContent>
    </w:sdt>
    <w:sdt>
      <w:sdtPr>
        <w:id w:val="-1653147624"/>
        <w:tag w:val="goog_rdk_4591"/>
      </w:sdtPr>
      <w:sdtContent>
        <w:p w:rsidR="00000000" w:rsidDel="00000000" w:rsidP="00000000" w:rsidRDefault="00000000" w:rsidRPr="00000000" w14:paraId="0000060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2528775"/>
              <w:tag w:val="goog_rdk_4589"/>
            </w:sdtPr>
            <w:sdtContent>
              <w:ins w:author="Anonymous" w:id="66" w:date="2026-09-22T03:03:20Z"/>
              <w:sdt>
                <w:sdtPr>
                  <w:id w:val="2144022313"/>
                  <w:tag w:val="goog_rdk_4590"/>
                </w:sdtPr>
                <w:sdtContent>
                  <w:ins w:author="Anonymous" w:id="66" w:date="2026-09-22T03:03:20Z">
                    <w:r w:rsidDel="00000000" w:rsidR="00000000" w:rsidRPr="00000000">
                      <w:rPr>
                        <w:rtl w:val="0"/>
                      </w:rPr>
                    </w:r>
                  </w:ins>
                </w:sdtContent>
              </w:sdt>
              <w:ins w:author="Anonymous" w:id="66" w:date="2026-09-22T03:03:20Z">
                <w:bookmarkStart w:colFirst="0" w:colLast="0" w:name="_heading=h.blym49kcskd" w:id="1206"/>
                <w:bookmarkEnd w:id="1206"/>
              </w:ins>
            </w:sdtContent>
          </w:sdt>
        </w:p>
      </w:sdtContent>
    </w:sdt>
    <w:sdt>
      <w:sdtPr>
        <w:id w:val="-1267615631"/>
        <w:tag w:val="goog_rdk_4594"/>
      </w:sdtPr>
      <w:sdtContent>
        <w:p w:rsidR="00000000" w:rsidDel="00000000" w:rsidP="00000000" w:rsidRDefault="00000000" w:rsidRPr="00000000" w14:paraId="0000060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20631371"/>
              <w:tag w:val="goog_rdk_4592"/>
            </w:sdtPr>
            <w:sdtContent>
              <w:ins w:author="Anonymous" w:id="66" w:date="2026-09-22T03:03:20Z"/>
              <w:sdt>
                <w:sdtPr>
                  <w:id w:val="1731114731"/>
                  <w:tag w:val="goog_rdk_4593"/>
                </w:sdtPr>
                <w:sdtContent>
                  <w:ins w:author="Anonymous" w:id="66" w:date="2026-09-22T03:03:20Z">
                    <w:r w:rsidDel="00000000" w:rsidR="00000000" w:rsidRPr="00000000">
                      <w:rPr>
                        <w:rtl w:val="0"/>
                      </w:rPr>
                    </w:r>
                  </w:ins>
                </w:sdtContent>
              </w:sdt>
              <w:ins w:author="Anonymous" w:id="66" w:date="2026-09-22T03:03:20Z">
                <w:bookmarkStart w:colFirst="0" w:colLast="0" w:name="_heading=h.deu7qx47vebb" w:id="1207"/>
                <w:bookmarkEnd w:id="1207"/>
              </w:ins>
            </w:sdtContent>
          </w:sdt>
        </w:p>
      </w:sdtContent>
    </w:sdt>
    <w:sdt>
      <w:sdtPr>
        <w:id w:val="1521215928"/>
        <w:tag w:val="goog_rdk_4597"/>
      </w:sdtPr>
      <w:sdtContent>
        <w:p w:rsidR="00000000" w:rsidDel="00000000" w:rsidP="00000000" w:rsidRDefault="00000000" w:rsidRPr="00000000" w14:paraId="0000060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16009743"/>
              <w:tag w:val="goog_rdk_4595"/>
            </w:sdtPr>
            <w:sdtContent>
              <w:ins w:author="Anonymous" w:id="66" w:date="2026-09-22T03:03:20Z"/>
              <w:sdt>
                <w:sdtPr>
                  <w:id w:val="-1767098326"/>
                  <w:tag w:val="goog_rdk_4596"/>
                </w:sdtPr>
                <w:sdtContent>
                  <w:ins w:author="Anonymous" w:id="66" w:date="2026-09-22T03:03:20Z">
                    <w:r w:rsidDel="00000000" w:rsidR="00000000" w:rsidRPr="00000000">
                      <w:rPr>
                        <w:rtl w:val="0"/>
                      </w:rPr>
                    </w:r>
                  </w:ins>
                </w:sdtContent>
              </w:sdt>
              <w:ins w:author="Anonymous" w:id="66" w:date="2026-09-22T03:03:20Z">
                <w:bookmarkStart w:colFirst="0" w:colLast="0" w:name="_heading=h.g9k3tqk7ka00" w:id="1208"/>
                <w:bookmarkEnd w:id="1208"/>
              </w:ins>
            </w:sdtContent>
          </w:sdt>
        </w:p>
      </w:sdtContent>
    </w:sdt>
    <w:sdt>
      <w:sdtPr>
        <w:id w:val="90163903"/>
        <w:tag w:val="goog_rdk_4600"/>
      </w:sdtPr>
      <w:sdtContent>
        <w:p w:rsidR="00000000" w:rsidDel="00000000" w:rsidP="00000000" w:rsidRDefault="00000000" w:rsidRPr="00000000" w14:paraId="0000060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423290"/>
              <w:tag w:val="goog_rdk_4598"/>
            </w:sdtPr>
            <w:sdtContent>
              <w:ins w:author="Anonymous" w:id="66" w:date="2026-09-22T03:03:20Z"/>
              <w:sdt>
                <w:sdtPr>
                  <w:id w:val="192161663"/>
                  <w:tag w:val="goog_rdk_4599"/>
                </w:sdtPr>
                <w:sdtContent>
                  <w:ins w:author="Anonymous" w:id="66" w:date="2026-09-22T03:03:20Z">
                    <w:r w:rsidDel="00000000" w:rsidR="00000000" w:rsidRPr="00000000">
                      <w:rPr>
                        <w:rtl w:val="0"/>
                      </w:rPr>
                    </w:r>
                  </w:ins>
                </w:sdtContent>
              </w:sdt>
              <w:ins w:author="Anonymous" w:id="66" w:date="2026-09-22T03:03:20Z">
                <w:bookmarkStart w:colFirst="0" w:colLast="0" w:name="_heading=h.2jd7clrymww5" w:id="1209"/>
                <w:bookmarkEnd w:id="1209"/>
              </w:ins>
            </w:sdtContent>
          </w:sdt>
        </w:p>
      </w:sdtContent>
    </w:sdt>
    <w:sdt>
      <w:sdtPr>
        <w:id w:val="534716525"/>
        <w:tag w:val="goog_rdk_4603"/>
      </w:sdtPr>
      <w:sdtContent>
        <w:p w:rsidR="00000000" w:rsidDel="00000000" w:rsidP="00000000" w:rsidRDefault="00000000" w:rsidRPr="00000000" w14:paraId="0000060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4678196"/>
              <w:tag w:val="goog_rdk_4601"/>
            </w:sdtPr>
            <w:sdtContent>
              <w:ins w:author="Anonymous" w:id="66" w:date="2026-09-22T03:03:20Z"/>
              <w:sdt>
                <w:sdtPr>
                  <w:id w:val="450555336"/>
                  <w:tag w:val="goog_rdk_4602"/>
                </w:sdtPr>
                <w:sdtContent>
                  <w:ins w:author="Anonymous" w:id="66" w:date="2026-09-22T03:03:20Z">
                    <w:r w:rsidDel="00000000" w:rsidR="00000000" w:rsidRPr="00000000">
                      <w:rPr>
                        <w:rtl w:val="0"/>
                      </w:rPr>
                    </w:r>
                  </w:ins>
                </w:sdtContent>
              </w:sdt>
              <w:ins w:author="Anonymous" w:id="66" w:date="2026-09-22T03:03:20Z">
                <w:bookmarkStart w:colFirst="0" w:colLast="0" w:name="_heading=h.gb78mk5ab44h" w:id="1210"/>
                <w:bookmarkEnd w:id="1210"/>
              </w:ins>
            </w:sdtContent>
          </w:sdt>
        </w:p>
      </w:sdtContent>
    </w:sdt>
    <w:sdt>
      <w:sdtPr>
        <w:id w:val="-1299914339"/>
        <w:tag w:val="goog_rdk_4606"/>
      </w:sdtPr>
      <w:sdtContent>
        <w:p w:rsidR="00000000" w:rsidDel="00000000" w:rsidP="00000000" w:rsidRDefault="00000000" w:rsidRPr="00000000" w14:paraId="0000060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13258666"/>
              <w:tag w:val="goog_rdk_4604"/>
            </w:sdtPr>
            <w:sdtContent>
              <w:ins w:author="Anonymous" w:id="66" w:date="2026-09-22T03:03:20Z"/>
              <w:sdt>
                <w:sdtPr>
                  <w:id w:val="2063650466"/>
                  <w:tag w:val="goog_rdk_4605"/>
                </w:sdtPr>
                <w:sdtContent>
                  <w:ins w:author="Anonymous" w:id="66" w:date="2026-09-22T03:03:20Z">
                    <w:r w:rsidDel="00000000" w:rsidR="00000000" w:rsidRPr="00000000">
                      <w:rPr>
                        <w:rtl w:val="0"/>
                      </w:rPr>
                    </w:r>
                  </w:ins>
                </w:sdtContent>
              </w:sdt>
              <w:ins w:author="Anonymous" w:id="66" w:date="2026-09-22T03:03:20Z">
                <w:bookmarkStart w:colFirst="0" w:colLast="0" w:name="_heading=h.kf0kd8k1nptw" w:id="1211"/>
                <w:bookmarkEnd w:id="1211"/>
              </w:ins>
            </w:sdtContent>
          </w:sdt>
        </w:p>
      </w:sdtContent>
    </w:sdt>
    <w:sdt>
      <w:sdtPr>
        <w:id w:val="1887433603"/>
        <w:tag w:val="goog_rdk_4609"/>
      </w:sdtPr>
      <w:sdtContent>
        <w:p w:rsidR="00000000" w:rsidDel="00000000" w:rsidP="00000000" w:rsidRDefault="00000000" w:rsidRPr="00000000" w14:paraId="0000060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86846257"/>
              <w:tag w:val="goog_rdk_4607"/>
            </w:sdtPr>
            <w:sdtContent>
              <w:ins w:author="Anonymous" w:id="66" w:date="2026-09-22T03:03:20Z"/>
              <w:sdt>
                <w:sdtPr>
                  <w:id w:val="769776551"/>
                  <w:tag w:val="goog_rdk_4608"/>
                </w:sdtPr>
                <w:sdtContent>
                  <w:ins w:author="Anonymous" w:id="66" w:date="2026-09-22T03:03:20Z">
                    <w:r w:rsidDel="00000000" w:rsidR="00000000" w:rsidRPr="00000000">
                      <w:rPr>
                        <w:rtl w:val="0"/>
                      </w:rPr>
                    </w:r>
                  </w:ins>
                </w:sdtContent>
              </w:sdt>
              <w:ins w:author="Anonymous" w:id="66" w:date="2026-09-22T03:03:20Z">
                <w:bookmarkStart w:colFirst="0" w:colLast="0" w:name="_heading=h.lm9jv1m8zou4" w:id="1212"/>
                <w:bookmarkEnd w:id="1212"/>
              </w:ins>
            </w:sdtContent>
          </w:sdt>
        </w:p>
      </w:sdtContent>
    </w:sdt>
    <w:sdt>
      <w:sdtPr>
        <w:id w:val="680064752"/>
        <w:tag w:val="goog_rdk_4612"/>
      </w:sdtPr>
      <w:sdtContent>
        <w:p w:rsidR="00000000" w:rsidDel="00000000" w:rsidP="00000000" w:rsidRDefault="00000000" w:rsidRPr="00000000" w14:paraId="0000060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40080372"/>
              <w:tag w:val="goog_rdk_4610"/>
            </w:sdtPr>
            <w:sdtContent>
              <w:ins w:author="Anonymous" w:id="66" w:date="2026-09-22T03:03:20Z"/>
              <w:sdt>
                <w:sdtPr>
                  <w:id w:val="-1916798892"/>
                  <w:tag w:val="goog_rdk_4611"/>
                </w:sdtPr>
                <w:sdtContent>
                  <w:ins w:author="Anonymous" w:id="66" w:date="2026-09-22T03:03:20Z">
                    <w:r w:rsidDel="00000000" w:rsidR="00000000" w:rsidRPr="00000000">
                      <w:rPr>
                        <w:rtl w:val="0"/>
                      </w:rPr>
                    </w:r>
                  </w:ins>
                </w:sdtContent>
              </w:sdt>
              <w:ins w:author="Anonymous" w:id="66" w:date="2026-09-22T03:03:20Z">
                <w:bookmarkStart w:colFirst="0" w:colLast="0" w:name="_heading=h.vmkp0bi5b4en" w:id="1213"/>
                <w:bookmarkEnd w:id="1213"/>
              </w:ins>
            </w:sdtContent>
          </w:sdt>
        </w:p>
      </w:sdtContent>
    </w:sdt>
    <w:sdt>
      <w:sdtPr>
        <w:id w:val="1154818690"/>
        <w:tag w:val="goog_rdk_4615"/>
      </w:sdtPr>
      <w:sdtContent>
        <w:p w:rsidR="00000000" w:rsidDel="00000000" w:rsidP="00000000" w:rsidRDefault="00000000" w:rsidRPr="00000000" w14:paraId="0000060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53782140"/>
              <w:tag w:val="goog_rdk_4613"/>
            </w:sdtPr>
            <w:sdtContent>
              <w:ins w:author="Anonymous" w:id="66" w:date="2026-09-22T03:03:20Z"/>
              <w:sdt>
                <w:sdtPr>
                  <w:id w:val="-434573104"/>
                  <w:tag w:val="goog_rdk_4614"/>
                </w:sdtPr>
                <w:sdtContent>
                  <w:ins w:author="Anonymous" w:id="66" w:date="2026-09-22T03:03:20Z">
                    <w:r w:rsidDel="00000000" w:rsidR="00000000" w:rsidRPr="00000000">
                      <w:rPr>
                        <w:rtl w:val="0"/>
                      </w:rPr>
                    </w:r>
                  </w:ins>
                </w:sdtContent>
              </w:sdt>
              <w:ins w:author="Anonymous" w:id="66" w:date="2026-09-22T03:03:20Z">
                <w:bookmarkStart w:colFirst="0" w:colLast="0" w:name="_heading=h.idt2cfo0lofq" w:id="1214"/>
                <w:bookmarkEnd w:id="1214"/>
              </w:ins>
            </w:sdtContent>
          </w:sdt>
        </w:p>
      </w:sdtContent>
    </w:sdt>
    <w:sdt>
      <w:sdtPr>
        <w:id w:val="2128098014"/>
        <w:tag w:val="goog_rdk_4618"/>
      </w:sdtPr>
      <w:sdtContent>
        <w:p w:rsidR="00000000" w:rsidDel="00000000" w:rsidP="00000000" w:rsidRDefault="00000000" w:rsidRPr="00000000" w14:paraId="0000060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913669"/>
              <w:tag w:val="goog_rdk_4616"/>
            </w:sdtPr>
            <w:sdtContent>
              <w:ins w:author="Anonymous" w:id="66" w:date="2026-09-22T03:03:20Z"/>
              <w:sdt>
                <w:sdtPr>
                  <w:id w:val="2023398457"/>
                  <w:tag w:val="goog_rdk_4617"/>
                </w:sdtPr>
                <w:sdtContent>
                  <w:ins w:author="Anonymous" w:id="66" w:date="2026-09-22T03:03:20Z">
                    <w:r w:rsidDel="00000000" w:rsidR="00000000" w:rsidRPr="00000000">
                      <w:rPr>
                        <w:rtl w:val="0"/>
                      </w:rPr>
                    </w:r>
                  </w:ins>
                </w:sdtContent>
              </w:sdt>
              <w:ins w:author="Anonymous" w:id="66" w:date="2026-09-22T03:03:20Z">
                <w:bookmarkStart w:colFirst="0" w:colLast="0" w:name="_heading=h.euwp0je5tc9r" w:id="1215"/>
                <w:bookmarkEnd w:id="1215"/>
              </w:ins>
            </w:sdtContent>
          </w:sdt>
        </w:p>
      </w:sdtContent>
    </w:sdt>
    <w:sdt>
      <w:sdtPr>
        <w:id w:val="732390527"/>
        <w:tag w:val="goog_rdk_4621"/>
      </w:sdtPr>
      <w:sdtContent>
        <w:p w:rsidR="00000000" w:rsidDel="00000000" w:rsidP="00000000" w:rsidRDefault="00000000" w:rsidRPr="00000000" w14:paraId="0000060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80471675"/>
              <w:tag w:val="goog_rdk_4619"/>
            </w:sdtPr>
            <w:sdtContent>
              <w:ins w:author="Anonymous" w:id="66" w:date="2026-09-22T03:03:20Z"/>
              <w:sdt>
                <w:sdtPr>
                  <w:id w:val="-1983442566"/>
                  <w:tag w:val="goog_rdk_4620"/>
                </w:sdtPr>
                <w:sdtContent>
                  <w:ins w:author="Anonymous" w:id="66" w:date="2026-09-22T03:03:20Z">
                    <w:r w:rsidDel="00000000" w:rsidR="00000000" w:rsidRPr="00000000">
                      <w:rPr>
                        <w:rtl w:val="0"/>
                      </w:rPr>
                    </w:r>
                  </w:ins>
                </w:sdtContent>
              </w:sdt>
              <w:ins w:author="Anonymous" w:id="66" w:date="2026-09-22T03:03:20Z">
                <w:bookmarkStart w:colFirst="0" w:colLast="0" w:name="_heading=h.xwpbuas1shuf" w:id="1216"/>
                <w:bookmarkEnd w:id="1216"/>
              </w:ins>
            </w:sdtContent>
          </w:sdt>
        </w:p>
      </w:sdtContent>
    </w:sdt>
    <w:sdt>
      <w:sdtPr>
        <w:id w:val="-1911586878"/>
        <w:tag w:val="goog_rdk_4624"/>
      </w:sdtPr>
      <w:sdtContent>
        <w:p w:rsidR="00000000" w:rsidDel="00000000" w:rsidP="00000000" w:rsidRDefault="00000000" w:rsidRPr="00000000" w14:paraId="0000060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74335139"/>
              <w:tag w:val="goog_rdk_4622"/>
            </w:sdtPr>
            <w:sdtContent>
              <w:ins w:author="Anonymous" w:id="66" w:date="2026-09-22T03:03:20Z"/>
              <w:sdt>
                <w:sdtPr>
                  <w:id w:val="356183417"/>
                  <w:tag w:val="goog_rdk_4623"/>
                </w:sdtPr>
                <w:sdtContent>
                  <w:ins w:author="Anonymous" w:id="66" w:date="2026-09-22T03:03:20Z">
                    <w:r w:rsidDel="00000000" w:rsidR="00000000" w:rsidRPr="00000000">
                      <w:rPr>
                        <w:rtl w:val="0"/>
                      </w:rPr>
                    </w:r>
                  </w:ins>
                </w:sdtContent>
              </w:sdt>
              <w:ins w:author="Anonymous" w:id="66" w:date="2026-09-22T03:03:20Z">
                <w:bookmarkStart w:colFirst="0" w:colLast="0" w:name="_heading=h.7mlvjepoz0jw" w:id="1217"/>
                <w:bookmarkEnd w:id="1217"/>
              </w:ins>
            </w:sdtContent>
          </w:sdt>
        </w:p>
      </w:sdtContent>
    </w:sdt>
    <w:sdt>
      <w:sdtPr>
        <w:id w:val="1806694512"/>
        <w:tag w:val="goog_rdk_4627"/>
      </w:sdtPr>
      <w:sdtContent>
        <w:p w:rsidR="00000000" w:rsidDel="00000000" w:rsidP="00000000" w:rsidRDefault="00000000" w:rsidRPr="00000000" w14:paraId="0000060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96630124"/>
              <w:tag w:val="goog_rdk_4625"/>
            </w:sdtPr>
            <w:sdtContent>
              <w:ins w:author="Anonymous" w:id="66" w:date="2026-09-22T03:03:20Z"/>
              <w:sdt>
                <w:sdtPr>
                  <w:id w:val="365405573"/>
                  <w:tag w:val="goog_rdk_4626"/>
                </w:sdtPr>
                <w:sdtContent>
                  <w:ins w:author="Anonymous" w:id="66" w:date="2026-09-22T03:03:20Z">
                    <w:r w:rsidDel="00000000" w:rsidR="00000000" w:rsidRPr="00000000">
                      <w:rPr>
                        <w:rtl w:val="0"/>
                      </w:rPr>
                    </w:r>
                  </w:ins>
                </w:sdtContent>
              </w:sdt>
              <w:ins w:author="Anonymous" w:id="66" w:date="2026-09-22T03:03:20Z">
                <w:bookmarkStart w:colFirst="0" w:colLast="0" w:name="_heading=h.qtd9z4ddk3i" w:id="1218"/>
                <w:bookmarkEnd w:id="1218"/>
              </w:ins>
            </w:sdtContent>
          </w:sdt>
        </w:p>
      </w:sdtContent>
    </w:sdt>
    <w:sdt>
      <w:sdtPr>
        <w:id w:val="-1163061555"/>
        <w:tag w:val="goog_rdk_4630"/>
      </w:sdtPr>
      <w:sdtContent>
        <w:p w:rsidR="00000000" w:rsidDel="00000000" w:rsidP="00000000" w:rsidRDefault="00000000" w:rsidRPr="00000000" w14:paraId="0000060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22785096"/>
              <w:tag w:val="goog_rdk_4628"/>
            </w:sdtPr>
            <w:sdtContent>
              <w:ins w:author="Anonymous" w:id="66" w:date="2026-09-22T03:03:20Z"/>
              <w:sdt>
                <w:sdtPr>
                  <w:id w:val="-506204893"/>
                  <w:tag w:val="goog_rdk_4629"/>
                </w:sdtPr>
                <w:sdtContent>
                  <w:ins w:author="Anonymous" w:id="66" w:date="2026-09-22T03:03:20Z">
                    <w:r w:rsidDel="00000000" w:rsidR="00000000" w:rsidRPr="00000000">
                      <w:rPr>
                        <w:rtl w:val="0"/>
                      </w:rPr>
                    </w:r>
                  </w:ins>
                </w:sdtContent>
              </w:sdt>
              <w:ins w:author="Anonymous" w:id="66" w:date="2026-09-22T03:03:20Z">
                <w:bookmarkStart w:colFirst="0" w:colLast="0" w:name="_heading=h.anb43lsk8dol" w:id="1219"/>
                <w:bookmarkEnd w:id="1219"/>
              </w:ins>
            </w:sdtContent>
          </w:sdt>
        </w:p>
      </w:sdtContent>
    </w:sdt>
    <w:sdt>
      <w:sdtPr>
        <w:id w:val="-1647626522"/>
        <w:tag w:val="goog_rdk_4633"/>
      </w:sdtPr>
      <w:sdtContent>
        <w:p w:rsidR="00000000" w:rsidDel="00000000" w:rsidP="00000000" w:rsidRDefault="00000000" w:rsidRPr="00000000" w14:paraId="0000060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58402251"/>
              <w:tag w:val="goog_rdk_4631"/>
            </w:sdtPr>
            <w:sdtContent>
              <w:ins w:author="Anonymous" w:id="66" w:date="2026-09-22T03:03:20Z"/>
              <w:sdt>
                <w:sdtPr>
                  <w:id w:val="-122410644"/>
                  <w:tag w:val="goog_rdk_4632"/>
                </w:sdtPr>
                <w:sdtContent>
                  <w:ins w:author="Anonymous" w:id="66" w:date="2026-09-22T03:03:20Z">
                    <w:r w:rsidDel="00000000" w:rsidR="00000000" w:rsidRPr="00000000">
                      <w:rPr>
                        <w:rtl w:val="0"/>
                      </w:rPr>
                    </w:r>
                  </w:ins>
                </w:sdtContent>
              </w:sdt>
              <w:ins w:author="Anonymous" w:id="66" w:date="2026-09-22T03:03:20Z">
                <w:bookmarkStart w:colFirst="0" w:colLast="0" w:name="_heading=h.zcjhrkt5hfyv" w:id="1220"/>
                <w:bookmarkEnd w:id="1220"/>
              </w:ins>
            </w:sdtContent>
          </w:sdt>
        </w:p>
      </w:sdtContent>
    </w:sdt>
    <w:sdt>
      <w:sdtPr>
        <w:id w:val="218436221"/>
        <w:tag w:val="goog_rdk_4636"/>
      </w:sdtPr>
      <w:sdtContent>
        <w:p w:rsidR="00000000" w:rsidDel="00000000" w:rsidP="00000000" w:rsidRDefault="00000000" w:rsidRPr="00000000" w14:paraId="0000060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49593435"/>
              <w:tag w:val="goog_rdk_4634"/>
            </w:sdtPr>
            <w:sdtContent>
              <w:ins w:author="Anonymous" w:id="66" w:date="2026-09-22T03:03:20Z"/>
              <w:sdt>
                <w:sdtPr>
                  <w:id w:val="-1041434908"/>
                  <w:tag w:val="goog_rdk_4635"/>
                </w:sdtPr>
                <w:sdtContent>
                  <w:ins w:author="Anonymous" w:id="66" w:date="2026-09-22T03:03:20Z">
                    <w:r w:rsidDel="00000000" w:rsidR="00000000" w:rsidRPr="00000000">
                      <w:rPr>
                        <w:rtl w:val="0"/>
                      </w:rPr>
                    </w:r>
                  </w:ins>
                </w:sdtContent>
              </w:sdt>
              <w:ins w:author="Anonymous" w:id="66" w:date="2026-09-22T03:03:20Z">
                <w:bookmarkStart w:colFirst="0" w:colLast="0" w:name="_heading=h.ia00y8c9q60l" w:id="1221"/>
                <w:bookmarkEnd w:id="1221"/>
              </w:ins>
            </w:sdtContent>
          </w:sdt>
        </w:p>
      </w:sdtContent>
    </w:sdt>
    <w:sdt>
      <w:sdtPr>
        <w:id w:val="2028937095"/>
        <w:tag w:val="goog_rdk_4639"/>
      </w:sdtPr>
      <w:sdtContent>
        <w:p w:rsidR="00000000" w:rsidDel="00000000" w:rsidP="00000000" w:rsidRDefault="00000000" w:rsidRPr="00000000" w14:paraId="0000061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880458"/>
              <w:tag w:val="goog_rdk_4637"/>
            </w:sdtPr>
            <w:sdtContent>
              <w:ins w:author="Anonymous" w:id="66" w:date="2026-09-22T03:03:20Z"/>
              <w:sdt>
                <w:sdtPr>
                  <w:id w:val="730971462"/>
                  <w:tag w:val="goog_rdk_4638"/>
                </w:sdtPr>
                <w:sdtContent>
                  <w:ins w:author="Anonymous" w:id="66" w:date="2026-09-22T03:03:20Z">
                    <w:r w:rsidDel="00000000" w:rsidR="00000000" w:rsidRPr="00000000">
                      <w:rPr>
                        <w:rtl w:val="0"/>
                      </w:rPr>
                    </w:r>
                  </w:ins>
                </w:sdtContent>
              </w:sdt>
              <w:ins w:author="Anonymous" w:id="66" w:date="2026-09-22T03:03:20Z">
                <w:bookmarkStart w:colFirst="0" w:colLast="0" w:name="_heading=h.fn2tkmm5vxto" w:id="1222"/>
                <w:bookmarkEnd w:id="1222"/>
              </w:ins>
            </w:sdtContent>
          </w:sdt>
        </w:p>
      </w:sdtContent>
    </w:sdt>
    <w:sdt>
      <w:sdtPr>
        <w:id w:val="1870265505"/>
        <w:tag w:val="goog_rdk_4642"/>
      </w:sdtPr>
      <w:sdtContent>
        <w:p w:rsidR="00000000" w:rsidDel="00000000" w:rsidP="00000000" w:rsidRDefault="00000000" w:rsidRPr="00000000" w14:paraId="0000061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7991589"/>
              <w:tag w:val="goog_rdk_4640"/>
            </w:sdtPr>
            <w:sdtContent>
              <w:ins w:author="Anonymous" w:id="66" w:date="2026-09-22T03:03:20Z"/>
              <w:sdt>
                <w:sdtPr>
                  <w:id w:val="-919514129"/>
                  <w:tag w:val="goog_rdk_4641"/>
                </w:sdtPr>
                <w:sdtContent>
                  <w:ins w:author="Anonymous" w:id="66" w:date="2026-09-22T03:03:20Z">
                    <w:r w:rsidDel="00000000" w:rsidR="00000000" w:rsidRPr="00000000">
                      <w:rPr>
                        <w:rtl w:val="0"/>
                      </w:rPr>
                    </w:r>
                  </w:ins>
                </w:sdtContent>
              </w:sdt>
              <w:ins w:author="Anonymous" w:id="66" w:date="2026-09-22T03:03:20Z">
                <w:bookmarkStart w:colFirst="0" w:colLast="0" w:name="_heading=h.u5tbjvi6h8cw" w:id="1223"/>
                <w:bookmarkEnd w:id="1223"/>
              </w:ins>
            </w:sdtContent>
          </w:sdt>
        </w:p>
      </w:sdtContent>
    </w:sdt>
    <w:sdt>
      <w:sdtPr>
        <w:id w:val="-924456065"/>
        <w:tag w:val="goog_rdk_4645"/>
      </w:sdtPr>
      <w:sdtContent>
        <w:p w:rsidR="00000000" w:rsidDel="00000000" w:rsidP="00000000" w:rsidRDefault="00000000" w:rsidRPr="00000000" w14:paraId="0000061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54289924"/>
              <w:tag w:val="goog_rdk_4643"/>
            </w:sdtPr>
            <w:sdtContent>
              <w:ins w:author="Anonymous" w:id="66" w:date="2026-09-22T03:03:20Z"/>
              <w:sdt>
                <w:sdtPr>
                  <w:id w:val="285390443"/>
                  <w:tag w:val="goog_rdk_4644"/>
                </w:sdtPr>
                <w:sdtContent>
                  <w:ins w:author="Anonymous" w:id="66" w:date="2026-09-22T03:03:20Z">
                    <w:r w:rsidDel="00000000" w:rsidR="00000000" w:rsidRPr="00000000">
                      <w:rPr>
                        <w:rtl w:val="0"/>
                      </w:rPr>
                    </w:r>
                  </w:ins>
                </w:sdtContent>
              </w:sdt>
              <w:ins w:author="Anonymous" w:id="66" w:date="2026-09-22T03:03:20Z">
                <w:bookmarkStart w:colFirst="0" w:colLast="0" w:name="_heading=h.9if516gpk8x6" w:id="1224"/>
                <w:bookmarkEnd w:id="1224"/>
              </w:ins>
            </w:sdtContent>
          </w:sdt>
        </w:p>
      </w:sdtContent>
    </w:sdt>
    <w:sdt>
      <w:sdtPr>
        <w:id w:val="737763224"/>
        <w:tag w:val="goog_rdk_4648"/>
      </w:sdtPr>
      <w:sdtContent>
        <w:p w:rsidR="00000000" w:rsidDel="00000000" w:rsidP="00000000" w:rsidRDefault="00000000" w:rsidRPr="00000000" w14:paraId="0000061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4767447"/>
              <w:tag w:val="goog_rdk_4646"/>
            </w:sdtPr>
            <w:sdtContent>
              <w:ins w:author="Anonymous" w:id="66" w:date="2026-09-22T03:03:20Z"/>
              <w:sdt>
                <w:sdtPr>
                  <w:id w:val="-1723610834"/>
                  <w:tag w:val="goog_rdk_4647"/>
                </w:sdtPr>
                <w:sdtContent>
                  <w:ins w:author="Anonymous" w:id="66" w:date="2026-09-22T03:03:20Z">
                    <w:r w:rsidDel="00000000" w:rsidR="00000000" w:rsidRPr="00000000">
                      <w:rPr>
                        <w:rtl w:val="0"/>
                      </w:rPr>
                    </w:r>
                  </w:ins>
                </w:sdtContent>
              </w:sdt>
              <w:ins w:author="Anonymous" w:id="66" w:date="2026-09-22T03:03:20Z">
                <w:bookmarkStart w:colFirst="0" w:colLast="0" w:name="_heading=h.a2kw2m6hm8g8" w:id="1225"/>
                <w:bookmarkEnd w:id="1225"/>
              </w:ins>
            </w:sdtContent>
          </w:sdt>
        </w:p>
      </w:sdtContent>
    </w:sdt>
    <w:sdt>
      <w:sdtPr>
        <w:id w:val="-926115226"/>
        <w:tag w:val="goog_rdk_4651"/>
      </w:sdtPr>
      <w:sdtContent>
        <w:p w:rsidR="00000000" w:rsidDel="00000000" w:rsidP="00000000" w:rsidRDefault="00000000" w:rsidRPr="00000000" w14:paraId="0000061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2784491"/>
              <w:tag w:val="goog_rdk_4649"/>
            </w:sdtPr>
            <w:sdtContent>
              <w:ins w:author="Anonymous" w:id="66" w:date="2026-09-22T03:03:20Z"/>
              <w:sdt>
                <w:sdtPr>
                  <w:id w:val="-1006883457"/>
                  <w:tag w:val="goog_rdk_4650"/>
                </w:sdtPr>
                <w:sdtContent>
                  <w:ins w:author="Anonymous" w:id="66" w:date="2026-09-22T03:03:20Z">
                    <w:r w:rsidDel="00000000" w:rsidR="00000000" w:rsidRPr="00000000">
                      <w:rPr>
                        <w:rtl w:val="0"/>
                      </w:rPr>
                    </w:r>
                  </w:ins>
                </w:sdtContent>
              </w:sdt>
              <w:ins w:author="Anonymous" w:id="66" w:date="2026-09-22T03:03:20Z">
                <w:bookmarkStart w:colFirst="0" w:colLast="0" w:name="_heading=h.w1bag22vhszx" w:id="1226"/>
                <w:bookmarkEnd w:id="1226"/>
              </w:ins>
            </w:sdtContent>
          </w:sdt>
        </w:p>
      </w:sdtContent>
    </w:sdt>
    <w:sdt>
      <w:sdtPr>
        <w:id w:val="29120082"/>
        <w:tag w:val="goog_rdk_4654"/>
      </w:sdtPr>
      <w:sdtContent>
        <w:p w:rsidR="00000000" w:rsidDel="00000000" w:rsidP="00000000" w:rsidRDefault="00000000" w:rsidRPr="00000000" w14:paraId="0000061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50914819"/>
              <w:tag w:val="goog_rdk_4652"/>
            </w:sdtPr>
            <w:sdtContent>
              <w:ins w:author="Anonymous" w:id="66" w:date="2026-09-22T03:03:20Z"/>
              <w:sdt>
                <w:sdtPr>
                  <w:id w:val="462825250"/>
                  <w:tag w:val="goog_rdk_4653"/>
                </w:sdtPr>
                <w:sdtContent>
                  <w:ins w:author="Anonymous" w:id="66" w:date="2026-09-22T03:03:20Z">
                    <w:r w:rsidDel="00000000" w:rsidR="00000000" w:rsidRPr="00000000">
                      <w:rPr>
                        <w:rtl w:val="0"/>
                      </w:rPr>
                    </w:r>
                  </w:ins>
                </w:sdtContent>
              </w:sdt>
              <w:ins w:author="Anonymous" w:id="66" w:date="2026-09-22T03:03:20Z">
                <w:bookmarkStart w:colFirst="0" w:colLast="0" w:name="_heading=h.wffgl4puu1cl" w:id="1227"/>
                <w:bookmarkEnd w:id="1227"/>
              </w:ins>
            </w:sdtContent>
          </w:sdt>
        </w:p>
      </w:sdtContent>
    </w:sdt>
    <w:sdt>
      <w:sdtPr>
        <w:id w:val="1515554134"/>
        <w:tag w:val="goog_rdk_4657"/>
      </w:sdtPr>
      <w:sdtContent>
        <w:p w:rsidR="00000000" w:rsidDel="00000000" w:rsidP="00000000" w:rsidRDefault="00000000" w:rsidRPr="00000000" w14:paraId="0000061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42550947"/>
              <w:tag w:val="goog_rdk_4655"/>
            </w:sdtPr>
            <w:sdtContent>
              <w:ins w:author="Anonymous" w:id="66" w:date="2026-09-22T03:03:20Z"/>
              <w:sdt>
                <w:sdtPr>
                  <w:id w:val="-1090547746"/>
                  <w:tag w:val="goog_rdk_4656"/>
                </w:sdtPr>
                <w:sdtContent>
                  <w:ins w:author="Anonymous" w:id="66" w:date="2026-09-22T03:03:20Z">
                    <w:r w:rsidDel="00000000" w:rsidR="00000000" w:rsidRPr="00000000">
                      <w:rPr>
                        <w:rtl w:val="0"/>
                      </w:rPr>
                    </w:r>
                  </w:ins>
                </w:sdtContent>
              </w:sdt>
              <w:ins w:author="Anonymous" w:id="66" w:date="2026-09-22T03:03:20Z">
                <w:bookmarkStart w:colFirst="0" w:colLast="0" w:name="_heading=h.q11t3engvzqr" w:id="1228"/>
                <w:bookmarkEnd w:id="1228"/>
              </w:ins>
            </w:sdtContent>
          </w:sdt>
        </w:p>
      </w:sdtContent>
    </w:sdt>
    <w:sdt>
      <w:sdtPr>
        <w:id w:val="1816927195"/>
        <w:tag w:val="goog_rdk_4660"/>
      </w:sdtPr>
      <w:sdtContent>
        <w:p w:rsidR="00000000" w:rsidDel="00000000" w:rsidP="00000000" w:rsidRDefault="00000000" w:rsidRPr="00000000" w14:paraId="0000061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83646431"/>
              <w:tag w:val="goog_rdk_4658"/>
            </w:sdtPr>
            <w:sdtContent>
              <w:ins w:author="Anonymous" w:id="66" w:date="2026-09-22T03:03:20Z"/>
              <w:sdt>
                <w:sdtPr>
                  <w:id w:val="-1606099981"/>
                  <w:tag w:val="goog_rdk_4659"/>
                </w:sdtPr>
                <w:sdtContent>
                  <w:ins w:author="Anonymous" w:id="66" w:date="2026-09-22T03:03:20Z">
                    <w:r w:rsidDel="00000000" w:rsidR="00000000" w:rsidRPr="00000000">
                      <w:rPr>
                        <w:rtl w:val="0"/>
                      </w:rPr>
                    </w:r>
                  </w:ins>
                </w:sdtContent>
              </w:sdt>
              <w:ins w:author="Anonymous" w:id="66" w:date="2026-09-22T03:03:20Z">
                <w:bookmarkStart w:colFirst="0" w:colLast="0" w:name="_heading=h.o5tpdxy9lwba" w:id="1229"/>
                <w:bookmarkEnd w:id="1229"/>
              </w:ins>
            </w:sdtContent>
          </w:sdt>
        </w:p>
      </w:sdtContent>
    </w:sdt>
    <w:sdt>
      <w:sdtPr>
        <w:id w:val="-758190614"/>
        <w:tag w:val="goog_rdk_4663"/>
      </w:sdtPr>
      <w:sdtContent>
        <w:p w:rsidR="00000000" w:rsidDel="00000000" w:rsidP="00000000" w:rsidRDefault="00000000" w:rsidRPr="00000000" w14:paraId="0000061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42512307"/>
              <w:tag w:val="goog_rdk_4661"/>
            </w:sdtPr>
            <w:sdtContent>
              <w:ins w:author="Anonymous" w:id="66" w:date="2026-09-22T03:03:20Z"/>
              <w:sdt>
                <w:sdtPr>
                  <w:id w:val="81276735"/>
                  <w:tag w:val="goog_rdk_4662"/>
                </w:sdtPr>
                <w:sdtContent>
                  <w:ins w:author="Anonymous" w:id="66" w:date="2026-09-22T03:03:20Z">
                    <w:r w:rsidDel="00000000" w:rsidR="00000000" w:rsidRPr="00000000">
                      <w:rPr>
                        <w:rtl w:val="0"/>
                      </w:rPr>
                    </w:r>
                  </w:ins>
                </w:sdtContent>
              </w:sdt>
              <w:ins w:author="Anonymous" w:id="66" w:date="2026-09-22T03:03:20Z">
                <w:bookmarkStart w:colFirst="0" w:colLast="0" w:name="_heading=h.lopbczpsxvqw" w:id="1230"/>
                <w:bookmarkEnd w:id="1230"/>
              </w:ins>
            </w:sdtContent>
          </w:sdt>
        </w:p>
      </w:sdtContent>
    </w:sdt>
    <w:sdt>
      <w:sdtPr>
        <w:id w:val="-188048513"/>
        <w:tag w:val="goog_rdk_4666"/>
      </w:sdtPr>
      <w:sdtContent>
        <w:p w:rsidR="00000000" w:rsidDel="00000000" w:rsidP="00000000" w:rsidRDefault="00000000" w:rsidRPr="00000000" w14:paraId="0000061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7686347"/>
              <w:tag w:val="goog_rdk_4664"/>
            </w:sdtPr>
            <w:sdtContent>
              <w:ins w:author="Anonymous" w:id="66" w:date="2026-09-22T03:03:20Z"/>
              <w:sdt>
                <w:sdtPr>
                  <w:id w:val="-1426685735"/>
                  <w:tag w:val="goog_rdk_4665"/>
                </w:sdtPr>
                <w:sdtContent>
                  <w:ins w:author="Anonymous" w:id="66" w:date="2026-09-22T03:03:20Z">
                    <w:r w:rsidDel="00000000" w:rsidR="00000000" w:rsidRPr="00000000">
                      <w:rPr>
                        <w:rtl w:val="0"/>
                      </w:rPr>
                    </w:r>
                  </w:ins>
                </w:sdtContent>
              </w:sdt>
              <w:ins w:author="Anonymous" w:id="66" w:date="2026-09-22T03:03:20Z">
                <w:bookmarkStart w:colFirst="0" w:colLast="0" w:name="_heading=h.ms2mq0ali5xz" w:id="1231"/>
                <w:bookmarkEnd w:id="1231"/>
              </w:ins>
            </w:sdtContent>
          </w:sdt>
        </w:p>
      </w:sdtContent>
    </w:sdt>
    <w:sdt>
      <w:sdtPr>
        <w:id w:val="1458408733"/>
        <w:tag w:val="goog_rdk_4669"/>
      </w:sdtPr>
      <w:sdtContent>
        <w:p w:rsidR="00000000" w:rsidDel="00000000" w:rsidP="00000000" w:rsidRDefault="00000000" w:rsidRPr="00000000" w14:paraId="0000061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4146713"/>
              <w:tag w:val="goog_rdk_4667"/>
            </w:sdtPr>
            <w:sdtContent>
              <w:ins w:author="Anonymous" w:id="66" w:date="2026-09-22T03:03:20Z"/>
              <w:sdt>
                <w:sdtPr>
                  <w:id w:val="870109475"/>
                  <w:tag w:val="goog_rdk_4668"/>
                </w:sdtPr>
                <w:sdtContent>
                  <w:ins w:author="Anonymous" w:id="66" w:date="2026-09-22T03:03:20Z">
                    <w:r w:rsidDel="00000000" w:rsidR="00000000" w:rsidRPr="00000000">
                      <w:rPr>
                        <w:rtl w:val="0"/>
                      </w:rPr>
                    </w:r>
                  </w:ins>
                </w:sdtContent>
              </w:sdt>
              <w:ins w:author="Anonymous" w:id="66" w:date="2026-09-22T03:03:20Z">
                <w:bookmarkStart w:colFirst="0" w:colLast="0" w:name="_heading=h.jx3wgn8z2284" w:id="1232"/>
                <w:bookmarkEnd w:id="1232"/>
              </w:ins>
            </w:sdtContent>
          </w:sdt>
        </w:p>
      </w:sdtContent>
    </w:sdt>
    <w:sdt>
      <w:sdtPr>
        <w:id w:val="-1501626262"/>
        <w:tag w:val="goog_rdk_4672"/>
      </w:sdtPr>
      <w:sdtContent>
        <w:p w:rsidR="00000000" w:rsidDel="00000000" w:rsidP="00000000" w:rsidRDefault="00000000" w:rsidRPr="00000000" w14:paraId="0000061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78708774"/>
              <w:tag w:val="goog_rdk_4670"/>
            </w:sdtPr>
            <w:sdtContent>
              <w:ins w:author="Anonymous" w:id="66" w:date="2026-09-22T03:03:20Z"/>
              <w:sdt>
                <w:sdtPr>
                  <w:id w:val="-155227103"/>
                  <w:tag w:val="goog_rdk_4671"/>
                </w:sdtPr>
                <w:sdtContent>
                  <w:ins w:author="Anonymous" w:id="66" w:date="2026-09-22T03:03:20Z">
                    <w:r w:rsidDel="00000000" w:rsidR="00000000" w:rsidRPr="00000000">
                      <w:rPr>
                        <w:rtl w:val="0"/>
                      </w:rPr>
                    </w:r>
                  </w:ins>
                </w:sdtContent>
              </w:sdt>
              <w:ins w:author="Anonymous" w:id="66" w:date="2026-09-22T03:03:20Z">
                <w:bookmarkStart w:colFirst="0" w:colLast="0" w:name="_heading=h.1rgt2x32agl7" w:id="1233"/>
                <w:bookmarkEnd w:id="1233"/>
              </w:ins>
            </w:sdtContent>
          </w:sdt>
        </w:p>
      </w:sdtContent>
    </w:sdt>
    <w:sdt>
      <w:sdtPr>
        <w:id w:val="-27581338"/>
        <w:tag w:val="goog_rdk_4675"/>
      </w:sdtPr>
      <w:sdtContent>
        <w:p w:rsidR="00000000" w:rsidDel="00000000" w:rsidP="00000000" w:rsidRDefault="00000000" w:rsidRPr="00000000" w14:paraId="0000061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05726098"/>
              <w:tag w:val="goog_rdk_4673"/>
            </w:sdtPr>
            <w:sdtContent>
              <w:ins w:author="Anonymous" w:id="66" w:date="2026-09-22T03:03:20Z"/>
              <w:sdt>
                <w:sdtPr>
                  <w:id w:val="750075880"/>
                  <w:tag w:val="goog_rdk_4674"/>
                </w:sdtPr>
                <w:sdtContent>
                  <w:ins w:author="Anonymous" w:id="66" w:date="2026-09-22T03:03:20Z">
                    <w:r w:rsidDel="00000000" w:rsidR="00000000" w:rsidRPr="00000000">
                      <w:rPr>
                        <w:rtl w:val="0"/>
                      </w:rPr>
                    </w:r>
                  </w:ins>
                </w:sdtContent>
              </w:sdt>
              <w:ins w:author="Anonymous" w:id="66" w:date="2026-09-22T03:03:20Z">
                <w:bookmarkStart w:colFirst="0" w:colLast="0" w:name="_heading=h.8ey1sm6nfwj2" w:id="1234"/>
                <w:bookmarkEnd w:id="1234"/>
              </w:ins>
            </w:sdtContent>
          </w:sdt>
        </w:p>
      </w:sdtContent>
    </w:sdt>
    <w:sdt>
      <w:sdtPr>
        <w:id w:val="-5880225"/>
        <w:tag w:val="goog_rdk_4678"/>
      </w:sdtPr>
      <w:sdtContent>
        <w:p w:rsidR="00000000" w:rsidDel="00000000" w:rsidP="00000000" w:rsidRDefault="00000000" w:rsidRPr="00000000" w14:paraId="0000061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0587115"/>
              <w:tag w:val="goog_rdk_4676"/>
            </w:sdtPr>
            <w:sdtContent>
              <w:ins w:author="Anonymous" w:id="66" w:date="2026-09-22T03:03:20Z"/>
              <w:sdt>
                <w:sdtPr>
                  <w:id w:val="2047426433"/>
                  <w:tag w:val="goog_rdk_4677"/>
                </w:sdtPr>
                <w:sdtContent>
                  <w:ins w:author="Anonymous" w:id="66" w:date="2026-09-22T03:03:20Z">
                    <w:r w:rsidDel="00000000" w:rsidR="00000000" w:rsidRPr="00000000">
                      <w:rPr>
                        <w:rtl w:val="0"/>
                      </w:rPr>
                    </w:r>
                  </w:ins>
                </w:sdtContent>
              </w:sdt>
              <w:ins w:author="Anonymous" w:id="66" w:date="2026-09-22T03:03:20Z">
                <w:bookmarkStart w:colFirst="0" w:colLast="0" w:name="_heading=h.mnjrtrx02wju" w:id="1235"/>
                <w:bookmarkEnd w:id="1235"/>
              </w:ins>
            </w:sdtContent>
          </w:sdt>
        </w:p>
      </w:sdtContent>
    </w:sdt>
    <w:sdt>
      <w:sdtPr>
        <w:id w:val="940117443"/>
        <w:tag w:val="goog_rdk_4681"/>
      </w:sdtPr>
      <w:sdtContent>
        <w:p w:rsidR="00000000" w:rsidDel="00000000" w:rsidP="00000000" w:rsidRDefault="00000000" w:rsidRPr="00000000" w14:paraId="0000061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24446493"/>
              <w:tag w:val="goog_rdk_4679"/>
            </w:sdtPr>
            <w:sdtContent>
              <w:ins w:author="Anonymous" w:id="66" w:date="2026-09-22T03:03:20Z"/>
              <w:sdt>
                <w:sdtPr>
                  <w:id w:val="899930495"/>
                  <w:tag w:val="goog_rdk_4680"/>
                </w:sdtPr>
                <w:sdtContent>
                  <w:ins w:author="Anonymous" w:id="66" w:date="2026-09-22T03:03:20Z">
                    <w:r w:rsidDel="00000000" w:rsidR="00000000" w:rsidRPr="00000000">
                      <w:rPr>
                        <w:rtl w:val="0"/>
                      </w:rPr>
                    </w:r>
                  </w:ins>
                </w:sdtContent>
              </w:sdt>
              <w:ins w:author="Anonymous" w:id="66" w:date="2026-09-22T03:03:20Z">
                <w:bookmarkStart w:colFirst="0" w:colLast="0" w:name="_heading=h.ovwe3n8szyxg" w:id="1236"/>
                <w:bookmarkEnd w:id="1236"/>
              </w:ins>
            </w:sdtContent>
          </w:sdt>
        </w:p>
      </w:sdtContent>
    </w:sdt>
    <w:sdt>
      <w:sdtPr>
        <w:id w:val="-142096026"/>
        <w:tag w:val="goog_rdk_4684"/>
      </w:sdtPr>
      <w:sdtContent>
        <w:p w:rsidR="00000000" w:rsidDel="00000000" w:rsidP="00000000" w:rsidRDefault="00000000" w:rsidRPr="00000000" w14:paraId="0000061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7609029"/>
              <w:tag w:val="goog_rdk_4682"/>
            </w:sdtPr>
            <w:sdtContent>
              <w:ins w:author="Anonymous" w:id="66" w:date="2026-09-22T03:03:20Z"/>
              <w:sdt>
                <w:sdtPr>
                  <w:id w:val="1937668505"/>
                  <w:tag w:val="goog_rdk_4683"/>
                </w:sdtPr>
                <w:sdtContent>
                  <w:ins w:author="Anonymous" w:id="66" w:date="2026-09-22T03:03:20Z">
                    <w:r w:rsidDel="00000000" w:rsidR="00000000" w:rsidRPr="00000000">
                      <w:rPr>
                        <w:rtl w:val="0"/>
                      </w:rPr>
                    </w:r>
                  </w:ins>
                </w:sdtContent>
              </w:sdt>
              <w:ins w:author="Anonymous" w:id="66" w:date="2026-09-22T03:03:20Z">
                <w:bookmarkStart w:colFirst="0" w:colLast="0" w:name="_heading=h.8vew1py9rr9r" w:id="1237"/>
                <w:bookmarkEnd w:id="1237"/>
              </w:ins>
            </w:sdtContent>
          </w:sdt>
        </w:p>
      </w:sdtContent>
    </w:sdt>
    <w:sdt>
      <w:sdtPr>
        <w:id w:val="675728218"/>
        <w:tag w:val="goog_rdk_4687"/>
      </w:sdtPr>
      <w:sdtContent>
        <w:p w:rsidR="00000000" w:rsidDel="00000000" w:rsidP="00000000" w:rsidRDefault="00000000" w:rsidRPr="00000000" w14:paraId="0000062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07609692"/>
              <w:tag w:val="goog_rdk_4685"/>
            </w:sdtPr>
            <w:sdtContent>
              <w:ins w:author="Anonymous" w:id="66" w:date="2026-09-22T03:03:20Z"/>
              <w:sdt>
                <w:sdtPr>
                  <w:id w:val="-1017962391"/>
                  <w:tag w:val="goog_rdk_4686"/>
                </w:sdtPr>
                <w:sdtContent>
                  <w:ins w:author="Anonymous" w:id="66" w:date="2026-09-22T03:03:20Z">
                    <w:r w:rsidDel="00000000" w:rsidR="00000000" w:rsidRPr="00000000">
                      <w:rPr>
                        <w:rtl w:val="0"/>
                      </w:rPr>
                    </w:r>
                  </w:ins>
                </w:sdtContent>
              </w:sdt>
              <w:ins w:author="Anonymous" w:id="66" w:date="2026-09-22T03:03:20Z">
                <w:bookmarkStart w:colFirst="0" w:colLast="0" w:name="_heading=h.jnnhxitzzzd1" w:id="1238"/>
                <w:bookmarkEnd w:id="1238"/>
              </w:ins>
            </w:sdtContent>
          </w:sdt>
        </w:p>
      </w:sdtContent>
    </w:sdt>
    <w:sdt>
      <w:sdtPr>
        <w:id w:val="-221391389"/>
        <w:tag w:val="goog_rdk_4690"/>
      </w:sdtPr>
      <w:sdtContent>
        <w:p w:rsidR="00000000" w:rsidDel="00000000" w:rsidP="00000000" w:rsidRDefault="00000000" w:rsidRPr="00000000" w14:paraId="0000062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3324654"/>
              <w:tag w:val="goog_rdk_4688"/>
            </w:sdtPr>
            <w:sdtContent>
              <w:ins w:author="Anonymous" w:id="66" w:date="2026-09-22T03:03:20Z"/>
              <w:sdt>
                <w:sdtPr>
                  <w:id w:val="-923138747"/>
                  <w:tag w:val="goog_rdk_4689"/>
                </w:sdtPr>
                <w:sdtContent>
                  <w:ins w:author="Anonymous" w:id="66" w:date="2026-09-22T03:03:20Z">
                    <w:r w:rsidDel="00000000" w:rsidR="00000000" w:rsidRPr="00000000">
                      <w:rPr>
                        <w:rtl w:val="0"/>
                      </w:rPr>
                    </w:r>
                  </w:ins>
                </w:sdtContent>
              </w:sdt>
              <w:ins w:author="Anonymous" w:id="66" w:date="2026-09-22T03:03:20Z">
                <w:bookmarkStart w:colFirst="0" w:colLast="0" w:name="_heading=h.kwpdjje0zy5a" w:id="1239"/>
                <w:bookmarkEnd w:id="1239"/>
              </w:ins>
            </w:sdtContent>
          </w:sdt>
        </w:p>
      </w:sdtContent>
    </w:sdt>
    <w:sdt>
      <w:sdtPr>
        <w:id w:val="-107178104"/>
        <w:tag w:val="goog_rdk_4693"/>
      </w:sdtPr>
      <w:sdtContent>
        <w:p w:rsidR="00000000" w:rsidDel="00000000" w:rsidP="00000000" w:rsidRDefault="00000000" w:rsidRPr="00000000" w14:paraId="0000062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4894426"/>
              <w:tag w:val="goog_rdk_4691"/>
            </w:sdtPr>
            <w:sdtContent>
              <w:ins w:author="Anonymous" w:id="66" w:date="2026-09-22T03:03:20Z"/>
              <w:sdt>
                <w:sdtPr>
                  <w:id w:val="1344752607"/>
                  <w:tag w:val="goog_rdk_4692"/>
                </w:sdtPr>
                <w:sdtContent>
                  <w:ins w:author="Anonymous" w:id="66" w:date="2026-09-22T03:03:20Z">
                    <w:r w:rsidDel="00000000" w:rsidR="00000000" w:rsidRPr="00000000">
                      <w:rPr>
                        <w:rtl w:val="0"/>
                      </w:rPr>
                    </w:r>
                  </w:ins>
                </w:sdtContent>
              </w:sdt>
              <w:ins w:author="Anonymous" w:id="66" w:date="2026-09-22T03:03:20Z">
                <w:bookmarkStart w:colFirst="0" w:colLast="0" w:name="_heading=h.6aetz26wny1e" w:id="1240"/>
                <w:bookmarkEnd w:id="1240"/>
              </w:ins>
            </w:sdtContent>
          </w:sdt>
        </w:p>
      </w:sdtContent>
    </w:sdt>
    <w:sdt>
      <w:sdtPr>
        <w:id w:val="-1088276424"/>
        <w:tag w:val="goog_rdk_4696"/>
      </w:sdtPr>
      <w:sdtContent>
        <w:p w:rsidR="00000000" w:rsidDel="00000000" w:rsidP="00000000" w:rsidRDefault="00000000" w:rsidRPr="00000000" w14:paraId="0000062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32558416"/>
              <w:tag w:val="goog_rdk_4694"/>
            </w:sdtPr>
            <w:sdtContent>
              <w:ins w:author="Anonymous" w:id="66" w:date="2026-09-22T03:03:20Z"/>
              <w:sdt>
                <w:sdtPr>
                  <w:id w:val="1098565930"/>
                  <w:tag w:val="goog_rdk_4695"/>
                </w:sdtPr>
                <w:sdtContent>
                  <w:ins w:author="Anonymous" w:id="66" w:date="2026-09-22T03:03:20Z">
                    <w:r w:rsidDel="00000000" w:rsidR="00000000" w:rsidRPr="00000000">
                      <w:rPr>
                        <w:rtl w:val="0"/>
                      </w:rPr>
                    </w:r>
                  </w:ins>
                </w:sdtContent>
              </w:sdt>
              <w:ins w:author="Anonymous" w:id="66" w:date="2026-09-22T03:03:20Z">
                <w:bookmarkStart w:colFirst="0" w:colLast="0" w:name="_heading=h.3nq1fhfy0iue" w:id="1241"/>
                <w:bookmarkEnd w:id="1241"/>
              </w:ins>
            </w:sdtContent>
          </w:sdt>
        </w:p>
      </w:sdtContent>
    </w:sdt>
    <w:sdt>
      <w:sdtPr>
        <w:id w:val="1500116215"/>
        <w:tag w:val="goog_rdk_4699"/>
      </w:sdtPr>
      <w:sdtContent>
        <w:p w:rsidR="00000000" w:rsidDel="00000000" w:rsidP="00000000" w:rsidRDefault="00000000" w:rsidRPr="00000000" w14:paraId="0000062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0433107"/>
              <w:tag w:val="goog_rdk_4697"/>
            </w:sdtPr>
            <w:sdtContent>
              <w:ins w:author="Anonymous" w:id="66" w:date="2026-09-22T03:03:20Z"/>
              <w:sdt>
                <w:sdtPr>
                  <w:id w:val="-351021378"/>
                  <w:tag w:val="goog_rdk_4698"/>
                </w:sdtPr>
                <w:sdtContent>
                  <w:ins w:author="Anonymous" w:id="66" w:date="2026-09-22T03:03:20Z">
                    <w:r w:rsidDel="00000000" w:rsidR="00000000" w:rsidRPr="00000000">
                      <w:rPr>
                        <w:rtl w:val="0"/>
                      </w:rPr>
                    </w:r>
                  </w:ins>
                </w:sdtContent>
              </w:sdt>
              <w:ins w:author="Anonymous" w:id="66" w:date="2026-09-22T03:03:20Z">
                <w:bookmarkStart w:colFirst="0" w:colLast="0" w:name="_heading=h.awzs4fib2wqn" w:id="1242"/>
                <w:bookmarkEnd w:id="1242"/>
              </w:ins>
            </w:sdtContent>
          </w:sdt>
        </w:p>
      </w:sdtContent>
    </w:sdt>
    <w:sdt>
      <w:sdtPr>
        <w:id w:val="-284242703"/>
        <w:tag w:val="goog_rdk_4702"/>
      </w:sdtPr>
      <w:sdtContent>
        <w:p w:rsidR="00000000" w:rsidDel="00000000" w:rsidP="00000000" w:rsidRDefault="00000000" w:rsidRPr="00000000" w14:paraId="0000062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93325700"/>
              <w:tag w:val="goog_rdk_4700"/>
            </w:sdtPr>
            <w:sdtContent>
              <w:ins w:author="Anonymous" w:id="66" w:date="2026-09-22T03:03:20Z"/>
              <w:sdt>
                <w:sdtPr>
                  <w:id w:val="1662728307"/>
                  <w:tag w:val="goog_rdk_4701"/>
                </w:sdtPr>
                <w:sdtContent>
                  <w:ins w:author="Anonymous" w:id="66" w:date="2026-09-22T03:03:20Z">
                    <w:r w:rsidDel="00000000" w:rsidR="00000000" w:rsidRPr="00000000">
                      <w:rPr>
                        <w:rtl w:val="0"/>
                      </w:rPr>
                    </w:r>
                  </w:ins>
                </w:sdtContent>
              </w:sdt>
              <w:ins w:author="Anonymous" w:id="66" w:date="2026-09-22T03:03:20Z">
                <w:bookmarkStart w:colFirst="0" w:colLast="0" w:name="_heading=h.l5l7opu4sxhn" w:id="1243"/>
                <w:bookmarkEnd w:id="1243"/>
              </w:ins>
            </w:sdtContent>
          </w:sdt>
        </w:p>
      </w:sdtContent>
    </w:sdt>
    <w:sdt>
      <w:sdtPr>
        <w:id w:val="-1723318775"/>
        <w:tag w:val="goog_rdk_4705"/>
      </w:sdtPr>
      <w:sdtContent>
        <w:p w:rsidR="00000000" w:rsidDel="00000000" w:rsidP="00000000" w:rsidRDefault="00000000" w:rsidRPr="00000000" w14:paraId="0000062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64660282"/>
              <w:tag w:val="goog_rdk_4703"/>
            </w:sdtPr>
            <w:sdtContent>
              <w:ins w:author="Anonymous" w:id="66" w:date="2026-09-22T03:03:20Z"/>
              <w:sdt>
                <w:sdtPr>
                  <w:id w:val="1727336454"/>
                  <w:tag w:val="goog_rdk_4704"/>
                </w:sdtPr>
                <w:sdtContent>
                  <w:ins w:author="Anonymous" w:id="66" w:date="2026-09-22T03:03:20Z">
                    <w:r w:rsidDel="00000000" w:rsidR="00000000" w:rsidRPr="00000000">
                      <w:rPr>
                        <w:rtl w:val="0"/>
                      </w:rPr>
                    </w:r>
                  </w:ins>
                </w:sdtContent>
              </w:sdt>
              <w:ins w:author="Anonymous" w:id="66" w:date="2026-09-22T03:03:20Z">
                <w:bookmarkStart w:colFirst="0" w:colLast="0" w:name="_heading=h.51ltkmr30ks9" w:id="1244"/>
                <w:bookmarkEnd w:id="1244"/>
              </w:ins>
            </w:sdtContent>
          </w:sdt>
        </w:p>
      </w:sdtContent>
    </w:sdt>
    <w:sdt>
      <w:sdtPr>
        <w:id w:val="790761779"/>
        <w:tag w:val="goog_rdk_4708"/>
      </w:sdtPr>
      <w:sdtContent>
        <w:p w:rsidR="00000000" w:rsidDel="00000000" w:rsidP="00000000" w:rsidRDefault="00000000" w:rsidRPr="00000000" w14:paraId="0000062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69379017"/>
              <w:tag w:val="goog_rdk_4706"/>
            </w:sdtPr>
            <w:sdtContent>
              <w:ins w:author="Anonymous" w:id="66" w:date="2026-09-22T03:03:20Z"/>
              <w:sdt>
                <w:sdtPr>
                  <w:id w:val="-32710021"/>
                  <w:tag w:val="goog_rdk_4707"/>
                </w:sdtPr>
                <w:sdtContent>
                  <w:ins w:author="Anonymous" w:id="66" w:date="2026-09-22T03:03:20Z">
                    <w:r w:rsidDel="00000000" w:rsidR="00000000" w:rsidRPr="00000000">
                      <w:rPr>
                        <w:rtl w:val="0"/>
                      </w:rPr>
                    </w:r>
                  </w:ins>
                </w:sdtContent>
              </w:sdt>
              <w:ins w:author="Anonymous" w:id="66" w:date="2026-09-22T03:03:20Z">
                <w:bookmarkStart w:colFirst="0" w:colLast="0" w:name="_heading=h.k3x5khqv8gdr" w:id="1245"/>
                <w:bookmarkEnd w:id="1245"/>
              </w:ins>
            </w:sdtContent>
          </w:sdt>
        </w:p>
      </w:sdtContent>
    </w:sdt>
    <w:sdt>
      <w:sdtPr>
        <w:id w:val="774977127"/>
        <w:tag w:val="goog_rdk_4711"/>
      </w:sdtPr>
      <w:sdtContent>
        <w:p w:rsidR="00000000" w:rsidDel="00000000" w:rsidP="00000000" w:rsidRDefault="00000000" w:rsidRPr="00000000" w14:paraId="0000062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84482349"/>
              <w:tag w:val="goog_rdk_4709"/>
            </w:sdtPr>
            <w:sdtContent>
              <w:ins w:author="Anonymous" w:id="66" w:date="2026-09-22T03:03:20Z"/>
              <w:sdt>
                <w:sdtPr>
                  <w:id w:val="1399696294"/>
                  <w:tag w:val="goog_rdk_4710"/>
                </w:sdtPr>
                <w:sdtContent>
                  <w:ins w:author="Anonymous" w:id="66" w:date="2026-09-22T03:03:20Z">
                    <w:r w:rsidDel="00000000" w:rsidR="00000000" w:rsidRPr="00000000">
                      <w:rPr>
                        <w:rtl w:val="0"/>
                      </w:rPr>
                    </w:r>
                  </w:ins>
                </w:sdtContent>
              </w:sdt>
              <w:ins w:author="Anonymous" w:id="66" w:date="2026-09-22T03:03:20Z">
                <w:bookmarkStart w:colFirst="0" w:colLast="0" w:name="_heading=h.j01697g3j8jc" w:id="1246"/>
                <w:bookmarkEnd w:id="1246"/>
              </w:ins>
            </w:sdtContent>
          </w:sdt>
        </w:p>
      </w:sdtContent>
    </w:sdt>
    <w:sdt>
      <w:sdtPr>
        <w:id w:val="1834463782"/>
        <w:tag w:val="goog_rdk_4714"/>
      </w:sdtPr>
      <w:sdtContent>
        <w:p w:rsidR="00000000" w:rsidDel="00000000" w:rsidP="00000000" w:rsidRDefault="00000000" w:rsidRPr="00000000" w14:paraId="0000062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015489"/>
              <w:tag w:val="goog_rdk_4712"/>
            </w:sdtPr>
            <w:sdtContent>
              <w:ins w:author="Anonymous" w:id="66" w:date="2026-09-22T03:03:20Z"/>
              <w:sdt>
                <w:sdtPr>
                  <w:id w:val="-1382546653"/>
                  <w:tag w:val="goog_rdk_4713"/>
                </w:sdtPr>
                <w:sdtContent>
                  <w:ins w:author="Anonymous" w:id="66" w:date="2026-09-22T03:03:20Z">
                    <w:r w:rsidDel="00000000" w:rsidR="00000000" w:rsidRPr="00000000">
                      <w:rPr>
                        <w:rtl w:val="0"/>
                      </w:rPr>
                    </w:r>
                  </w:ins>
                </w:sdtContent>
              </w:sdt>
              <w:ins w:author="Anonymous" w:id="66" w:date="2026-09-22T03:03:20Z">
                <w:bookmarkStart w:colFirst="0" w:colLast="0" w:name="_heading=h.qmmkhimp3o29" w:id="1247"/>
                <w:bookmarkEnd w:id="1247"/>
              </w:ins>
            </w:sdtContent>
          </w:sdt>
        </w:p>
      </w:sdtContent>
    </w:sdt>
    <w:sdt>
      <w:sdtPr>
        <w:id w:val="-2039899842"/>
        <w:tag w:val="goog_rdk_4717"/>
      </w:sdtPr>
      <w:sdtContent>
        <w:p w:rsidR="00000000" w:rsidDel="00000000" w:rsidP="00000000" w:rsidRDefault="00000000" w:rsidRPr="00000000" w14:paraId="0000062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5892351"/>
              <w:tag w:val="goog_rdk_4715"/>
            </w:sdtPr>
            <w:sdtContent>
              <w:ins w:author="Anonymous" w:id="66" w:date="2026-09-22T03:03:20Z"/>
              <w:sdt>
                <w:sdtPr>
                  <w:id w:val="675828000"/>
                  <w:tag w:val="goog_rdk_4716"/>
                </w:sdtPr>
                <w:sdtContent>
                  <w:ins w:author="Anonymous" w:id="66" w:date="2026-09-22T03:03:20Z">
                    <w:r w:rsidDel="00000000" w:rsidR="00000000" w:rsidRPr="00000000">
                      <w:rPr>
                        <w:rtl w:val="0"/>
                      </w:rPr>
                    </w:r>
                  </w:ins>
                </w:sdtContent>
              </w:sdt>
              <w:ins w:author="Anonymous" w:id="66" w:date="2026-09-22T03:03:20Z">
                <w:bookmarkStart w:colFirst="0" w:colLast="0" w:name="_heading=h.ein1a1x3nhy4" w:id="1248"/>
                <w:bookmarkEnd w:id="1248"/>
              </w:ins>
            </w:sdtContent>
          </w:sdt>
        </w:p>
      </w:sdtContent>
    </w:sdt>
    <w:sdt>
      <w:sdtPr>
        <w:id w:val="-339403431"/>
        <w:tag w:val="goog_rdk_4720"/>
      </w:sdtPr>
      <w:sdtContent>
        <w:p w:rsidR="00000000" w:rsidDel="00000000" w:rsidP="00000000" w:rsidRDefault="00000000" w:rsidRPr="00000000" w14:paraId="0000062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08322230"/>
              <w:tag w:val="goog_rdk_4718"/>
            </w:sdtPr>
            <w:sdtContent>
              <w:ins w:author="Anonymous" w:id="66" w:date="2026-09-22T03:03:20Z"/>
              <w:sdt>
                <w:sdtPr>
                  <w:id w:val="-669052392"/>
                  <w:tag w:val="goog_rdk_4719"/>
                </w:sdtPr>
                <w:sdtContent>
                  <w:ins w:author="Anonymous" w:id="66" w:date="2026-09-22T03:03:20Z">
                    <w:r w:rsidDel="00000000" w:rsidR="00000000" w:rsidRPr="00000000">
                      <w:rPr>
                        <w:rtl w:val="0"/>
                      </w:rPr>
                    </w:r>
                  </w:ins>
                </w:sdtContent>
              </w:sdt>
              <w:ins w:author="Anonymous" w:id="66" w:date="2026-09-22T03:03:20Z">
                <w:bookmarkStart w:colFirst="0" w:colLast="0" w:name="_heading=h.22no2aw6y9l6" w:id="1249"/>
                <w:bookmarkEnd w:id="1249"/>
              </w:ins>
            </w:sdtContent>
          </w:sdt>
        </w:p>
      </w:sdtContent>
    </w:sdt>
    <w:sdt>
      <w:sdtPr>
        <w:id w:val="1865394651"/>
        <w:tag w:val="goog_rdk_4723"/>
      </w:sdtPr>
      <w:sdtContent>
        <w:p w:rsidR="00000000" w:rsidDel="00000000" w:rsidP="00000000" w:rsidRDefault="00000000" w:rsidRPr="00000000" w14:paraId="0000062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76026452"/>
              <w:tag w:val="goog_rdk_4721"/>
            </w:sdtPr>
            <w:sdtContent>
              <w:ins w:author="Anonymous" w:id="66" w:date="2026-09-22T03:03:20Z"/>
              <w:sdt>
                <w:sdtPr>
                  <w:id w:val="1281174606"/>
                  <w:tag w:val="goog_rdk_4722"/>
                </w:sdtPr>
                <w:sdtContent>
                  <w:ins w:author="Anonymous" w:id="66" w:date="2026-09-22T03:03:20Z">
                    <w:r w:rsidDel="00000000" w:rsidR="00000000" w:rsidRPr="00000000">
                      <w:rPr>
                        <w:rtl w:val="0"/>
                      </w:rPr>
                    </w:r>
                  </w:ins>
                </w:sdtContent>
              </w:sdt>
              <w:ins w:author="Anonymous" w:id="66" w:date="2026-09-22T03:03:20Z">
                <w:bookmarkStart w:colFirst="0" w:colLast="0" w:name="_heading=h.dv0hinj2reuc" w:id="1250"/>
                <w:bookmarkEnd w:id="1250"/>
              </w:ins>
            </w:sdtContent>
          </w:sdt>
        </w:p>
      </w:sdtContent>
    </w:sdt>
    <w:sdt>
      <w:sdtPr>
        <w:id w:val="-1752559491"/>
        <w:tag w:val="goog_rdk_4726"/>
      </w:sdtPr>
      <w:sdtContent>
        <w:p w:rsidR="00000000" w:rsidDel="00000000" w:rsidP="00000000" w:rsidRDefault="00000000" w:rsidRPr="00000000" w14:paraId="0000062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29998651"/>
              <w:tag w:val="goog_rdk_4724"/>
            </w:sdtPr>
            <w:sdtContent>
              <w:ins w:author="Anonymous" w:id="66" w:date="2026-09-22T03:03:20Z"/>
              <w:sdt>
                <w:sdtPr>
                  <w:id w:val="-148483115"/>
                  <w:tag w:val="goog_rdk_4725"/>
                </w:sdtPr>
                <w:sdtContent>
                  <w:ins w:author="Anonymous" w:id="66" w:date="2026-09-22T03:03:20Z">
                    <w:r w:rsidDel="00000000" w:rsidR="00000000" w:rsidRPr="00000000">
                      <w:rPr>
                        <w:rtl w:val="0"/>
                      </w:rPr>
                    </w:r>
                  </w:ins>
                </w:sdtContent>
              </w:sdt>
              <w:ins w:author="Anonymous" w:id="66" w:date="2026-09-22T03:03:20Z">
                <w:bookmarkStart w:colFirst="0" w:colLast="0" w:name="_heading=h.rmcr0ap70crf" w:id="1251"/>
                <w:bookmarkEnd w:id="1251"/>
              </w:ins>
            </w:sdtContent>
          </w:sdt>
        </w:p>
      </w:sdtContent>
    </w:sdt>
    <w:sdt>
      <w:sdtPr>
        <w:id w:val="-2094152520"/>
        <w:tag w:val="goog_rdk_4729"/>
      </w:sdtPr>
      <w:sdtContent>
        <w:p w:rsidR="00000000" w:rsidDel="00000000" w:rsidP="00000000" w:rsidRDefault="00000000" w:rsidRPr="00000000" w14:paraId="0000062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24204076"/>
              <w:tag w:val="goog_rdk_4727"/>
            </w:sdtPr>
            <w:sdtContent>
              <w:ins w:author="Anonymous" w:id="66" w:date="2026-09-22T03:03:20Z"/>
              <w:sdt>
                <w:sdtPr>
                  <w:id w:val="-520389074"/>
                  <w:tag w:val="goog_rdk_4728"/>
                </w:sdtPr>
                <w:sdtContent>
                  <w:ins w:author="Anonymous" w:id="66" w:date="2026-09-22T03:03:20Z">
                    <w:r w:rsidDel="00000000" w:rsidR="00000000" w:rsidRPr="00000000">
                      <w:rPr>
                        <w:rtl w:val="0"/>
                      </w:rPr>
                    </w:r>
                  </w:ins>
                </w:sdtContent>
              </w:sdt>
              <w:ins w:author="Anonymous" w:id="66" w:date="2026-09-22T03:03:20Z">
                <w:bookmarkStart w:colFirst="0" w:colLast="0" w:name="_heading=h.x3q7dpxhsv9f" w:id="1252"/>
                <w:bookmarkEnd w:id="1252"/>
              </w:ins>
            </w:sdtContent>
          </w:sdt>
        </w:p>
      </w:sdtContent>
    </w:sdt>
    <w:sdt>
      <w:sdtPr>
        <w:id w:val="1023748472"/>
        <w:tag w:val="goog_rdk_4732"/>
      </w:sdtPr>
      <w:sdtContent>
        <w:p w:rsidR="00000000" w:rsidDel="00000000" w:rsidP="00000000" w:rsidRDefault="00000000" w:rsidRPr="00000000" w14:paraId="0000062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48248237"/>
              <w:tag w:val="goog_rdk_4730"/>
            </w:sdtPr>
            <w:sdtContent>
              <w:ins w:author="Anonymous" w:id="66" w:date="2026-09-22T03:03:20Z"/>
              <w:sdt>
                <w:sdtPr>
                  <w:id w:val="811558976"/>
                  <w:tag w:val="goog_rdk_4731"/>
                </w:sdtPr>
                <w:sdtContent>
                  <w:ins w:author="Anonymous" w:id="66" w:date="2026-09-22T03:03:20Z">
                    <w:r w:rsidDel="00000000" w:rsidR="00000000" w:rsidRPr="00000000">
                      <w:rPr>
                        <w:rtl w:val="0"/>
                      </w:rPr>
                    </w:r>
                  </w:ins>
                </w:sdtContent>
              </w:sdt>
              <w:ins w:author="Anonymous" w:id="66" w:date="2026-09-22T03:03:20Z">
                <w:bookmarkStart w:colFirst="0" w:colLast="0" w:name="_heading=h.hfnt0hlnh2bt" w:id="1253"/>
                <w:bookmarkEnd w:id="1253"/>
              </w:ins>
            </w:sdtContent>
          </w:sdt>
        </w:p>
      </w:sdtContent>
    </w:sdt>
    <w:sdt>
      <w:sdtPr>
        <w:id w:val="1521544491"/>
        <w:tag w:val="goog_rdk_4735"/>
      </w:sdtPr>
      <w:sdtContent>
        <w:p w:rsidR="00000000" w:rsidDel="00000000" w:rsidP="00000000" w:rsidRDefault="00000000" w:rsidRPr="00000000" w14:paraId="0000063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2905856"/>
              <w:tag w:val="goog_rdk_4733"/>
            </w:sdtPr>
            <w:sdtContent>
              <w:ins w:author="Anonymous" w:id="66" w:date="2026-09-22T03:03:20Z"/>
              <w:sdt>
                <w:sdtPr>
                  <w:id w:val="2060921494"/>
                  <w:tag w:val="goog_rdk_4734"/>
                </w:sdtPr>
                <w:sdtContent>
                  <w:ins w:author="Anonymous" w:id="66" w:date="2026-09-22T03:03:20Z">
                    <w:r w:rsidDel="00000000" w:rsidR="00000000" w:rsidRPr="00000000">
                      <w:rPr>
                        <w:rtl w:val="0"/>
                      </w:rPr>
                    </w:r>
                  </w:ins>
                </w:sdtContent>
              </w:sdt>
              <w:ins w:author="Anonymous" w:id="66" w:date="2026-09-22T03:03:20Z">
                <w:bookmarkStart w:colFirst="0" w:colLast="0" w:name="_heading=h.8knvfwr37qk" w:id="1254"/>
                <w:bookmarkEnd w:id="1254"/>
              </w:ins>
            </w:sdtContent>
          </w:sdt>
        </w:p>
      </w:sdtContent>
    </w:sdt>
    <w:sdt>
      <w:sdtPr>
        <w:id w:val="1917613660"/>
        <w:tag w:val="goog_rdk_4738"/>
      </w:sdtPr>
      <w:sdtContent>
        <w:p w:rsidR="00000000" w:rsidDel="00000000" w:rsidP="00000000" w:rsidRDefault="00000000" w:rsidRPr="00000000" w14:paraId="0000063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77395910"/>
              <w:tag w:val="goog_rdk_4736"/>
            </w:sdtPr>
            <w:sdtContent>
              <w:ins w:author="Anonymous" w:id="66" w:date="2026-09-22T03:03:20Z"/>
              <w:sdt>
                <w:sdtPr>
                  <w:id w:val="-2001150843"/>
                  <w:tag w:val="goog_rdk_4737"/>
                </w:sdtPr>
                <w:sdtContent>
                  <w:ins w:author="Anonymous" w:id="66" w:date="2026-09-22T03:03:20Z">
                    <w:r w:rsidDel="00000000" w:rsidR="00000000" w:rsidRPr="00000000">
                      <w:rPr>
                        <w:rtl w:val="0"/>
                      </w:rPr>
                    </w:r>
                  </w:ins>
                </w:sdtContent>
              </w:sdt>
              <w:ins w:author="Anonymous" w:id="66" w:date="2026-09-22T03:03:20Z">
                <w:bookmarkStart w:colFirst="0" w:colLast="0" w:name="_heading=h.pbt9z5ra8dku" w:id="1255"/>
                <w:bookmarkEnd w:id="1255"/>
              </w:ins>
            </w:sdtContent>
          </w:sdt>
        </w:p>
      </w:sdtContent>
    </w:sdt>
    <w:sdt>
      <w:sdtPr>
        <w:id w:val="1990418436"/>
        <w:tag w:val="goog_rdk_4741"/>
      </w:sdtPr>
      <w:sdtContent>
        <w:p w:rsidR="00000000" w:rsidDel="00000000" w:rsidP="00000000" w:rsidRDefault="00000000" w:rsidRPr="00000000" w14:paraId="0000063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73236814"/>
              <w:tag w:val="goog_rdk_4739"/>
            </w:sdtPr>
            <w:sdtContent>
              <w:ins w:author="Anonymous" w:id="66" w:date="2026-09-22T03:03:20Z"/>
              <w:sdt>
                <w:sdtPr>
                  <w:id w:val="830098077"/>
                  <w:tag w:val="goog_rdk_4740"/>
                </w:sdtPr>
                <w:sdtContent>
                  <w:ins w:author="Anonymous" w:id="66" w:date="2026-09-22T03:03:20Z">
                    <w:r w:rsidDel="00000000" w:rsidR="00000000" w:rsidRPr="00000000">
                      <w:rPr>
                        <w:rtl w:val="0"/>
                      </w:rPr>
                    </w:r>
                  </w:ins>
                </w:sdtContent>
              </w:sdt>
              <w:ins w:author="Anonymous" w:id="66" w:date="2026-09-22T03:03:20Z">
                <w:bookmarkStart w:colFirst="0" w:colLast="0" w:name="_heading=h.n395r7sdsryg" w:id="1256"/>
                <w:bookmarkEnd w:id="1256"/>
              </w:ins>
            </w:sdtContent>
          </w:sdt>
        </w:p>
      </w:sdtContent>
    </w:sdt>
    <w:sdt>
      <w:sdtPr>
        <w:id w:val="1357514293"/>
        <w:tag w:val="goog_rdk_4744"/>
      </w:sdtPr>
      <w:sdtContent>
        <w:p w:rsidR="00000000" w:rsidDel="00000000" w:rsidP="00000000" w:rsidRDefault="00000000" w:rsidRPr="00000000" w14:paraId="0000063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44662269"/>
              <w:tag w:val="goog_rdk_4742"/>
            </w:sdtPr>
            <w:sdtContent>
              <w:ins w:author="Anonymous" w:id="66" w:date="2026-09-22T03:03:20Z"/>
              <w:sdt>
                <w:sdtPr>
                  <w:id w:val="980531595"/>
                  <w:tag w:val="goog_rdk_4743"/>
                </w:sdtPr>
                <w:sdtContent>
                  <w:ins w:author="Anonymous" w:id="66" w:date="2026-09-22T03:03:20Z">
                    <w:r w:rsidDel="00000000" w:rsidR="00000000" w:rsidRPr="00000000">
                      <w:rPr>
                        <w:rtl w:val="0"/>
                      </w:rPr>
                    </w:r>
                  </w:ins>
                </w:sdtContent>
              </w:sdt>
              <w:ins w:author="Anonymous" w:id="66" w:date="2026-09-22T03:03:20Z">
                <w:bookmarkStart w:colFirst="0" w:colLast="0" w:name="_heading=h.8idytij3f3w6" w:id="1257"/>
                <w:bookmarkEnd w:id="1257"/>
              </w:ins>
            </w:sdtContent>
          </w:sdt>
        </w:p>
      </w:sdtContent>
    </w:sdt>
    <w:sdt>
      <w:sdtPr>
        <w:id w:val="525017576"/>
        <w:tag w:val="goog_rdk_4747"/>
      </w:sdtPr>
      <w:sdtContent>
        <w:p w:rsidR="00000000" w:rsidDel="00000000" w:rsidP="00000000" w:rsidRDefault="00000000" w:rsidRPr="00000000" w14:paraId="0000063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91421629"/>
              <w:tag w:val="goog_rdk_4745"/>
            </w:sdtPr>
            <w:sdtContent>
              <w:ins w:author="Anonymous" w:id="66" w:date="2026-09-22T03:03:20Z"/>
              <w:sdt>
                <w:sdtPr>
                  <w:id w:val="-1371882636"/>
                  <w:tag w:val="goog_rdk_4746"/>
                </w:sdtPr>
                <w:sdtContent>
                  <w:ins w:author="Anonymous" w:id="66" w:date="2026-09-22T03:03:20Z">
                    <w:r w:rsidDel="00000000" w:rsidR="00000000" w:rsidRPr="00000000">
                      <w:rPr>
                        <w:rtl w:val="0"/>
                      </w:rPr>
                    </w:r>
                  </w:ins>
                </w:sdtContent>
              </w:sdt>
              <w:ins w:author="Anonymous" w:id="66" w:date="2026-09-22T03:03:20Z">
                <w:bookmarkStart w:colFirst="0" w:colLast="0" w:name="_heading=h.fvvpnihh6uit" w:id="1258"/>
                <w:bookmarkEnd w:id="1258"/>
              </w:ins>
            </w:sdtContent>
          </w:sdt>
        </w:p>
      </w:sdtContent>
    </w:sdt>
    <w:sdt>
      <w:sdtPr>
        <w:id w:val="1474066151"/>
        <w:tag w:val="goog_rdk_4750"/>
      </w:sdtPr>
      <w:sdtContent>
        <w:p w:rsidR="00000000" w:rsidDel="00000000" w:rsidP="00000000" w:rsidRDefault="00000000" w:rsidRPr="00000000" w14:paraId="0000063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4358524"/>
              <w:tag w:val="goog_rdk_4748"/>
            </w:sdtPr>
            <w:sdtContent>
              <w:ins w:author="Anonymous" w:id="66" w:date="2026-09-22T03:03:20Z"/>
              <w:sdt>
                <w:sdtPr>
                  <w:id w:val="-147778548"/>
                  <w:tag w:val="goog_rdk_4749"/>
                </w:sdtPr>
                <w:sdtContent>
                  <w:ins w:author="Anonymous" w:id="66" w:date="2026-09-22T03:03:20Z">
                    <w:r w:rsidDel="00000000" w:rsidR="00000000" w:rsidRPr="00000000">
                      <w:rPr>
                        <w:rtl w:val="0"/>
                      </w:rPr>
                    </w:r>
                  </w:ins>
                </w:sdtContent>
              </w:sdt>
              <w:ins w:author="Anonymous" w:id="66" w:date="2026-09-22T03:03:20Z">
                <w:bookmarkStart w:colFirst="0" w:colLast="0" w:name="_heading=h.fsn20ooohm4d" w:id="1259"/>
                <w:bookmarkEnd w:id="1259"/>
              </w:ins>
            </w:sdtContent>
          </w:sdt>
        </w:p>
      </w:sdtContent>
    </w:sdt>
    <w:sdt>
      <w:sdtPr>
        <w:id w:val="-1345548440"/>
        <w:tag w:val="goog_rdk_4753"/>
      </w:sdtPr>
      <w:sdtContent>
        <w:p w:rsidR="00000000" w:rsidDel="00000000" w:rsidP="00000000" w:rsidRDefault="00000000" w:rsidRPr="00000000" w14:paraId="0000063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198040579"/>
              <w:tag w:val="goog_rdk_4751"/>
            </w:sdtPr>
            <w:sdtContent>
              <w:ins w:author="Anonymous" w:id="66" w:date="2026-09-22T03:03:20Z"/>
              <w:sdt>
                <w:sdtPr>
                  <w:id w:val="598977990"/>
                  <w:tag w:val="goog_rdk_4752"/>
                </w:sdtPr>
                <w:sdtContent>
                  <w:ins w:author="Anonymous" w:id="66" w:date="2026-09-22T03:03:20Z">
                    <w:r w:rsidDel="00000000" w:rsidR="00000000" w:rsidRPr="00000000">
                      <w:rPr>
                        <w:rtl w:val="0"/>
                      </w:rPr>
                    </w:r>
                  </w:ins>
                </w:sdtContent>
              </w:sdt>
              <w:ins w:author="Anonymous" w:id="66" w:date="2026-09-22T03:03:20Z">
                <w:bookmarkStart w:colFirst="0" w:colLast="0" w:name="_heading=h.qw9fr412dwiq" w:id="1260"/>
                <w:bookmarkEnd w:id="1260"/>
              </w:ins>
            </w:sdtContent>
          </w:sdt>
        </w:p>
      </w:sdtContent>
    </w:sdt>
    <w:sdt>
      <w:sdtPr>
        <w:id w:val="249268266"/>
        <w:tag w:val="goog_rdk_4756"/>
      </w:sdtPr>
      <w:sdtContent>
        <w:p w:rsidR="00000000" w:rsidDel="00000000" w:rsidP="00000000" w:rsidRDefault="00000000" w:rsidRPr="00000000" w14:paraId="0000063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11243458"/>
              <w:tag w:val="goog_rdk_4754"/>
            </w:sdtPr>
            <w:sdtContent>
              <w:ins w:author="Anonymous" w:id="66" w:date="2026-09-22T03:03:20Z"/>
              <w:sdt>
                <w:sdtPr>
                  <w:id w:val="522296830"/>
                  <w:tag w:val="goog_rdk_4755"/>
                </w:sdtPr>
                <w:sdtContent>
                  <w:ins w:author="Anonymous" w:id="66" w:date="2026-09-22T03:03:20Z">
                    <w:r w:rsidDel="00000000" w:rsidR="00000000" w:rsidRPr="00000000">
                      <w:rPr>
                        <w:rtl w:val="0"/>
                      </w:rPr>
                    </w:r>
                  </w:ins>
                </w:sdtContent>
              </w:sdt>
              <w:ins w:author="Anonymous" w:id="66" w:date="2026-09-22T03:03:20Z">
                <w:bookmarkStart w:colFirst="0" w:colLast="0" w:name="_heading=h.u4n20xyxc92g" w:id="1261"/>
                <w:bookmarkEnd w:id="1261"/>
              </w:ins>
            </w:sdtContent>
          </w:sdt>
        </w:p>
      </w:sdtContent>
    </w:sdt>
    <w:sdt>
      <w:sdtPr>
        <w:id w:val="124841425"/>
        <w:tag w:val="goog_rdk_4759"/>
      </w:sdtPr>
      <w:sdtContent>
        <w:p w:rsidR="00000000" w:rsidDel="00000000" w:rsidP="00000000" w:rsidRDefault="00000000" w:rsidRPr="00000000" w14:paraId="0000063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439762953"/>
              <w:tag w:val="goog_rdk_4757"/>
            </w:sdtPr>
            <w:sdtContent>
              <w:ins w:author="Anonymous" w:id="66" w:date="2026-09-22T03:03:20Z"/>
              <w:sdt>
                <w:sdtPr>
                  <w:id w:val="1455634391"/>
                  <w:tag w:val="goog_rdk_4758"/>
                </w:sdtPr>
                <w:sdtContent>
                  <w:ins w:author="Anonymous" w:id="66" w:date="2026-09-22T03:03:20Z">
                    <w:r w:rsidDel="00000000" w:rsidR="00000000" w:rsidRPr="00000000">
                      <w:rPr>
                        <w:rtl w:val="0"/>
                      </w:rPr>
                    </w:r>
                  </w:ins>
                </w:sdtContent>
              </w:sdt>
              <w:ins w:author="Anonymous" w:id="66" w:date="2026-09-22T03:03:20Z">
                <w:bookmarkStart w:colFirst="0" w:colLast="0" w:name="_heading=h.vz7sto2ubifa" w:id="1262"/>
                <w:bookmarkEnd w:id="1262"/>
              </w:ins>
            </w:sdtContent>
          </w:sdt>
        </w:p>
      </w:sdtContent>
    </w:sdt>
    <w:sdt>
      <w:sdtPr>
        <w:id w:val="1138796781"/>
        <w:tag w:val="goog_rdk_4762"/>
      </w:sdtPr>
      <w:sdtContent>
        <w:p w:rsidR="00000000" w:rsidDel="00000000" w:rsidP="00000000" w:rsidRDefault="00000000" w:rsidRPr="00000000" w14:paraId="0000063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15371657"/>
              <w:tag w:val="goog_rdk_4760"/>
            </w:sdtPr>
            <w:sdtContent>
              <w:ins w:author="Anonymous" w:id="66" w:date="2026-09-22T03:03:20Z"/>
              <w:sdt>
                <w:sdtPr>
                  <w:id w:val="907097185"/>
                  <w:tag w:val="goog_rdk_4761"/>
                </w:sdtPr>
                <w:sdtContent>
                  <w:ins w:author="Anonymous" w:id="66" w:date="2026-09-22T03:03:20Z">
                    <w:r w:rsidDel="00000000" w:rsidR="00000000" w:rsidRPr="00000000">
                      <w:rPr>
                        <w:rtl w:val="0"/>
                      </w:rPr>
                    </w:r>
                  </w:ins>
                </w:sdtContent>
              </w:sdt>
              <w:ins w:author="Anonymous" w:id="66" w:date="2026-09-22T03:03:20Z">
                <w:bookmarkStart w:colFirst="0" w:colLast="0" w:name="_heading=h.xh72ypha4jaq" w:id="1263"/>
                <w:bookmarkEnd w:id="1263"/>
              </w:ins>
            </w:sdtContent>
          </w:sdt>
        </w:p>
      </w:sdtContent>
    </w:sdt>
    <w:sdt>
      <w:sdtPr>
        <w:id w:val="431028896"/>
        <w:tag w:val="goog_rdk_4765"/>
      </w:sdtPr>
      <w:sdtContent>
        <w:p w:rsidR="00000000" w:rsidDel="00000000" w:rsidP="00000000" w:rsidRDefault="00000000" w:rsidRPr="00000000" w14:paraId="0000063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65808331"/>
              <w:tag w:val="goog_rdk_4763"/>
            </w:sdtPr>
            <w:sdtContent>
              <w:ins w:author="Anonymous" w:id="66" w:date="2026-09-22T03:03:20Z"/>
              <w:sdt>
                <w:sdtPr>
                  <w:id w:val="571204356"/>
                  <w:tag w:val="goog_rdk_4764"/>
                </w:sdtPr>
                <w:sdtContent>
                  <w:ins w:author="Anonymous" w:id="66" w:date="2026-09-22T03:03:20Z">
                    <w:r w:rsidDel="00000000" w:rsidR="00000000" w:rsidRPr="00000000">
                      <w:rPr>
                        <w:rtl w:val="0"/>
                      </w:rPr>
                    </w:r>
                  </w:ins>
                </w:sdtContent>
              </w:sdt>
              <w:ins w:author="Anonymous" w:id="66" w:date="2026-09-22T03:03:20Z">
                <w:bookmarkStart w:colFirst="0" w:colLast="0" w:name="_heading=h.k1cjt89tvtb4" w:id="1264"/>
                <w:bookmarkEnd w:id="1264"/>
              </w:ins>
            </w:sdtContent>
          </w:sdt>
        </w:p>
      </w:sdtContent>
    </w:sdt>
    <w:sdt>
      <w:sdtPr>
        <w:id w:val="-67925853"/>
        <w:tag w:val="goog_rdk_4768"/>
      </w:sdtPr>
      <w:sdtContent>
        <w:p w:rsidR="00000000" w:rsidDel="00000000" w:rsidP="00000000" w:rsidRDefault="00000000" w:rsidRPr="00000000" w14:paraId="0000063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887059408"/>
              <w:tag w:val="goog_rdk_4766"/>
            </w:sdtPr>
            <w:sdtContent>
              <w:ins w:author="Anonymous" w:id="66" w:date="2026-09-22T03:03:20Z"/>
              <w:sdt>
                <w:sdtPr>
                  <w:id w:val="529822093"/>
                  <w:tag w:val="goog_rdk_4767"/>
                </w:sdtPr>
                <w:sdtContent>
                  <w:ins w:author="Anonymous" w:id="66" w:date="2026-09-22T03:03:20Z">
                    <w:r w:rsidDel="00000000" w:rsidR="00000000" w:rsidRPr="00000000">
                      <w:rPr>
                        <w:rtl w:val="0"/>
                      </w:rPr>
                    </w:r>
                  </w:ins>
                </w:sdtContent>
              </w:sdt>
              <w:ins w:author="Anonymous" w:id="66" w:date="2026-09-22T03:03:20Z">
                <w:bookmarkStart w:colFirst="0" w:colLast="0" w:name="_heading=h.bpj4yao9aphw" w:id="1265"/>
                <w:bookmarkEnd w:id="1265"/>
              </w:ins>
            </w:sdtContent>
          </w:sdt>
        </w:p>
      </w:sdtContent>
    </w:sdt>
    <w:sdt>
      <w:sdtPr>
        <w:id w:val="-704414987"/>
        <w:tag w:val="goog_rdk_4771"/>
      </w:sdtPr>
      <w:sdtContent>
        <w:p w:rsidR="00000000" w:rsidDel="00000000" w:rsidP="00000000" w:rsidRDefault="00000000" w:rsidRPr="00000000" w14:paraId="0000063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70413341"/>
              <w:tag w:val="goog_rdk_4769"/>
            </w:sdtPr>
            <w:sdtContent>
              <w:ins w:author="Anonymous" w:id="66" w:date="2026-09-22T03:03:20Z"/>
              <w:sdt>
                <w:sdtPr>
                  <w:id w:val="486161851"/>
                  <w:tag w:val="goog_rdk_4770"/>
                </w:sdtPr>
                <w:sdtContent>
                  <w:ins w:author="Anonymous" w:id="66" w:date="2026-09-22T03:03:20Z">
                    <w:r w:rsidDel="00000000" w:rsidR="00000000" w:rsidRPr="00000000">
                      <w:rPr>
                        <w:rtl w:val="0"/>
                      </w:rPr>
                    </w:r>
                  </w:ins>
                </w:sdtContent>
              </w:sdt>
              <w:ins w:author="Anonymous" w:id="66" w:date="2026-09-22T03:03:20Z">
                <w:bookmarkStart w:colFirst="0" w:colLast="0" w:name="_heading=h.vrfwrtlncdqs" w:id="1266"/>
                <w:bookmarkEnd w:id="1266"/>
              </w:ins>
            </w:sdtContent>
          </w:sdt>
        </w:p>
      </w:sdtContent>
    </w:sdt>
    <w:sdt>
      <w:sdtPr>
        <w:id w:val="1882892044"/>
        <w:tag w:val="goog_rdk_4774"/>
      </w:sdtPr>
      <w:sdtContent>
        <w:p w:rsidR="00000000" w:rsidDel="00000000" w:rsidP="00000000" w:rsidRDefault="00000000" w:rsidRPr="00000000" w14:paraId="0000063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00911283"/>
              <w:tag w:val="goog_rdk_4772"/>
            </w:sdtPr>
            <w:sdtContent>
              <w:ins w:author="Anonymous" w:id="66" w:date="2026-09-22T03:03:20Z"/>
              <w:sdt>
                <w:sdtPr>
                  <w:id w:val="-349291587"/>
                  <w:tag w:val="goog_rdk_4773"/>
                </w:sdtPr>
                <w:sdtContent>
                  <w:ins w:author="Anonymous" w:id="66" w:date="2026-09-22T03:03:20Z">
                    <w:r w:rsidDel="00000000" w:rsidR="00000000" w:rsidRPr="00000000">
                      <w:rPr>
                        <w:rtl w:val="0"/>
                      </w:rPr>
                    </w:r>
                  </w:ins>
                </w:sdtContent>
              </w:sdt>
              <w:ins w:author="Anonymous" w:id="66" w:date="2026-09-22T03:03:20Z">
                <w:bookmarkStart w:colFirst="0" w:colLast="0" w:name="_heading=h.8yyqisb63yum" w:id="1267"/>
                <w:bookmarkEnd w:id="1267"/>
              </w:ins>
            </w:sdtContent>
          </w:sdt>
        </w:p>
      </w:sdtContent>
    </w:sdt>
    <w:sdt>
      <w:sdtPr>
        <w:id w:val="-529543912"/>
        <w:tag w:val="goog_rdk_4777"/>
      </w:sdtPr>
      <w:sdtContent>
        <w:p w:rsidR="00000000" w:rsidDel="00000000" w:rsidP="00000000" w:rsidRDefault="00000000" w:rsidRPr="00000000" w14:paraId="0000063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775790768"/>
              <w:tag w:val="goog_rdk_4775"/>
            </w:sdtPr>
            <w:sdtContent>
              <w:ins w:author="Anonymous" w:id="66" w:date="2026-09-22T03:03:20Z"/>
              <w:sdt>
                <w:sdtPr>
                  <w:id w:val="1330538930"/>
                  <w:tag w:val="goog_rdk_4776"/>
                </w:sdtPr>
                <w:sdtContent>
                  <w:ins w:author="Anonymous" w:id="66" w:date="2026-09-22T03:03:20Z">
                    <w:r w:rsidDel="00000000" w:rsidR="00000000" w:rsidRPr="00000000">
                      <w:rPr>
                        <w:rtl w:val="0"/>
                      </w:rPr>
                    </w:r>
                  </w:ins>
                </w:sdtContent>
              </w:sdt>
              <w:ins w:author="Anonymous" w:id="66" w:date="2026-09-22T03:03:20Z">
                <w:bookmarkStart w:colFirst="0" w:colLast="0" w:name="_heading=h.e4lrra4wwjt0" w:id="1268"/>
                <w:bookmarkEnd w:id="1268"/>
              </w:ins>
            </w:sdtContent>
          </w:sdt>
        </w:p>
      </w:sdtContent>
    </w:sdt>
    <w:sdt>
      <w:sdtPr>
        <w:id w:val="-1336941567"/>
        <w:tag w:val="goog_rdk_4780"/>
      </w:sdtPr>
      <w:sdtContent>
        <w:p w:rsidR="00000000" w:rsidDel="00000000" w:rsidP="00000000" w:rsidRDefault="00000000" w:rsidRPr="00000000" w14:paraId="0000063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290313818"/>
              <w:tag w:val="goog_rdk_4778"/>
            </w:sdtPr>
            <w:sdtContent>
              <w:ins w:author="Anonymous" w:id="66" w:date="2026-09-22T03:03:20Z"/>
              <w:sdt>
                <w:sdtPr>
                  <w:id w:val="964383950"/>
                  <w:tag w:val="goog_rdk_4779"/>
                </w:sdtPr>
                <w:sdtContent>
                  <w:ins w:author="Anonymous" w:id="66" w:date="2026-09-22T03:03:20Z">
                    <w:r w:rsidDel="00000000" w:rsidR="00000000" w:rsidRPr="00000000">
                      <w:rPr>
                        <w:rtl w:val="0"/>
                      </w:rPr>
                    </w:r>
                  </w:ins>
                </w:sdtContent>
              </w:sdt>
              <w:ins w:author="Anonymous" w:id="66" w:date="2026-09-22T03:03:20Z">
                <w:bookmarkStart w:colFirst="0" w:colLast="0" w:name="_heading=h.f8pl6fwlpktn" w:id="1269"/>
                <w:bookmarkEnd w:id="1269"/>
              </w:ins>
            </w:sdtContent>
          </w:sdt>
        </w:p>
      </w:sdtContent>
    </w:sdt>
    <w:sdt>
      <w:sdtPr>
        <w:id w:val="-740002066"/>
        <w:tag w:val="goog_rdk_4783"/>
      </w:sdtPr>
      <w:sdtContent>
        <w:p w:rsidR="00000000" w:rsidDel="00000000" w:rsidP="00000000" w:rsidRDefault="00000000" w:rsidRPr="00000000" w14:paraId="0000064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558661979"/>
              <w:tag w:val="goog_rdk_4781"/>
            </w:sdtPr>
            <w:sdtContent>
              <w:ins w:author="Anonymous" w:id="66" w:date="2026-09-22T03:03:20Z"/>
              <w:sdt>
                <w:sdtPr>
                  <w:id w:val="438939118"/>
                  <w:tag w:val="goog_rdk_4782"/>
                </w:sdtPr>
                <w:sdtContent>
                  <w:ins w:author="Anonymous" w:id="66" w:date="2026-09-22T03:03:20Z">
                    <w:r w:rsidDel="00000000" w:rsidR="00000000" w:rsidRPr="00000000">
                      <w:rPr>
                        <w:rtl w:val="0"/>
                      </w:rPr>
                    </w:r>
                  </w:ins>
                </w:sdtContent>
              </w:sdt>
              <w:ins w:author="Anonymous" w:id="66" w:date="2026-09-22T03:03:20Z">
                <w:bookmarkStart w:colFirst="0" w:colLast="0" w:name="_heading=h.l7zdsovm4gw6" w:id="1270"/>
                <w:bookmarkEnd w:id="1270"/>
              </w:ins>
            </w:sdtContent>
          </w:sdt>
        </w:p>
      </w:sdtContent>
    </w:sdt>
    <w:sdt>
      <w:sdtPr>
        <w:id w:val="-1025961973"/>
        <w:tag w:val="goog_rdk_4786"/>
      </w:sdtPr>
      <w:sdtContent>
        <w:p w:rsidR="00000000" w:rsidDel="00000000" w:rsidP="00000000" w:rsidRDefault="00000000" w:rsidRPr="00000000" w14:paraId="0000064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96135244"/>
              <w:tag w:val="goog_rdk_4784"/>
            </w:sdtPr>
            <w:sdtContent>
              <w:ins w:author="Anonymous" w:id="66" w:date="2026-09-22T03:03:20Z"/>
              <w:sdt>
                <w:sdtPr>
                  <w:id w:val="-2090734531"/>
                  <w:tag w:val="goog_rdk_4785"/>
                </w:sdtPr>
                <w:sdtContent>
                  <w:ins w:author="Anonymous" w:id="66" w:date="2026-09-22T03:03:20Z">
                    <w:r w:rsidDel="00000000" w:rsidR="00000000" w:rsidRPr="00000000">
                      <w:rPr>
                        <w:rtl w:val="0"/>
                      </w:rPr>
                    </w:r>
                  </w:ins>
                </w:sdtContent>
              </w:sdt>
              <w:ins w:author="Anonymous" w:id="66" w:date="2026-09-22T03:03:20Z">
                <w:bookmarkStart w:colFirst="0" w:colLast="0" w:name="_heading=h.f7sjvutzwjln" w:id="1271"/>
                <w:bookmarkEnd w:id="1271"/>
              </w:ins>
            </w:sdtContent>
          </w:sdt>
        </w:p>
      </w:sdtContent>
    </w:sdt>
    <w:sdt>
      <w:sdtPr>
        <w:id w:val="122795736"/>
        <w:tag w:val="goog_rdk_4789"/>
      </w:sdtPr>
      <w:sdtContent>
        <w:p w:rsidR="00000000" w:rsidDel="00000000" w:rsidP="00000000" w:rsidRDefault="00000000" w:rsidRPr="00000000" w14:paraId="0000064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5805395"/>
              <w:tag w:val="goog_rdk_4787"/>
            </w:sdtPr>
            <w:sdtContent>
              <w:ins w:author="Anonymous" w:id="66" w:date="2026-09-22T03:03:20Z"/>
              <w:sdt>
                <w:sdtPr>
                  <w:id w:val="-1080032106"/>
                  <w:tag w:val="goog_rdk_4788"/>
                </w:sdtPr>
                <w:sdtContent>
                  <w:ins w:author="Anonymous" w:id="66" w:date="2026-09-22T03:03:20Z">
                    <w:r w:rsidDel="00000000" w:rsidR="00000000" w:rsidRPr="00000000">
                      <w:rPr>
                        <w:rtl w:val="0"/>
                      </w:rPr>
                    </w:r>
                  </w:ins>
                </w:sdtContent>
              </w:sdt>
              <w:ins w:author="Anonymous" w:id="66" w:date="2026-09-22T03:03:20Z">
                <w:bookmarkStart w:colFirst="0" w:colLast="0" w:name="_heading=h.ujmm4vc9y5dg" w:id="1272"/>
                <w:bookmarkEnd w:id="1272"/>
              </w:ins>
            </w:sdtContent>
          </w:sdt>
        </w:p>
      </w:sdtContent>
    </w:sdt>
    <w:sdt>
      <w:sdtPr>
        <w:id w:val="1566866298"/>
        <w:tag w:val="goog_rdk_4792"/>
      </w:sdtPr>
      <w:sdtContent>
        <w:p w:rsidR="00000000" w:rsidDel="00000000" w:rsidP="00000000" w:rsidRDefault="00000000" w:rsidRPr="00000000" w14:paraId="0000064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64488006"/>
              <w:tag w:val="goog_rdk_4790"/>
            </w:sdtPr>
            <w:sdtContent>
              <w:ins w:author="Anonymous" w:id="66" w:date="2026-09-22T03:03:20Z"/>
              <w:sdt>
                <w:sdtPr>
                  <w:id w:val="-867881907"/>
                  <w:tag w:val="goog_rdk_4791"/>
                </w:sdtPr>
                <w:sdtContent>
                  <w:ins w:author="Anonymous" w:id="66" w:date="2026-09-22T03:03:20Z">
                    <w:r w:rsidDel="00000000" w:rsidR="00000000" w:rsidRPr="00000000">
                      <w:rPr>
                        <w:rtl w:val="0"/>
                      </w:rPr>
                    </w:r>
                  </w:ins>
                </w:sdtContent>
              </w:sdt>
              <w:ins w:author="Anonymous" w:id="66" w:date="2026-09-22T03:03:20Z">
                <w:bookmarkStart w:colFirst="0" w:colLast="0" w:name="_heading=h.wgr5vgawnnue" w:id="1273"/>
                <w:bookmarkEnd w:id="1273"/>
              </w:ins>
            </w:sdtContent>
          </w:sdt>
        </w:p>
      </w:sdtContent>
    </w:sdt>
    <w:sdt>
      <w:sdtPr>
        <w:id w:val="243798873"/>
        <w:tag w:val="goog_rdk_4795"/>
      </w:sdtPr>
      <w:sdtContent>
        <w:p w:rsidR="00000000" w:rsidDel="00000000" w:rsidP="00000000" w:rsidRDefault="00000000" w:rsidRPr="00000000" w14:paraId="0000064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248814"/>
              <w:tag w:val="goog_rdk_4793"/>
            </w:sdtPr>
            <w:sdtContent>
              <w:ins w:author="Anonymous" w:id="66" w:date="2026-09-22T03:03:20Z"/>
              <w:sdt>
                <w:sdtPr>
                  <w:id w:val="835562941"/>
                  <w:tag w:val="goog_rdk_4794"/>
                </w:sdtPr>
                <w:sdtContent>
                  <w:ins w:author="Anonymous" w:id="66" w:date="2026-09-22T03:03:20Z">
                    <w:r w:rsidDel="00000000" w:rsidR="00000000" w:rsidRPr="00000000">
                      <w:rPr>
                        <w:rtl w:val="0"/>
                      </w:rPr>
                    </w:r>
                  </w:ins>
                </w:sdtContent>
              </w:sdt>
              <w:ins w:author="Anonymous" w:id="66" w:date="2026-09-22T03:03:20Z">
                <w:bookmarkStart w:colFirst="0" w:colLast="0" w:name="_heading=h.hiy0xcdae4ji" w:id="1274"/>
                <w:bookmarkEnd w:id="1274"/>
              </w:ins>
            </w:sdtContent>
          </w:sdt>
        </w:p>
      </w:sdtContent>
    </w:sdt>
    <w:sdt>
      <w:sdtPr>
        <w:id w:val="-1937144111"/>
        <w:tag w:val="goog_rdk_4798"/>
      </w:sdtPr>
      <w:sdtContent>
        <w:p w:rsidR="00000000" w:rsidDel="00000000" w:rsidP="00000000" w:rsidRDefault="00000000" w:rsidRPr="00000000" w14:paraId="0000064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61987643"/>
              <w:tag w:val="goog_rdk_4796"/>
            </w:sdtPr>
            <w:sdtContent>
              <w:ins w:author="Anonymous" w:id="66" w:date="2026-09-22T03:03:20Z"/>
              <w:sdt>
                <w:sdtPr>
                  <w:id w:val="-2009281461"/>
                  <w:tag w:val="goog_rdk_4797"/>
                </w:sdtPr>
                <w:sdtContent>
                  <w:ins w:author="Anonymous" w:id="66" w:date="2026-09-22T03:03:20Z">
                    <w:r w:rsidDel="00000000" w:rsidR="00000000" w:rsidRPr="00000000">
                      <w:rPr>
                        <w:rtl w:val="0"/>
                      </w:rPr>
                    </w:r>
                  </w:ins>
                </w:sdtContent>
              </w:sdt>
              <w:ins w:author="Anonymous" w:id="66" w:date="2026-09-22T03:03:20Z">
                <w:bookmarkStart w:colFirst="0" w:colLast="0" w:name="_heading=h.luccoa6clwkk" w:id="1275"/>
                <w:bookmarkEnd w:id="1275"/>
              </w:ins>
            </w:sdtContent>
          </w:sdt>
        </w:p>
      </w:sdtContent>
    </w:sdt>
    <w:sdt>
      <w:sdtPr>
        <w:id w:val="1876618143"/>
        <w:tag w:val="goog_rdk_4801"/>
      </w:sdtPr>
      <w:sdtContent>
        <w:p w:rsidR="00000000" w:rsidDel="00000000" w:rsidP="00000000" w:rsidRDefault="00000000" w:rsidRPr="00000000" w14:paraId="0000064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77915751"/>
              <w:tag w:val="goog_rdk_4799"/>
            </w:sdtPr>
            <w:sdtContent>
              <w:ins w:author="Anonymous" w:id="66" w:date="2026-09-22T03:03:20Z"/>
              <w:sdt>
                <w:sdtPr>
                  <w:id w:val="309377943"/>
                  <w:tag w:val="goog_rdk_4800"/>
                </w:sdtPr>
                <w:sdtContent>
                  <w:ins w:author="Anonymous" w:id="66" w:date="2026-09-22T03:03:20Z">
                    <w:r w:rsidDel="00000000" w:rsidR="00000000" w:rsidRPr="00000000">
                      <w:rPr>
                        <w:rtl w:val="0"/>
                      </w:rPr>
                    </w:r>
                  </w:ins>
                </w:sdtContent>
              </w:sdt>
              <w:ins w:author="Anonymous" w:id="66" w:date="2026-09-22T03:03:20Z">
                <w:bookmarkStart w:colFirst="0" w:colLast="0" w:name="_heading=h.tk7i5mycu5qr" w:id="1276"/>
                <w:bookmarkEnd w:id="1276"/>
              </w:ins>
            </w:sdtContent>
          </w:sdt>
        </w:p>
      </w:sdtContent>
    </w:sdt>
    <w:sdt>
      <w:sdtPr>
        <w:id w:val="-447925379"/>
        <w:tag w:val="goog_rdk_4804"/>
      </w:sdtPr>
      <w:sdtContent>
        <w:p w:rsidR="00000000" w:rsidDel="00000000" w:rsidP="00000000" w:rsidRDefault="00000000" w:rsidRPr="00000000" w14:paraId="0000064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953315261"/>
              <w:tag w:val="goog_rdk_4802"/>
            </w:sdtPr>
            <w:sdtContent>
              <w:ins w:author="Anonymous" w:id="66" w:date="2026-09-22T03:03:20Z"/>
              <w:sdt>
                <w:sdtPr>
                  <w:id w:val="-1085235185"/>
                  <w:tag w:val="goog_rdk_4803"/>
                </w:sdtPr>
                <w:sdtContent>
                  <w:ins w:author="Anonymous" w:id="66" w:date="2026-09-22T03:03:20Z">
                    <w:r w:rsidDel="00000000" w:rsidR="00000000" w:rsidRPr="00000000">
                      <w:rPr>
                        <w:rtl w:val="0"/>
                      </w:rPr>
                    </w:r>
                  </w:ins>
                </w:sdtContent>
              </w:sdt>
              <w:ins w:author="Anonymous" w:id="66" w:date="2026-09-22T03:03:20Z">
                <w:bookmarkStart w:colFirst="0" w:colLast="0" w:name="_heading=h.n2sleys8pqp" w:id="1277"/>
                <w:bookmarkEnd w:id="1277"/>
              </w:ins>
            </w:sdtContent>
          </w:sdt>
        </w:p>
      </w:sdtContent>
    </w:sdt>
    <w:sdt>
      <w:sdtPr>
        <w:id w:val="1200031329"/>
        <w:tag w:val="goog_rdk_4807"/>
      </w:sdtPr>
      <w:sdtContent>
        <w:p w:rsidR="00000000" w:rsidDel="00000000" w:rsidP="00000000" w:rsidRDefault="00000000" w:rsidRPr="00000000" w14:paraId="0000064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89015908"/>
              <w:tag w:val="goog_rdk_4805"/>
            </w:sdtPr>
            <w:sdtContent>
              <w:ins w:author="Anonymous" w:id="66" w:date="2026-09-22T03:03:20Z"/>
              <w:sdt>
                <w:sdtPr>
                  <w:id w:val="201762421"/>
                  <w:tag w:val="goog_rdk_4806"/>
                </w:sdtPr>
                <w:sdtContent>
                  <w:ins w:author="Anonymous" w:id="66" w:date="2026-09-22T03:03:20Z">
                    <w:r w:rsidDel="00000000" w:rsidR="00000000" w:rsidRPr="00000000">
                      <w:rPr>
                        <w:rtl w:val="0"/>
                      </w:rPr>
                    </w:r>
                  </w:ins>
                </w:sdtContent>
              </w:sdt>
              <w:ins w:author="Anonymous" w:id="66" w:date="2026-09-22T03:03:20Z">
                <w:bookmarkStart w:colFirst="0" w:colLast="0" w:name="_heading=h.66vw9mr2naiy" w:id="1278"/>
                <w:bookmarkEnd w:id="1278"/>
              </w:ins>
            </w:sdtContent>
          </w:sdt>
        </w:p>
      </w:sdtContent>
    </w:sdt>
    <w:sdt>
      <w:sdtPr>
        <w:id w:val="415936999"/>
        <w:tag w:val="goog_rdk_4810"/>
      </w:sdtPr>
      <w:sdtContent>
        <w:p w:rsidR="00000000" w:rsidDel="00000000" w:rsidP="00000000" w:rsidRDefault="00000000" w:rsidRPr="00000000" w14:paraId="0000064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98257501"/>
              <w:tag w:val="goog_rdk_4808"/>
            </w:sdtPr>
            <w:sdtContent>
              <w:ins w:author="Anonymous" w:id="66" w:date="2026-09-22T03:03:20Z"/>
              <w:sdt>
                <w:sdtPr>
                  <w:id w:val="-1229445442"/>
                  <w:tag w:val="goog_rdk_4809"/>
                </w:sdtPr>
                <w:sdtContent>
                  <w:ins w:author="Anonymous" w:id="66" w:date="2026-09-22T03:03:20Z">
                    <w:r w:rsidDel="00000000" w:rsidR="00000000" w:rsidRPr="00000000">
                      <w:rPr>
                        <w:rtl w:val="0"/>
                      </w:rPr>
                    </w:r>
                  </w:ins>
                </w:sdtContent>
              </w:sdt>
              <w:ins w:author="Anonymous" w:id="66" w:date="2026-09-22T03:03:20Z">
                <w:bookmarkStart w:colFirst="0" w:colLast="0" w:name="_heading=h.36t5w0i0bze5" w:id="1279"/>
                <w:bookmarkEnd w:id="1279"/>
              </w:ins>
            </w:sdtContent>
          </w:sdt>
        </w:p>
      </w:sdtContent>
    </w:sdt>
    <w:sdt>
      <w:sdtPr>
        <w:id w:val="-774036716"/>
        <w:tag w:val="goog_rdk_4813"/>
      </w:sdtPr>
      <w:sdtContent>
        <w:p w:rsidR="00000000" w:rsidDel="00000000" w:rsidP="00000000" w:rsidRDefault="00000000" w:rsidRPr="00000000" w14:paraId="0000064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13832172"/>
              <w:tag w:val="goog_rdk_4811"/>
            </w:sdtPr>
            <w:sdtContent>
              <w:ins w:author="Anonymous" w:id="66" w:date="2026-09-22T03:03:20Z"/>
              <w:sdt>
                <w:sdtPr>
                  <w:id w:val="-311567937"/>
                  <w:tag w:val="goog_rdk_4812"/>
                </w:sdtPr>
                <w:sdtContent>
                  <w:ins w:author="Anonymous" w:id="66" w:date="2026-09-22T03:03:20Z">
                    <w:r w:rsidDel="00000000" w:rsidR="00000000" w:rsidRPr="00000000">
                      <w:rPr>
                        <w:rtl w:val="0"/>
                      </w:rPr>
                    </w:r>
                  </w:ins>
                </w:sdtContent>
              </w:sdt>
              <w:ins w:author="Anonymous" w:id="66" w:date="2026-09-22T03:03:20Z">
                <w:bookmarkStart w:colFirst="0" w:colLast="0" w:name="_heading=h.dvh35r1z09qd" w:id="1280"/>
                <w:bookmarkEnd w:id="1280"/>
              </w:ins>
            </w:sdtContent>
          </w:sdt>
        </w:p>
      </w:sdtContent>
    </w:sdt>
    <w:sdt>
      <w:sdtPr>
        <w:id w:val="52425820"/>
        <w:tag w:val="goog_rdk_4816"/>
      </w:sdtPr>
      <w:sdtContent>
        <w:p w:rsidR="00000000" w:rsidDel="00000000" w:rsidP="00000000" w:rsidRDefault="00000000" w:rsidRPr="00000000" w14:paraId="0000064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019230257"/>
              <w:tag w:val="goog_rdk_4814"/>
            </w:sdtPr>
            <w:sdtContent>
              <w:ins w:author="Anonymous" w:id="66" w:date="2026-09-22T03:03:20Z"/>
              <w:sdt>
                <w:sdtPr>
                  <w:id w:val="-1457644477"/>
                  <w:tag w:val="goog_rdk_4815"/>
                </w:sdtPr>
                <w:sdtContent>
                  <w:ins w:author="Anonymous" w:id="66" w:date="2026-09-22T03:03:20Z">
                    <w:r w:rsidDel="00000000" w:rsidR="00000000" w:rsidRPr="00000000">
                      <w:rPr>
                        <w:rtl w:val="0"/>
                      </w:rPr>
                    </w:r>
                  </w:ins>
                </w:sdtContent>
              </w:sdt>
              <w:ins w:author="Anonymous" w:id="66" w:date="2026-09-22T03:03:20Z">
                <w:bookmarkStart w:colFirst="0" w:colLast="0" w:name="_heading=h.gicwnpyhump1" w:id="1281"/>
                <w:bookmarkEnd w:id="1281"/>
              </w:ins>
            </w:sdtContent>
          </w:sdt>
        </w:p>
      </w:sdtContent>
    </w:sdt>
    <w:sdt>
      <w:sdtPr>
        <w:id w:val="355502527"/>
        <w:tag w:val="goog_rdk_4819"/>
      </w:sdtPr>
      <w:sdtContent>
        <w:p w:rsidR="00000000" w:rsidDel="00000000" w:rsidP="00000000" w:rsidRDefault="00000000" w:rsidRPr="00000000" w14:paraId="0000064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255371762"/>
              <w:tag w:val="goog_rdk_4817"/>
            </w:sdtPr>
            <w:sdtContent>
              <w:ins w:author="Anonymous" w:id="66" w:date="2026-09-22T03:03:20Z"/>
              <w:sdt>
                <w:sdtPr>
                  <w:id w:val="822822249"/>
                  <w:tag w:val="goog_rdk_4818"/>
                </w:sdtPr>
                <w:sdtContent>
                  <w:ins w:author="Anonymous" w:id="66" w:date="2026-09-22T03:03:20Z">
                    <w:r w:rsidDel="00000000" w:rsidR="00000000" w:rsidRPr="00000000">
                      <w:rPr>
                        <w:rtl w:val="0"/>
                      </w:rPr>
                    </w:r>
                  </w:ins>
                </w:sdtContent>
              </w:sdt>
              <w:ins w:author="Anonymous" w:id="66" w:date="2026-09-22T03:03:20Z">
                <w:bookmarkStart w:colFirst="0" w:colLast="0" w:name="_heading=h.eddjnju9lom4" w:id="1282"/>
                <w:bookmarkEnd w:id="1282"/>
              </w:ins>
            </w:sdtContent>
          </w:sdt>
        </w:p>
      </w:sdtContent>
    </w:sdt>
    <w:sdt>
      <w:sdtPr>
        <w:id w:val="-1902232496"/>
        <w:tag w:val="goog_rdk_4822"/>
      </w:sdtPr>
      <w:sdtContent>
        <w:p w:rsidR="00000000" w:rsidDel="00000000" w:rsidP="00000000" w:rsidRDefault="00000000" w:rsidRPr="00000000" w14:paraId="0000064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458666500"/>
              <w:tag w:val="goog_rdk_4820"/>
            </w:sdtPr>
            <w:sdtContent>
              <w:ins w:author="Anonymous" w:id="66" w:date="2026-09-22T03:03:20Z"/>
              <w:sdt>
                <w:sdtPr>
                  <w:id w:val="1458047273"/>
                  <w:tag w:val="goog_rdk_4821"/>
                </w:sdtPr>
                <w:sdtContent>
                  <w:ins w:author="Anonymous" w:id="66" w:date="2026-09-22T03:03:20Z">
                    <w:r w:rsidDel="00000000" w:rsidR="00000000" w:rsidRPr="00000000">
                      <w:rPr>
                        <w:rtl w:val="0"/>
                      </w:rPr>
                    </w:r>
                  </w:ins>
                </w:sdtContent>
              </w:sdt>
              <w:ins w:author="Anonymous" w:id="66" w:date="2026-09-22T03:03:20Z">
                <w:bookmarkStart w:colFirst="0" w:colLast="0" w:name="_heading=h.siai3zque3l4" w:id="1283"/>
                <w:bookmarkEnd w:id="1283"/>
              </w:ins>
            </w:sdtContent>
          </w:sdt>
        </w:p>
      </w:sdtContent>
    </w:sdt>
    <w:sdt>
      <w:sdtPr>
        <w:id w:val="612997490"/>
        <w:tag w:val="goog_rdk_4825"/>
      </w:sdtPr>
      <w:sdtContent>
        <w:p w:rsidR="00000000" w:rsidDel="00000000" w:rsidP="00000000" w:rsidRDefault="00000000" w:rsidRPr="00000000" w14:paraId="0000064E">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48118609"/>
              <w:tag w:val="goog_rdk_4823"/>
            </w:sdtPr>
            <w:sdtContent>
              <w:ins w:author="Anonymous" w:id="66" w:date="2026-09-22T03:03:20Z"/>
              <w:sdt>
                <w:sdtPr>
                  <w:id w:val="-663491091"/>
                  <w:tag w:val="goog_rdk_4824"/>
                </w:sdtPr>
                <w:sdtContent>
                  <w:ins w:author="Anonymous" w:id="66" w:date="2026-09-22T03:03:20Z">
                    <w:r w:rsidDel="00000000" w:rsidR="00000000" w:rsidRPr="00000000">
                      <w:rPr>
                        <w:rtl w:val="0"/>
                      </w:rPr>
                    </w:r>
                  </w:ins>
                </w:sdtContent>
              </w:sdt>
              <w:ins w:author="Anonymous" w:id="66" w:date="2026-09-22T03:03:20Z">
                <w:bookmarkStart w:colFirst="0" w:colLast="0" w:name="_heading=h.u7i75fv42ogf" w:id="1284"/>
                <w:bookmarkEnd w:id="1284"/>
              </w:ins>
            </w:sdtContent>
          </w:sdt>
        </w:p>
      </w:sdtContent>
    </w:sdt>
    <w:sdt>
      <w:sdtPr>
        <w:id w:val="71216070"/>
        <w:tag w:val="goog_rdk_4828"/>
      </w:sdtPr>
      <w:sdtContent>
        <w:p w:rsidR="00000000" w:rsidDel="00000000" w:rsidP="00000000" w:rsidRDefault="00000000" w:rsidRPr="00000000" w14:paraId="0000064F">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56585529"/>
              <w:tag w:val="goog_rdk_4826"/>
            </w:sdtPr>
            <w:sdtContent>
              <w:ins w:author="Anonymous" w:id="66" w:date="2026-09-22T03:03:20Z"/>
              <w:sdt>
                <w:sdtPr>
                  <w:id w:val="2004996446"/>
                  <w:tag w:val="goog_rdk_4827"/>
                </w:sdtPr>
                <w:sdtContent>
                  <w:ins w:author="Anonymous" w:id="66" w:date="2026-09-22T03:03:20Z">
                    <w:r w:rsidDel="00000000" w:rsidR="00000000" w:rsidRPr="00000000">
                      <w:rPr>
                        <w:rtl w:val="0"/>
                      </w:rPr>
                    </w:r>
                  </w:ins>
                </w:sdtContent>
              </w:sdt>
              <w:ins w:author="Anonymous" w:id="66" w:date="2026-09-22T03:03:20Z">
                <w:bookmarkStart w:colFirst="0" w:colLast="0" w:name="_heading=h.a10fttxxkam2" w:id="1285"/>
                <w:bookmarkEnd w:id="1285"/>
              </w:ins>
            </w:sdtContent>
          </w:sdt>
        </w:p>
      </w:sdtContent>
    </w:sdt>
    <w:sdt>
      <w:sdtPr>
        <w:id w:val="-1273210220"/>
        <w:tag w:val="goog_rdk_4831"/>
      </w:sdtPr>
      <w:sdtContent>
        <w:p w:rsidR="00000000" w:rsidDel="00000000" w:rsidP="00000000" w:rsidRDefault="00000000" w:rsidRPr="00000000" w14:paraId="00000650">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34964225"/>
              <w:tag w:val="goog_rdk_4829"/>
            </w:sdtPr>
            <w:sdtContent>
              <w:ins w:author="Anonymous" w:id="66" w:date="2026-09-22T03:03:20Z"/>
              <w:sdt>
                <w:sdtPr>
                  <w:id w:val="-979731489"/>
                  <w:tag w:val="goog_rdk_4830"/>
                </w:sdtPr>
                <w:sdtContent>
                  <w:ins w:author="Anonymous" w:id="66" w:date="2026-09-22T03:03:20Z">
                    <w:r w:rsidDel="00000000" w:rsidR="00000000" w:rsidRPr="00000000">
                      <w:rPr>
                        <w:rtl w:val="0"/>
                      </w:rPr>
                    </w:r>
                  </w:ins>
                </w:sdtContent>
              </w:sdt>
              <w:ins w:author="Anonymous" w:id="66" w:date="2026-09-22T03:03:20Z">
                <w:bookmarkStart w:colFirst="0" w:colLast="0" w:name="_heading=h.3yq42i471gqw" w:id="1286"/>
                <w:bookmarkEnd w:id="1286"/>
              </w:ins>
            </w:sdtContent>
          </w:sdt>
        </w:p>
      </w:sdtContent>
    </w:sdt>
    <w:sdt>
      <w:sdtPr>
        <w:id w:val="-1571105579"/>
        <w:tag w:val="goog_rdk_4834"/>
      </w:sdtPr>
      <w:sdtContent>
        <w:p w:rsidR="00000000" w:rsidDel="00000000" w:rsidP="00000000" w:rsidRDefault="00000000" w:rsidRPr="00000000" w14:paraId="00000651">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974212462"/>
              <w:tag w:val="goog_rdk_4832"/>
            </w:sdtPr>
            <w:sdtContent>
              <w:ins w:author="Anonymous" w:id="66" w:date="2026-09-22T03:03:20Z"/>
              <w:sdt>
                <w:sdtPr>
                  <w:id w:val="1420641788"/>
                  <w:tag w:val="goog_rdk_4833"/>
                </w:sdtPr>
                <w:sdtContent>
                  <w:ins w:author="Anonymous" w:id="66" w:date="2026-09-22T03:03:20Z">
                    <w:r w:rsidDel="00000000" w:rsidR="00000000" w:rsidRPr="00000000">
                      <w:rPr>
                        <w:rtl w:val="0"/>
                      </w:rPr>
                    </w:r>
                  </w:ins>
                </w:sdtContent>
              </w:sdt>
              <w:ins w:author="Anonymous" w:id="66" w:date="2026-09-22T03:03:20Z">
                <w:bookmarkStart w:colFirst="0" w:colLast="0" w:name="_heading=h.lnkwiajvd4bd" w:id="1287"/>
                <w:bookmarkEnd w:id="1287"/>
              </w:ins>
            </w:sdtContent>
          </w:sdt>
        </w:p>
      </w:sdtContent>
    </w:sdt>
    <w:sdt>
      <w:sdtPr>
        <w:id w:val="-125628991"/>
        <w:tag w:val="goog_rdk_4837"/>
      </w:sdtPr>
      <w:sdtContent>
        <w:p w:rsidR="00000000" w:rsidDel="00000000" w:rsidP="00000000" w:rsidRDefault="00000000" w:rsidRPr="00000000" w14:paraId="00000652">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675209918"/>
              <w:tag w:val="goog_rdk_4835"/>
            </w:sdtPr>
            <w:sdtContent>
              <w:ins w:author="Anonymous" w:id="66" w:date="2026-09-22T03:03:20Z"/>
              <w:sdt>
                <w:sdtPr>
                  <w:id w:val="-92222503"/>
                  <w:tag w:val="goog_rdk_4836"/>
                </w:sdtPr>
                <w:sdtContent>
                  <w:ins w:author="Anonymous" w:id="66" w:date="2026-09-22T03:03:20Z">
                    <w:r w:rsidDel="00000000" w:rsidR="00000000" w:rsidRPr="00000000">
                      <w:rPr>
                        <w:rtl w:val="0"/>
                      </w:rPr>
                    </w:r>
                  </w:ins>
                </w:sdtContent>
              </w:sdt>
              <w:ins w:author="Anonymous" w:id="66" w:date="2026-09-22T03:03:20Z">
                <w:bookmarkStart w:colFirst="0" w:colLast="0" w:name="_heading=h.vzq1whs0spig" w:id="1288"/>
                <w:bookmarkEnd w:id="1288"/>
              </w:ins>
            </w:sdtContent>
          </w:sdt>
        </w:p>
      </w:sdtContent>
    </w:sdt>
    <w:sdt>
      <w:sdtPr>
        <w:id w:val="-1834399192"/>
        <w:tag w:val="goog_rdk_4840"/>
      </w:sdtPr>
      <w:sdtContent>
        <w:p w:rsidR="00000000" w:rsidDel="00000000" w:rsidP="00000000" w:rsidRDefault="00000000" w:rsidRPr="00000000" w14:paraId="00000653">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55407034"/>
              <w:tag w:val="goog_rdk_4838"/>
            </w:sdtPr>
            <w:sdtContent>
              <w:ins w:author="Anonymous" w:id="66" w:date="2026-09-22T03:03:20Z"/>
              <w:sdt>
                <w:sdtPr>
                  <w:id w:val="416658335"/>
                  <w:tag w:val="goog_rdk_4839"/>
                </w:sdtPr>
                <w:sdtContent>
                  <w:ins w:author="Anonymous" w:id="66" w:date="2026-09-22T03:03:20Z">
                    <w:r w:rsidDel="00000000" w:rsidR="00000000" w:rsidRPr="00000000">
                      <w:rPr>
                        <w:rtl w:val="0"/>
                      </w:rPr>
                    </w:r>
                  </w:ins>
                </w:sdtContent>
              </w:sdt>
              <w:ins w:author="Anonymous" w:id="66" w:date="2026-09-22T03:03:20Z">
                <w:bookmarkStart w:colFirst="0" w:colLast="0" w:name="_heading=h.fzat1nfoeaso" w:id="1289"/>
                <w:bookmarkEnd w:id="1289"/>
              </w:ins>
            </w:sdtContent>
          </w:sdt>
        </w:p>
      </w:sdtContent>
    </w:sdt>
    <w:sdt>
      <w:sdtPr>
        <w:id w:val="163363767"/>
        <w:tag w:val="goog_rdk_4843"/>
      </w:sdtPr>
      <w:sdtContent>
        <w:p w:rsidR="00000000" w:rsidDel="00000000" w:rsidP="00000000" w:rsidRDefault="00000000" w:rsidRPr="00000000" w14:paraId="00000654">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307198835"/>
              <w:tag w:val="goog_rdk_4841"/>
            </w:sdtPr>
            <w:sdtContent>
              <w:ins w:author="Anonymous" w:id="66" w:date="2026-09-22T03:03:20Z"/>
              <w:sdt>
                <w:sdtPr>
                  <w:id w:val="1752006517"/>
                  <w:tag w:val="goog_rdk_4842"/>
                </w:sdtPr>
                <w:sdtContent>
                  <w:ins w:author="Anonymous" w:id="66" w:date="2026-09-22T03:03:20Z">
                    <w:r w:rsidDel="00000000" w:rsidR="00000000" w:rsidRPr="00000000">
                      <w:rPr>
                        <w:rtl w:val="0"/>
                      </w:rPr>
                    </w:r>
                  </w:ins>
                </w:sdtContent>
              </w:sdt>
              <w:ins w:author="Anonymous" w:id="66" w:date="2026-09-22T03:03:20Z">
                <w:bookmarkStart w:colFirst="0" w:colLast="0" w:name="_heading=h.vpfqsn3zjnny" w:id="1290"/>
                <w:bookmarkEnd w:id="1290"/>
              </w:ins>
            </w:sdtContent>
          </w:sdt>
        </w:p>
      </w:sdtContent>
    </w:sdt>
    <w:sdt>
      <w:sdtPr>
        <w:id w:val="-1736561074"/>
        <w:tag w:val="goog_rdk_4846"/>
      </w:sdtPr>
      <w:sdtContent>
        <w:p w:rsidR="00000000" w:rsidDel="00000000" w:rsidP="00000000" w:rsidRDefault="00000000" w:rsidRPr="00000000" w14:paraId="00000655">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1561313"/>
              <w:tag w:val="goog_rdk_4844"/>
            </w:sdtPr>
            <w:sdtContent>
              <w:ins w:author="Anonymous" w:id="66" w:date="2026-09-22T03:03:20Z"/>
              <w:sdt>
                <w:sdtPr>
                  <w:id w:val="-1721273466"/>
                  <w:tag w:val="goog_rdk_4845"/>
                </w:sdtPr>
                <w:sdtContent>
                  <w:ins w:author="Anonymous" w:id="66" w:date="2026-09-22T03:03:20Z">
                    <w:r w:rsidDel="00000000" w:rsidR="00000000" w:rsidRPr="00000000">
                      <w:rPr>
                        <w:rtl w:val="0"/>
                      </w:rPr>
                    </w:r>
                  </w:ins>
                </w:sdtContent>
              </w:sdt>
              <w:ins w:author="Anonymous" w:id="66" w:date="2026-09-22T03:03:20Z">
                <w:bookmarkStart w:colFirst="0" w:colLast="0" w:name="_heading=h.xt680kiaqkeu" w:id="1291"/>
                <w:bookmarkEnd w:id="1291"/>
              </w:ins>
            </w:sdtContent>
          </w:sdt>
        </w:p>
      </w:sdtContent>
    </w:sdt>
    <w:sdt>
      <w:sdtPr>
        <w:id w:val="1123009704"/>
        <w:tag w:val="goog_rdk_4849"/>
      </w:sdtPr>
      <w:sdtContent>
        <w:p w:rsidR="00000000" w:rsidDel="00000000" w:rsidP="00000000" w:rsidRDefault="00000000" w:rsidRPr="00000000" w14:paraId="00000656">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579419011"/>
              <w:tag w:val="goog_rdk_4847"/>
            </w:sdtPr>
            <w:sdtContent>
              <w:ins w:author="Anonymous" w:id="66" w:date="2026-09-22T03:03:20Z"/>
              <w:sdt>
                <w:sdtPr>
                  <w:id w:val="933595864"/>
                  <w:tag w:val="goog_rdk_4848"/>
                </w:sdtPr>
                <w:sdtContent>
                  <w:ins w:author="Anonymous" w:id="66" w:date="2026-09-22T03:03:20Z">
                    <w:r w:rsidDel="00000000" w:rsidR="00000000" w:rsidRPr="00000000">
                      <w:rPr>
                        <w:rtl w:val="0"/>
                      </w:rPr>
                    </w:r>
                  </w:ins>
                </w:sdtContent>
              </w:sdt>
              <w:ins w:author="Anonymous" w:id="66" w:date="2026-09-22T03:03:20Z">
                <w:bookmarkStart w:colFirst="0" w:colLast="0" w:name="_heading=h.yohvt8i768so" w:id="1292"/>
                <w:bookmarkEnd w:id="1292"/>
              </w:ins>
            </w:sdtContent>
          </w:sdt>
        </w:p>
      </w:sdtContent>
    </w:sdt>
    <w:sdt>
      <w:sdtPr>
        <w:id w:val="273663000"/>
        <w:tag w:val="goog_rdk_4852"/>
      </w:sdtPr>
      <w:sdtContent>
        <w:p w:rsidR="00000000" w:rsidDel="00000000" w:rsidP="00000000" w:rsidRDefault="00000000" w:rsidRPr="00000000" w14:paraId="00000657">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09567277"/>
              <w:tag w:val="goog_rdk_4850"/>
            </w:sdtPr>
            <w:sdtContent>
              <w:ins w:author="Anonymous" w:id="66" w:date="2026-09-22T03:03:20Z"/>
              <w:sdt>
                <w:sdtPr>
                  <w:id w:val="-1507099903"/>
                  <w:tag w:val="goog_rdk_4851"/>
                </w:sdtPr>
                <w:sdtContent>
                  <w:ins w:author="Anonymous" w:id="66" w:date="2026-09-22T03:03:20Z">
                    <w:r w:rsidDel="00000000" w:rsidR="00000000" w:rsidRPr="00000000">
                      <w:rPr>
                        <w:rtl w:val="0"/>
                      </w:rPr>
                    </w:r>
                  </w:ins>
                </w:sdtContent>
              </w:sdt>
              <w:ins w:author="Anonymous" w:id="66" w:date="2026-09-22T03:03:20Z">
                <w:bookmarkStart w:colFirst="0" w:colLast="0" w:name="_heading=h.vecmaeeuslpd" w:id="1293"/>
                <w:bookmarkEnd w:id="1293"/>
              </w:ins>
            </w:sdtContent>
          </w:sdt>
        </w:p>
      </w:sdtContent>
    </w:sdt>
    <w:sdt>
      <w:sdtPr>
        <w:id w:val="1475375659"/>
        <w:tag w:val="goog_rdk_4855"/>
      </w:sdtPr>
      <w:sdtContent>
        <w:p w:rsidR="00000000" w:rsidDel="00000000" w:rsidP="00000000" w:rsidRDefault="00000000" w:rsidRPr="00000000" w14:paraId="00000658">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0581991"/>
              <w:tag w:val="goog_rdk_4853"/>
            </w:sdtPr>
            <w:sdtContent>
              <w:ins w:author="Anonymous" w:id="66" w:date="2026-09-22T03:03:20Z"/>
              <w:sdt>
                <w:sdtPr>
                  <w:id w:val="-1331050367"/>
                  <w:tag w:val="goog_rdk_4854"/>
                </w:sdtPr>
                <w:sdtContent>
                  <w:ins w:author="Anonymous" w:id="66" w:date="2026-09-22T03:03:20Z">
                    <w:r w:rsidDel="00000000" w:rsidR="00000000" w:rsidRPr="00000000">
                      <w:rPr>
                        <w:rtl w:val="0"/>
                      </w:rPr>
                    </w:r>
                  </w:ins>
                </w:sdtContent>
              </w:sdt>
              <w:ins w:author="Anonymous" w:id="66" w:date="2026-09-22T03:03:20Z">
                <w:bookmarkStart w:colFirst="0" w:colLast="0" w:name="_heading=h.bmwl4h5b2kpe" w:id="1294"/>
                <w:bookmarkEnd w:id="1294"/>
              </w:ins>
            </w:sdtContent>
          </w:sdt>
        </w:p>
      </w:sdtContent>
    </w:sdt>
    <w:sdt>
      <w:sdtPr>
        <w:id w:val="427753231"/>
        <w:tag w:val="goog_rdk_4858"/>
      </w:sdtPr>
      <w:sdtContent>
        <w:p w:rsidR="00000000" w:rsidDel="00000000" w:rsidP="00000000" w:rsidRDefault="00000000" w:rsidRPr="00000000" w14:paraId="00000659">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59205452"/>
              <w:tag w:val="goog_rdk_4856"/>
            </w:sdtPr>
            <w:sdtContent>
              <w:ins w:author="Anonymous" w:id="66" w:date="2026-09-22T03:03:20Z"/>
              <w:sdt>
                <w:sdtPr>
                  <w:id w:val="648473603"/>
                  <w:tag w:val="goog_rdk_4857"/>
                </w:sdtPr>
                <w:sdtContent>
                  <w:ins w:author="Anonymous" w:id="66" w:date="2026-09-22T03:03:20Z">
                    <w:r w:rsidDel="00000000" w:rsidR="00000000" w:rsidRPr="00000000">
                      <w:rPr>
                        <w:rtl w:val="0"/>
                      </w:rPr>
                    </w:r>
                  </w:ins>
                </w:sdtContent>
              </w:sdt>
              <w:ins w:author="Anonymous" w:id="66" w:date="2026-09-22T03:03:20Z">
                <w:bookmarkStart w:colFirst="0" w:colLast="0" w:name="_heading=h.4c04wdyeg3r3" w:id="1295"/>
                <w:bookmarkEnd w:id="1295"/>
              </w:ins>
            </w:sdtContent>
          </w:sdt>
        </w:p>
      </w:sdtContent>
    </w:sdt>
    <w:sdt>
      <w:sdtPr>
        <w:id w:val="428574033"/>
        <w:tag w:val="goog_rdk_4861"/>
      </w:sdtPr>
      <w:sdtContent>
        <w:p w:rsidR="00000000" w:rsidDel="00000000" w:rsidP="00000000" w:rsidRDefault="00000000" w:rsidRPr="00000000" w14:paraId="0000065A">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388041584"/>
              <w:tag w:val="goog_rdk_4859"/>
            </w:sdtPr>
            <w:sdtContent>
              <w:ins w:author="Anonymous" w:id="66" w:date="2026-09-22T03:03:20Z"/>
              <w:sdt>
                <w:sdtPr>
                  <w:id w:val="804816420"/>
                  <w:tag w:val="goog_rdk_4860"/>
                </w:sdtPr>
                <w:sdtContent>
                  <w:ins w:author="Anonymous" w:id="66" w:date="2026-09-22T03:03:20Z">
                    <w:r w:rsidDel="00000000" w:rsidR="00000000" w:rsidRPr="00000000">
                      <w:rPr>
                        <w:rtl w:val="0"/>
                      </w:rPr>
                    </w:r>
                  </w:ins>
                </w:sdtContent>
              </w:sdt>
              <w:ins w:author="Anonymous" w:id="66" w:date="2026-09-22T03:03:20Z">
                <w:bookmarkStart w:colFirst="0" w:colLast="0" w:name="_heading=h.b8s1guidw5p1" w:id="1296"/>
                <w:bookmarkEnd w:id="1296"/>
              </w:ins>
            </w:sdtContent>
          </w:sdt>
        </w:p>
      </w:sdtContent>
    </w:sdt>
    <w:sdt>
      <w:sdtPr>
        <w:id w:val="56890061"/>
        <w:tag w:val="goog_rdk_4864"/>
      </w:sdtPr>
      <w:sdtContent>
        <w:p w:rsidR="00000000" w:rsidDel="00000000" w:rsidP="00000000" w:rsidRDefault="00000000" w:rsidRPr="00000000" w14:paraId="0000065B">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064383448"/>
              <w:tag w:val="goog_rdk_4862"/>
            </w:sdtPr>
            <w:sdtContent>
              <w:ins w:author="Anonymous" w:id="66" w:date="2026-09-22T03:03:20Z"/>
              <w:sdt>
                <w:sdtPr>
                  <w:id w:val="-1904303026"/>
                  <w:tag w:val="goog_rdk_4863"/>
                </w:sdtPr>
                <w:sdtContent>
                  <w:ins w:author="Anonymous" w:id="66" w:date="2026-09-22T03:03:20Z">
                    <w:r w:rsidDel="00000000" w:rsidR="00000000" w:rsidRPr="00000000">
                      <w:rPr>
                        <w:rtl w:val="0"/>
                      </w:rPr>
                    </w:r>
                  </w:ins>
                </w:sdtContent>
              </w:sdt>
              <w:ins w:author="Anonymous" w:id="66" w:date="2026-09-22T03:03:20Z">
                <w:bookmarkStart w:colFirst="0" w:colLast="0" w:name="_heading=h.apvwbp76j168" w:id="1297"/>
                <w:bookmarkEnd w:id="1297"/>
              </w:ins>
            </w:sdtContent>
          </w:sdt>
        </w:p>
      </w:sdtContent>
    </w:sdt>
    <w:sdt>
      <w:sdtPr>
        <w:id w:val="563398637"/>
        <w:tag w:val="goog_rdk_4867"/>
      </w:sdtPr>
      <w:sdtContent>
        <w:p w:rsidR="00000000" w:rsidDel="00000000" w:rsidP="00000000" w:rsidRDefault="00000000" w:rsidRPr="00000000" w14:paraId="0000065C">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873837518"/>
              <w:tag w:val="goog_rdk_4865"/>
            </w:sdtPr>
            <w:sdtContent>
              <w:ins w:author="Anonymous" w:id="66" w:date="2026-09-22T03:03:20Z"/>
              <w:sdt>
                <w:sdtPr>
                  <w:id w:val="-850193004"/>
                  <w:tag w:val="goog_rdk_4866"/>
                </w:sdtPr>
                <w:sdtContent>
                  <w:ins w:author="Anonymous" w:id="66" w:date="2026-09-22T03:03:20Z">
                    <w:r w:rsidDel="00000000" w:rsidR="00000000" w:rsidRPr="00000000">
                      <w:rPr>
                        <w:rtl w:val="0"/>
                      </w:rPr>
                    </w:r>
                  </w:ins>
                </w:sdtContent>
              </w:sdt>
              <w:ins w:author="Anonymous" w:id="66" w:date="2026-09-22T03:03:20Z">
                <w:bookmarkStart w:colFirst="0" w:colLast="0" w:name="_heading=h.tflr47tkpunp" w:id="1298"/>
                <w:bookmarkEnd w:id="1298"/>
              </w:ins>
            </w:sdtContent>
          </w:sdt>
        </w:p>
      </w:sdtContent>
    </w:sdt>
    <w:sdt>
      <w:sdtPr>
        <w:id w:val="1453261444"/>
        <w:tag w:val="goog_rdk_4870"/>
      </w:sdtPr>
      <w:sdtContent>
        <w:p w:rsidR="00000000" w:rsidDel="00000000" w:rsidP="00000000" w:rsidRDefault="00000000" w:rsidRPr="00000000" w14:paraId="0000065D">
          <w:pPr>
            <w:pStyle w:val="Heading3"/>
            <w:keepNext w:val="0"/>
            <w:keepLines w:val="0"/>
            <w:spacing w:before="280" w:lineRule="auto"/>
            <w:rPr>
              <w:ins w:author="Anonymous" w:id="66" w:date="2026-09-22T03:03:20Z"/>
              <w:rFonts w:ascii="Cambria" w:cs="Cambria" w:eastAsia="Cambria" w:hAnsi="Cambria"/>
              <w:b w:val="1"/>
              <w:bCs w:val="1"/>
              <w:color w:val="000000"/>
              <w:sz w:val="22"/>
              <w:szCs w:val="22"/>
              <w:rPrChange w:author="Anonymous" w:id="67" w:date="2026-09-22T03:03:20Z">
                <w:rPr>
                  <w:rFonts w:ascii="Cambria" w:cs="Cambria" w:eastAsia="Cambria" w:hAnsi="Cambria"/>
                  <w:b w:val="1"/>
                  <w:bCs w:val="1"/>
                  <w:sz w:val="24"/>
                  <w:szCs w:val="24"/>
                </w:rPr>
              </w:rPrChange>
            </w:rPr>
          </w:pPr>
          <w:sdt>
            <w:sdtPr>
              <w:id w:val="-1675623347"/>
              <w:tag w:val="goog_rdk_4868"/>
            </w:sdtPr>
            <w:sdtContent>
              <w:ins w:author="Anonymous" w:id="66" w:date="2026-09-22T03:03:20Z"/>
              <w:sdt>
                <w:sdtPr>
                  <w:id w:val="1910427177"/>
                  <w:tag w:val="goog_rdk_4869"/>
                </w:sdtPr>
                <w:sdtContent>
                  <w:ins w:author="Anonymous" w:id="66" w:date="2026-09-22T03:03:20Z">
                    <w:r w:rsidDel="00000000" w:rsidR="00000000" w:rsidRPr="00000000">
                      <w:rPr>
                        <w:rtl w:val="0"/>
                      </w:rPr>
                    </w:r>
                  </w:ins>
                </w:sdtContent>
              </w:sdt>
              <w:ins w:author="Anonymous" w:id="66" w:date="2026-09-22T03:03:20Z">
                <w:bookmarkStart w:colFirst="0" w:colLast="0" w:name="_heading=h.tlabigdy92f4" w:id="1299"/>
                <w:bookmarkEnd w:id="1299"/>
              </w:ins>
            </w:sdtContent>
          </w:sdt>
        </w:p>
      </w:sdtContent>
    </w:sdt>
    <w:p w:rsidR="00000000" w:rsidDel="00000000" w:rsidP="00000000" w:rsidRDefault="00000000" w:rsidRPr="00000000" w14:paraId="0000065E">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bb2s1rdv54un" w:id="1300"/>
      <w:bookmarkEnd w:id="1300"/>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65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660">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661">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662">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66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66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66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66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667">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6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669">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66A">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66B">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66C">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66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66E">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6F">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67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67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672">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673">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674">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6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67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sdt>
      <w:sdtPr>
        <w:id w:val="-638385472"/>
        <w:tag w:val="goog_rdk_4874"/>
      </w:sdtPr>
      <w:sdtContent>
        <w:p w:rsidR="00000000" w:rsidDel="00000000" w:rsidP="00000000" w:rsidRDefault="00000000" w:rsidRPr="00000000" w14:paraId="0000067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18518815"/>
              <w:tag w:val="goog_rdk_4872"/>
            </w:sdtPr>
            <w:sdtContent>
              <w:ins w:author="Anonymous" w:id="72" w:date="2026-09-22T03:04:07Z"/>
              <w:sdt>
                <w:sdtPr>
                  <w:id w:val="-144543504"/>
                  <w:tag w:val="goog_rdk_4873"/>
                </w:sdtPr>
                <w:sdtContent>
                  <w:ins w:author="Anonymous" w:id="72" w:date="2026-09-22T03:04:07Z">
                    <w:r w:rsidDel="00000000" w:rsidR="00000000" w:rsidRPr="00000000">
                      <w:rPr>
                        <w:rtl w:val="0"/>
                      </w:rPr>
                    </w:r>
                  </w:ins>
                </w:sdtContent>
              </w:sdt>
              <w:ins w:author="Anonymous" w:id="72" w:date="2026-09-22T03:04:07Z">
                <w:bookmarkStart w:colFirst="0" w:colLast="0" w:name="_heading=h.tllro4gxwm7r" w:id="1301"/>
                <w:bookmarkEnd w:id="1301"/>
              </w:ins>
            </w:sdtContent>
          </w:sdt>
        </w:p>
      </w:sdtContent>
    </w:sdt>
    <w:sdt>
      <w:sdtPr>
        <w:id w:val="794792407"/>
        <w:tag w:val="goog_rdk_4877"/>
      </w:sdtPr>
      <w:sdtContent>
        <w:p w:rsidR="00000000" w:rsidDel="00000000" w:rsidP="00000000" w:rsidRDefault="00000000" w:rsidRPr="00000000" w14:paraId="0000067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22398133"/>
              <w:tag w:val="goog_rdk_4875"/>
            </w:sdtPr>
            <w:sdtContent>
              <w:ins w:author="Anonymous" w:id="72" w:date="2026-09-22T03:04:07Z"/>
              <w:sdt>
                <w:sdtPr>
                  <w:id w:val="-1625547661"/>
                  <w:tag w:val="goog_rdk_4876"/>
                </w:sdtPr>
                <w:sdtContent>
                  <w:ins w:author="Anonymous" w:id="72" w:date="2026-09-22T03:04:07Z">
                    <w:r w:rsidDel="00000000" w:rsidR="00000000" w:rsidRPr="00000000">
                      <w:rPr>
                        <w:rtl w:val="0"/>
                      </w:rPr>
                    </w:r>
                  </w:ins>
                </w:sdtContent>
              </w:sdt>
              <w:ins w:author="Anonymous" w:id="72" w:date="2026-09-22T03:04:07Z">
                <w:bookmarkStart w:colFirst="0" w:colLast="0" w:name="_heading=h.802jfnjk4m5w" w:id="1302"/>
                <w:bookmarkEnd w:id="1302"/>
              </w:ins>
            </w:sdtContent>
          </w:sdt>
        </w:p>
      </w:sdtContent>
    </w:sdt>
    <w:sdt>
      <w:sdtPr>
        <w:id w:val="-707998421"/>
        <w:tag w:val="goog_rdk_4880"/>
      </w:sdtPr>
      <w:sdtContent>
        <w:p w:rsidR="00000000" w:rsidDel="00000000" w:rsidP="00000000" w:rsidRDefault="00000000" w:rsidRPr="00000000" w14:paraId="0000067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977443013"/>
              <w:tag w:val="goog_rdk_4878"/>
            </w:sdtPr>
            <w:sdtContent>
              <w:ins w:author="Anonymous" w:id="72" w:date="2026-09-22T03:04:07Z"/>
              <w:sdt>
                <w:sdtPr>
                  <w:id w:val="1975109711"/>
                  <w:tag w:val="goog_rdk_4879"/>
                </w:sdtPr>
                <w:sdtContent>
                  <w:ins w:author="Anonymous" w:id="72" w:date="2026-09-22T03:04:07Z">
                    <w:r w:rsidDel="00000000" w:rsidR="00000000" w:rsidRPr="00000000">
                      <w:rPr>
                        <w:rtl w:val="0"/>
                      </w:rPr>
                    </w:r>
                  </w:ins>
                </w:sdtContent>
              </w:sdt>
              <w:ins w:author="Anonymous" w:id="72" w:date="2026-09-22T03:04:07Z">
                <w:bookmarkStart w:colFirst="0" w:colLast="0" w:name="_heading=h.psxj1cc0ioc2" w:id="1303"/>
                <w:bookmarkEnd w:id="1303"/>
              </w:ins>
            </w:sdtContent>
          </w:sdt>
        </w:p>
      </w:sdtContent>
    </w:sdt>
    <w:sdt>
      <w:sdtPr>
        <w:id w:val="1060213973"/>
        <w:tag w:val="goog_rdk_4883"/>
      </w:sdtPr>
      <w:sdtContent>
        <w:p w:rsidR="00000000" w:rsidDel="00000000" w:rsidP="00000000" w:rsidRDefault="00000000" w:rsidRPr="00000000" w14:paraId="0000067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129200217"/>
              <w:tag w:val="goog_rdk_4881"/>
            </w:sdtPr>
            <w:sdtContent>
              <w:ins w:author="Anonymous" w:id="72" w:date="2026-09-22T03:04:07Z"/>
              <w:sdt>
                <w:sdtPr>
                  <w:id w:val="-1199359100"/>
                  <w:tag w:val="goog_rdk_4882"/>
                </w:sdtPr>
                <w:sdtContent>
                  <w:ins w:author="Anonymous" w:id="72" w:date="2026-09-22T03:04:07Z">
                    <w:r w:rsidDel="00000000" w:rsidR="00000000" w:rsidRPr="00000000">
                      <w:rPr>
                        <w:rtl w:val="0"/>
                      </w:rPr>
                    </w:r>
                  </w:ins>
                </w:sdtContent>
              </w:sdt>
              <w:ins w:author="Anonymous" w:id="72" w:date="2026-09-22T03:04:07Z">
                <w:bookmarkStart w:colFirst="0" w:colLast="0" w:name="_heading=h.60eb3ssbkx3o" w:id="1304"/>
                <w:bookmarkEnd w:id="1304"/>
              </w:ins>
            </w:sdtContent>
          </w:sdt>
        </w:p>
      </w:sdtContent>
    </w:sdt>
    <w:sdt>
      <w:sdtPr>
        <w:id w:val="2145916019"/>
        <w:tag w:val="goog_rdk_4886"/>
      </w:sdtPr>
      <w:sdtContent>
        <w:p w:rsidR="00000000" w:rsidDel="00000000" w:rsidP="00000000" w:rsidRDefault="00000000" w:rsidRPr="00000000" w14:paraId="0000067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22609242"/>
              <w:tag w:val="goog_rdk_4884"/>
            </w:sdtPr>
            <w:sdtContent>
              <w:ins w:author="Anonymous" w:id="72" w:date="2026-09-22T03:04:07Z"/>
              <w:sdt>
                <w:sdtPr>
                  <w:id w:val="-729617138"/>
                  <w:tag w:val="goog_rdk_4885"/>
                </w:sdtPr>
                <w:sdtContent>
                  <w:ins w:author="Anonymous" w:id="72" w:date="2026-09-22T03:04:07Z">
                    <w:r w:rsidDel="00000000" w:rsidR="00000000" w:rsidRPr="00000000">
                      <w:rPr>
                        <w:rtl w:val="0"/>
                      </w:rPr>
                    </w:r>
                  </w:ins>
                </w:sdtContent>
              </w:sdt>
              <w:ins w:author="Anonymous" w:id="72" w:date="2026-09-22T03:04:07Z">
                <w:bookmarkStart w:colFirst="0" w:colLast="0" w:name="_heading=h.w8tid47yv5nf" w:id="1305"/>
                <w:bookmarkEnd w:id="1305"/>
              </w:ins>
            </w:sdtContent>
          </w:sdt>
        </w:p>
      </w:sdtContent>
    </w:sdt>
    <w:sdt>
      <w:sdtPr>
        <w:id w:val="1498898579"/>
        <w:tag w:val="goog_rdk_4889"/>
      </w:sdtPr>
      <w:sdtContent>
        <w:p w:rsidR="00000000" w:rsidDel="00000000" w:rsidP="00000000" w:rsidRDefault="00000000" w:rsidRPr="00000000" w14:paraId="0000067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73439945"/>
              <w:tag w:val="goog_rdk_4887"/>
            </w:sdtPr>
            <w:sdtContent>
              <w:ins w:author="Anonymous" w:id="72" w:date="2026-09-22T03:04:07Z"/>
              <w:sdt>
                <w:sdtPr>
                  <w:id w:val="1376689115"/>
                  <w:tag w:val="goog_rdk_4888"/>
                </w:sdtPr>
                <w:sdtContent>
                  <w:ins w:author="Anonymous" w:id="72" w:date="2026-09-22T03:04:07Z">
                    <w:r w:rsidDel="00000000" w:rsidR="00000000" w:rsidRPr="00000000">
                      <w:rPr>
                        <w:rtl w:val="0"/>
                      </w:rPr>
                    </w:r>
                  </w:ins>
                </w:sdtContent>
              </w:sdt>
              <w:ins w:author="Anonymous" w:id="72" w:date="2026-09-22T03:04:07Z">
                <w:bookmarkStart w:colFirst="0" w:colLast="0" w:name="_heading=h.bzjv4qbazoyk" w:id="1306"/>
                <w:bookmarkEnd w:id="1306"/>
              </w:ins>
            </w:sdtContent>
          </w:sdt>
        </w:p>
      </w:sdtContent>
    </w:sdt>
    <w:sdt>
      <w:sdtPr>
        <w:id w:val="-1493128456"/>
        <w:tag w:val="goog_rdk_4892"/>
      </w:sdtPr>
      <w:sdtContent>
        <w:p w:rsidR="00000000" w:rsidDel="00000000" w:rsidP="00000000" w:rsidRDefault="00000000" w:rsidRPr="00000000" w14:paraId="0000067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20821894"/>
              <w:tag w:val="goog_rdk_4890"/>
            </w:sdtPr>
            <w:sdtContent>
              <w:ins w:author="Anonymous" w:id="72" w:date="2026-09-22T03:04:07Z"/>
              <w:sdt>
                <w:sdtPr>
                  <w:id w:val="-1835370491"/>
                  <w:tag w:val="goog_rdk_4891"/>
                </w:sdtPr>
                <w:sdtContent>
                  <w:ins w:author="Anonymous" w:id="72" w:date="2026-09-22T03:04:07Z">
                    <w:r w:rsidDel="00000000" w:rsidR="00000000" w:rsidRPr="00000000">
                      <w:rPr>
                        <w:rtl w:val="0"/>
                      </w:rPr>
                    </w:r>
                  </w:ins>
                </w:sdtContent>
              </w:sdt>
              <w:ins w:author="Anonymous" w:id="72" w:date="2026-09-22T03:04:07Z">
                <w:bookmarkStart w:colFirst="0" w:colLast="0" w:name="_heading=h.p5rq0pik9q92" w:id="1307"/>
                <w:bookmarkEnd w:id="1307"/>
              </w:ins>
            </w:sdtContent>
          </w:sdt>
        </w:p>
      </w:sdtContent>
    </w:sdt>
    <w:sdt>
      <w:sdtPr>
        <w:id w:val="550633270"/>
        <w:tag w:val="goog_rdk_4895"/>
      </w:sdtPr>
      <w:sdtContent>
        <w:p w:rsidR="00000000" w:rsidDel="00000000" w:rsidP="00000000" w:rsidRDefault="00000000" w:rsidRPr="00000000" w14:paraId="0000067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18321169"/>
              <w:tag w:val="goog_rdk_4893"/>
            </w:sdtPr>
            <w:sdtContent>
              <w:ins w:author="Anonymous" w:id="72" w:date="2026-09-22T03:04:07Z"/>
              <w:sdt>
                <w:sdtPr>
                  <w:id w:val="-912729342"/>
                  <w:tag w:val="goog_rdk_4894"/>
                </w:sdtPr>
                <w:sdtContent>
                  <w:ins w:author="Anonymous" w:id="72" w:date="2026-09-22T03:04:07Z">
                    <w:r w:rsidDel="00000000" w:rsidR="00000000" w:rsidRPr="00000000">
                      <w:rPr>
                        <w:rtl w:val="0"/>
                      </w:rPr>
                    </w:r>
                  </w:ins>
                </w:sdtContent>
              </w:sdt>
              <w:ins w:author="Anonymous" w:id="72" w:date="2026-09-22T03:04:07Z">
                <w:bookmarkStart w:colFirst="0" w:colLast="0" w:name="_heading=h.3rebci3shcsn" w:id="1308"/>
                <w:bookmarkEnd w:id="1308"/>
              </w:ins>
            </w:sdtContent>
          </w:sdt>
        </w:p>
      </w:sdtContent>
    </w:sdt>
    <w:sdt>
      <w:sdtPr>
        <w:id w:val="534812121"/>
        <w:tag w:val="goog_rdk_4898"/>
      </w:sdtPr>
      <w:sdtContent>
        <w:p w:rsidR="00000000" w:rsidDel="00000000" w:rsidP="00000000" w:rsidRDefault="00000000" w:rsidRPr="00000000" w14:paraId="0000067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92193561"/>
              <w:tag w:val="goog_rdk_4896"/>
            </w:sdtPr>
            <w:sdtContent>
              <w:ins w:author="Anonymous" w:id="72" w:date="2026-09-22T03:04:07Z"/>
              <w:sdt>
                <w:sdtPr>
                  <w:id w:val="795381793"/>
                  <w:tag w:val="goog_rdk_4897"/>
                </w:sdtPr>
                <w:sdtContent>
                  <w:ins w:author="Anonymous" w:id="72" w:date="2026-09-22T03:04:07Z">
                    <w:r w:rsidDel="00000000" w:rsidR="00000000" w:rsidRPr="00000000">
                      <w:rPr>
                        <w:rtl w:val="0"/>
                      </w:rPr>
                    </w:r>
                  </w:ins>
                </w:sdtContent>
              </w:sdt>
              <w:ins w:author="Anonymous" w:id="72" w:date="2026-09-22T03:04:07Z">
                <w:bookmarkStart w:colFirst="0" w:colLast="0" w:name="_heading=h.1pl18u8evexr" w:id="1309"/>
                <w:bookmarkEnd w:id="1309"/>
              </w:ins>
            </w:sdtContent>
          </w:sdt>
        </w:p>
      </w:sdtContent>
    </w:sdt>
    <w:sdt>
      <w:sdtPr>
        <w:id w:val="-722684865"/>
        <w:tag w:val="goog_rdk_4901"/>
      </w:sdtPr>
      <w:sdtContent>
        <w:p w:rsidR="00000000" w:rsidDel="00000000" w:rsidP="00000000" w:rsidRDefault="00000000" w:rsidRPr="00000000" w14:paraId="0000068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62779195"/>
              <w:tag w:val="goog_rdk_4899"/>
            </w:sdtPr>
            <w:sdtContent>
              <w:ins w:author="Anonymous" w:id="72" w:date="2026-09-22T03:04:07Z"/>
              <w:sdt>
                <w:sdtPr>
                  <w:id w:val="-1953256134"/>
                  <w:tag w:val="goog_rdk_4900"/>
                </w:sdtPr>
                <w:sdtContent>
                  <w:ins w:author="Anonymous" w:id="72" w:date="2026-09-22T03:04:07Z">
                    <w:r w:rsidDel="00000000" w:rsidR="00000000" w:rsidRPr="00000000">
                      <w:rPr>
                        <w:rtl w:val="0"/>
                      </w:rPr>
                    </w:r>
                  </w:ins>
                </w:sdtContent>
              </w:sdt>
              <w:ins w:author="Anonymous" w:id="72" w:date="2026-09-22T03:04:07Z">
                <w:bookmarkStart w:colFirst="0" w:colLast="0" w:name="_heading=h.z2pzf4i6u7cu" w:id="1310"/>
                <w:bookmarkEnd w:id="1310"/>
              </w:ins>
            </w:sdtContent>
          </w:sdt>
        </w:p>
      </w:sdtContent>
    </w:sdt>
    <w:sdt>
      <w:sdtPr>
        <w:id w:val="709958750"/>
        <w:tag w:val="goog_rdk_4904"/>
      </w:sdtPr>
      <w:sdtContent>
        <w:p w:rsidR="00000000" w:rsidDel="00000000" w:rsidP="00000000" w:rsidRDefault="00000000" w:rsidRPr="00000000" w14:paraId="0000068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73259997"/>
              <w:tag w:val="goog_rdk_4902"/>
            </w:sdtPr>
            <w:sdtContent>
              <w:ins w:author="Anonymous" w:id="72" w:date="2026-09-22T03:04:07Z"/>
              <w:sdt>
                <w:sdtPr>
                  <w:id w:val="-639567175"/>
                  <w:tag w:val="goog_rdk_4903"/>
                </w:sdtPr>
                <w:sdtContent>
                  <w:ins w:author="Anonymous" w:id="72" w:date="2026-09-22T03:04:07Z">
                    <w:r w:rsidDel="00000000" w:rsidR="00000000" w:rsidRPr="00000000">
                      <w:rPr>
                        <w:rtl w:val="0"/>
                      </w:rPr>
                    </w:r>
                  </w:ins>
                </w:sdtContent>
              </w:sdt>
              <w:ins w:author="Anonymous" w:id="72" w:date="2026-09-22T03:04:07Z">
                <w:bookmarkStart w:colFirst="0" w:colLast="0" w:name="_heading=h.d5lrj5vadlyo" w:id="1311"/>
                <w:bookmarkEnd w:id="1311"/>
              </w:ins>
            </w:sdtContent>
          </w:sdt>
        </w:p>
      </w:sdtContent>
    </w:sdt>
    <w:sdt>
      <w:sdtPr>
        <w:id w:val="1564479149"/>
        <w:tag w:val="goog_rdk_4907"/>
      </w:sdtPr>
      <w:sdtContent>
        <w:p w:rsidR="00000000" w:rsidDel="00000000" w:rsidP="00000000" w:rsidRDefault="00000000" w:rsidRPr="00000000" w14:paraId="0000068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910453003"/>
              <w:tag w:val="goog_rdk_4905"/>
            </w:sdtPr>
            <w:sdtContent>
              <w:ins w:author="Anonymous" w:id="72" w:date="2026-09-22T03:04:07Z"/>
              <w:sdt>
                <w:sdtPr>
                  <w:id w:val="-67507105"/>
                  <w:tag w:val="goog_rdk_4906"/>
                </w:sdtPr>
                <w:sdtContent>
                  <w:ins w:author="Anonymous" w:id="72" w:date="2026-09-22T03:04:07Z">
                    <w:r w:rsidDel="00000000" w:rsidR="00000000" w:rsidRPr="00000000">
                      <w:rPr>
                        <w:rtl w:val="0"/>
                      </w:rPr>
                    </w:r>
                  </w:ins>
                </w:sdtContent>
              </w:sdt>
              <w:ins w:author="Anonymous" w:id="72" w:date="2026-09-22T03:04:07Z">
                <w:bookmarkStart w:colFirst="0" w:colLast="0" w:name="_heading=h.7w3sit8nz9o9" w:id="1312"/>
                <w:bookmarkEnd w:id="1312"/>
              </w:ins>
            </w:sdtContent>
          </w:sdt>
        </w:p>
      </w:sdtContent>
    </w:sdt>
    <w:sdt>
      <w:sdtPr>
        <w:id w:val="879745148"/>
        <w:tag w:val="goog_rdk_4910"/>
      </w:sdtPr>
      <w:sdtContent>
        <w:p w:rsidR="00000000" w:rsidDel="00000000" w:rsidP="00000000" w:rsidRDefault="00000000" w:rsidRPr="00000000" w14:paraId="0000068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13316925"/>
              <w:tag w:val="goog_rdk_4908"/>
            </w:sdtPr>
            <w:sdtContent>
              <w:ins w:author="Anonymous" w:id="72" w:date="2026-09-22T03:04:07Z"/>
              <w:sdt>
                <w:sdtPr>
                  <w:id w:val="531049132"/>
                  <w:tag w:val="goog_rdk_4909"/>
                </w:sdtPr>
                <w:sdtContent>
                  <w:ins w:author="Anonymous" w:id="72" w:date="2026-09-22T03:04:07Z">
                    <w:r w:rsidDel="00000000" w:rsidR="00000000" w:rsidRPr="00000000">
                      <w:rPr>
                        <w:rtl w:val="0"/>
                      </w:rPr>
                    </w:r>
                  </w:ins>
                </w:sdtContent>
              </w:sdt>
              <w:ins w:author="Anonymous" w:id="72" w:date="2026-09-22T03:04:07Z">
                <w:bookmarkStart w:colFirst="0" w:colLast="0" w:name="_heading=h.xx553rz6k5yj" w:id="1313"/>
                <w:bookmarkEnd w:id="1313"/>
              </w:ins>
            </w:sdtContent>
          </w:sdt>
        </w:p>
      </w:sdtContent>
    </w:sdt>
    <w:sdt>
      <w:sdtPr>
        <w:id w:val="-1667696972"/>
        <w:tag w:val="goog_rdk_4913"/>
      </w:sdtPr>
      <w:sdtContent>
        <w:p w:rsidR="00000000" w:rsidDel="00000000" w:rsidP="00000000" w:rsidRDefault="00000000" w:rsidRPr="00000000" w14:paraId="0000068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81240598"/>
              <w:tag w:val="goog_rdk_4911"/>
            </w:sdtPr>
            <w:sdtContent>
              <w:ins w:author="Anonymous" w:id="72" w:date="2026-09-22T03:04:07Z"/>
              <w:sdt>
                <w:sdtPr>
                  <w:id w:val="-1075467933"/>
                  <w:tag w:val="goog_rdk_4912"/>
                </w:sdtPr>
                <w:sdtContent>
                  <w:ins w:author="Anonymous" w:id="72" w:date="2026-09-22T03:04:07Z">
                    <w:r w:rsidDel="00000000" w:rsidR="00000000" w:rsidRPr="00000000">
                      <w:rPr>
                        <w:rtl w:val="0"/>
                      </w:rPr>
                    </w:r>
                  </w:ins>
                </w:sdtContent>
              </w:sdt>
              <w:ins w:author="Anonymous" w:id="72" w:date="2026-09-22T03:04:07Z">
                <w:bookmarkStart w:colFirst="0" w:colLast="0" w:name="_heading=h.rj6hff5lmy6j" w:id="1314"/>
                <w:bookmarkEnd w:id="1314"/>
              </w:ins>
            </w:sdtContent>
          </w:sdt>
        </w:p>
      </w:sdtContent>
    </w:sdt>
    <w:sdt>
      <w:sdtPr>
        <w:id w:val="1567081737"/>
        <w:tag w:val="goog_rdk_4916"/>
      </w:sdtPr>
      <w:sdtContent>
        <w:p w:rsidR="00000000" w:rsidDel="00000000" w:rsidP="00000000" w:rsidRDefault="00000000" w:rsidRPr="00000000" w14:paraId="0000068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27988612"/>
              <w:tag w:val="goog_rdk_4914"/>
            </w:sdtPr>
            <w:sdtContent>
              <w:ins w:author="Anonymous" w:id="72" w:date="2026-09-22T03:04:07Z"/>
              <w:sdt>
                <w:sdtPr>
                  <w:id w:val="-313109986"/>
                  <w:tag w:val="goog_rdk_4915"/>
                </w:sdtPr>
                <w:sdtContent>
                  <w:ins w:author="Anonymous" w:id="72" w:date="2026-09-22T03:04:07Z">
                    <w:r w:rsidDel="00000000" w:rsidR="00000000" w:rsidRPr="00000000">
                      <w:rPr>
                        <w:rtl w:val="0"/>
                      </w:rPr>
                    </w:r>
                  </w:ins>
                </w:sdtContent>
              </w:sdt>
              <w:ins w:author="Anonymous" w:id="72" w:date="2026-09-22T03:04:07Z">
                <w:bookmarkStart w:colFirst="0" w:colLast="0" w:name="_heading=h.93sf36iluow" w:id="1315"/>
                <w:bookmarkEnd w:id="1315"/>
              </w:ins>
            </w:sdtContent>
          </w:sdt>
        </w:p>
      </w:sdtContent>
    </w:sdt>
    <w:sdt>
      <w:sdtPr>
        <w:id w:val="-1950105774"/>
        <w:tag w:val="goog_rdk_4919"/>
      </w:sdtPr>
      <w:sdtContent>
        <w:p w:rsidR="00000000" w:rsidDel="00000000" w:rsidP="00000000" w:rsidRDefault="00000000" w:rsidRPr="00000000" w14:paraId="0000068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18999788"/>
              <w:tag w:val="goog_rdk_4917"/>
            </w:sdtPr>
            <w:sdtContent>
              <w:ins w:author="Anonymous" w:id="72" w:date="2026-09-22T03:04:07Z"/>
              <w:sdt>
                <w:sdtPr>
                  <w:id w:val="-657835228"/>
                  <w:tag w:val="goog_rdk_4918"/>
                </w:sdtPr>
                <w:sdtContent>
                  <w:ins w:author="Anonymous" w:id="72" w:date="2026-09-22T03:04:07Z">
                    <w:r w:rsidDel="00000000" w:rsidR="00000000" w:rsidRPr="00000000">
                      <w:rPr>
                        <w:rtl w:val="0"/>
                      </w:rPr>
                    </w:r>
                  </w:ins>
                </w:sdtContent>
              </w:sdt>
              <w:ins w:author="Anonymous" w:id="72" w:date="2026-09-22T03:04:07Z">
                <w:bookmarkStart w:colFirst="0" w:colLast="0" w:name="_heading=h.jecl1gxhsuq0" w:id="1316"/>
                <w:bookmarkEnd w:id="1316"/>
              </w:ins>
            </w:sdtContent>
          </w:sdt>
        </w:p>
      </w:sdtContent>
    </w:sdt>
    <w:sdt>
      <w:sdtPr>
        <w:id w:val="1485721822"/>
        <w:tag w:val="goog_rdk_4922"/>
      </w:sdtPr>
      <w:sdtContent>
        <w:p w:rsidR="00000000" w:rsidDel="00000000" w:rsidP="00000000" w:rsidRDefault="00000000" w:rsidRPr="00000000" w14:paraId="0000068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25156037"/>
              <w:tag w:val="goog_rdk_4920"/>
            </w:sdtPr>
            <w:sdtContent>
              <w:ins w:author="Anonymous" w:id="72" w:date="2026-09-22T03:04:07Z"/>
              <w:sdt>
                <w:sdtPr>
                  <w:id w:val="1894609138"/>
                  <w:tag w:val="goog_rdk_4921"/>
                </w:sdtPr>
                <w:sdtContent>
                  <w:ins w:author="Anonymous" w:id="72" w:date="2026-09-22T03:04:07Z">
                    <w:r w:rsidDel="00000000" w:rsidR="00000000" w:rsidRPr="00000000">
                      <w:rPr>
                        <w:rtl w:val="0"/>
                      </w:rPr>
                    </w:r>
                  </w:ins>
                </w:sdtContent>
              </w:sdt>
              <w:ins w:author="Anonymous" w:id="72" w:date="2026-09-22T03:04:07Z">
                <w:bookmarkStart w:colFirst="0" w:colLast="0" w:name="_heading=h.qufyay424vk1" w:id="1317"/>
                <w:bookmarkEnd w:id="1317"/>
              </w:ins>
            </w:sdtContent>
          </w:sdt>
        </w:p>
      </w:sdtContent>
    </w:sdt>
    <w:sdt>
      <w:sdtPr>
        <w:id w:val="-583322165"/>
        <w:tag w:val="goog_rdk_4925"/>
      </w:sdtPr>
      <w:sdtContent>
        <w:p w:rsidR="00000000" w:rsidDel="00000000" w:rsidP="00000000" w:rsidRDefault="00000000" w:rsidRPr="00000000" w14:paraId="0000068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736149967"/>
              <w:tag w:val="goog_rdk_4923"/>
            </w:sdtPr>
            <w:sdtContent>
              <w:ins w:author="Anonymous" w:id="72" w:date="2026-09-22T03:04:07Z"/>
              <w:sdt>
                <w:sdtPr>
                  <w:id w:val="1112690260"/>
                  <w:tag w:val="goog_rdk_4924"/>
                </w:sdtPr>
                <w:sdtContent>
                  <w:ins w:author="Anonymous" w:id="72" w:date="2026-09-22T03:04:07Z">
                    <w:r w:rsidDel="00000000" w:rsidR="00000000" w:rsidRPr="00000000">
                      <w:rPr>
                        <w:rtl w:val="0"/>
                      </w:rPr>
                    </w:r>
                  </w:ins>
                </w:sdtContent>
              </w:sdt>
              <w:ins w:author="Anonymous" w:id="72" w:date="2026-09-22T03:04:07Z">
                <w:bookmarkStart w:colFirst="0" w:colLast="0" w:name="_heading=h.qw6z4x5f0fcr" w:id="1318"/>
                <w:bookmarkEnd w:id="1318"/>
              </w:ins>
            </w:sdtContent>
          </w:sdt>
        </w:p>
      </w:sdtContent>
    </w:sdt>
    <w:sdt>
      <w:sdtPr>
        <w:id w:val="-1847301144"/>
        <w:tag w:val="goog_rdk_4928"/>
      </w:sdtPr>
      <w:sdtContent>
        <w:p w:rsidR="00000000" w:rsidDel="00000000" w:rsidP="00000000" w:rsidRDefault="00000000" w:rsidRPr="00000000" w14:paraId="0000068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32363522"/>
              <w:tag w:val="goog_rdk_4926"/>
            </w:sdtPr>
            <w:sdtContent>
              <w:ins w:author="Anonymous" w:id="72" w:date="2026-09-22T03:04:07Z"/>
              <w:sdt>
                <w:sdtPr>
                  <w:id w:val="-1352702635"/>
                  <w:tag w:val="goog_rdk_4927"/>
                </w:sdtPr>
                <w:sdtContent>
                  <w:ins w:author="Anonymous" w:id="72" w:date="2026-09-22T03:04:07Z">
                    <w:r w:rsidDel="00000000" w:rsidR="00000000" w:rsidRPr="00000000">
                      <w:rPr>
                        <w:rtl w:val="0"/>
                      </w:rPr>
                    </w:r>
                  </w:ins>
                </w:sdtContent>
              </w:sdt>
              <w:ins w:author="Anonymous" w:id="72" w:date="2026-09-22T03:04:07Z">
                <w:bookmarkStart w:colFirst="0" w:colLast="0" w:name="_heading=h.idyxola4se6e" w:id="1319"/>
                <w:bookmarkEnd w:id="1319"/>
              </w:ins>
            </w:sdtContent>
          </w:sdt>
        </w:p>
      </w:sdtContent>
    </w:sdt>
    <w:sdt>
      <w:sdtPr>
        <w:id w:val="716943795"/>
        <w:tag w:val="goog_rdk_4931"/>
      </w:sdtPr>
      <w:sdtContent>
        <w:p w:rsidR="00000000" w:rsidDel="00000000" w:rsidP="00000000" w:rsidRDefault="00000000" w:rsidRPr="00000000" w14:paraId="0000068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38032811"/>
              <w:tag w:val="goog_rdk_4929"/>
            </w:sdtPr>
            <w:sdtContent>
              <w:ins w:author="Anonymous" w:id="72" w:date="2026-09-22T03:04:07Z"/>
              <w:sdt>
                <w:sdtPr>
                  <w:id w:val="65140478"/>
                  <w:tag w:val="goog_rdk_4930"/>
                </w:sdtPr>
                <w:sdtContent>
                  <w:ins w:author="Anonymous" w:id="72" w:date="2026-09-22T03:04:07Z">
                    <w:r w:rsidDel="00000000" w:rsidR="00000000" w:rsidRPr="00000000">
                      <w:rPr>
                        <w:rtl w:val="0"/>
                      </w:rPr>
                    </w:r>
                  </w:ins>
                </w:sdtContent>
              </w:sdt>
              <w:ins w:author="Anonymous" w:id="72" w:date="2026-09-22T03:04:07Z">
                <w:bookmarkStart w:colFirst="0" w:colLast="0" w:name="_heading=h.p18f04id3syn" w:id="1320"/>
                <w:bookmarkEnd w:id="1320"/>
              </w:ins>
            </w:sdtContent>
          </w:sdt>
        </w:p>
      </w:sdtContent>
    </w:sdt>
    <w:sdt>
      <w:sdtPr>
        <w:id w:val="-1258579871"/>
        <w:tag w:val="goog_rdk_4934"/>
      </w:sdtPr>
      <w:sdtContent>
        <w:p w:rsidR="00000000" w:rsidDel="00000000" w:rsidP="00000000" w:rsidRDefault="00000000" w:rsidRPr="00000000" w14:paraId="0000068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61567890"/>
              <w:tag w:val="goog_rdk_4932"/>
            </w:sdtPr>
            <w:sdtContent>
              <w:ins w:author="Anonymous" w:id="72" w:date="2026-09-22T03:04:07Z"/>
              <w:sdt>
                <w:sdtPr>
                  <w:id w:val="-565773413"/>
                  <w:tag w:val="goog_rdk_4933"/>
                </w:sdtPr>
                <w:sdtContent>
                  <w:ins w:author="Anonymous" w:id="72" w:date="2026-09-22T03:04:07Z">
                    <w:r w:rsidDel="00000000" w:rsidR="00000000" w:rsidRPr="00000000">
                      <w:rPr>
                        <w:rtl w:val="0"/>
                      </w:rPr>
                    </w:r>
                  </w:ins>
                </w:sdtContent>
              </w:sdt>
              <w:ins w:author="Anonymous" w:id="72" w:date="2026-09-22T03:04:07Z">
                <w:bookmarkStart w:colFirst="0" w:colLast="0" w:name="_heading=h.qfqz37g7ftup" w:id="1321"/>
                <w:bookmarkEnd w:id="1321"/>
              </w:ins>
            </w:sdtContent>
          </w:sdt>
        </w:p>
      </w:sdtContent>
    </w:sdt>
    <w:sdt>
      <w:sdtPr>
        <w:id w:val="-306568168"/>
        <w:tag w:val="goog_rdk_4937"/>
      </w:sdtPr>
      <w:sdtContent>
        <w:p w:rsidR="00000000" w:rsidDel="00000000" w:rsidP="00000000" w:rsidRDefault="00000000" w:rsidRPr="00000000" w14:paraId="0000068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18618374"/>
              <w:tag w:val="goog_rdk_4935"/>
            </w:sdtPr>
            <w:sdtContent>
              <w:ins w:author="Anonymous" w:id="72" w:date="2026-09-22T03:04:07Z"/>
              <w:sdt>
                <w:sdtPr>
                  <w:id w:val="-423838309"/>
                  <w:tag w:val="goog_rdk_4936"/>
                </w:sdtPr>
                <w:sdtContent>
                  <w:ins w:author="Anonymous" w:id="72" w:date="2026-09-22T03:04:07Z">
                    <w:r w:rsidDel="00000000" w:rsidR="00000000" w:rsidRPr="00000000">
                      <w:rPr>
                        <w:rtl w:val="0"/>
                      </w:rPr>
                    </w:r>
                  </w:ins>
                </w:sdtContent>
              </w:sdt>
              <w:ins w:author="Anonymous" w:id="72" w:date="2026-09-22T03:04:07Z">
                <w:bookmarkStart w:colFirst="0" w:colLast="0" w:name="_heading=h.srk4ft5ljiqd" w:id="1322"/>
                <w:bookmarkEnd w:id="1322"/>
              </w:ins>
            </w:sdtContent>
          </w:sdt>
        </w:p>
      </w:sdtContent>
    </w:sdt>
    <w:sdt>
      <w:sdtPr>
        <w:id w:val="-146867301"/>
        <w:tag w:val="goog_rdk_4940"/>
      </w:sdtPr>
      <w:sdtContent>
        <w:p w:rsidR="00000000" w:rsidDel="00000000" w:rsidP="00000000" w:rsidRDefault="00000000" w:rsidRPr="00000000" w14:paraId="0000068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90257202"/>
              <w:tag w:val="goog_rdk_4938"/>
            </w:sdtPr>
            <w:sdtContent>
              <w:ins w:author="Anonymous" w:id="72" w:date="2026-09-22T03:04:07Z"/>
              <w:sdt>
                <w:sdtPr>
                  <w:id w:val="-759234866"/>
                  <w:tag w:val="goog_rdk_4939"/>
                </w:sdtPr>
                <w:sdtContent>
                  <w:ins w:author="Anonymous" w:id="72" w:date="2026-09-22T03:04:07Z">
                    <w:r w:rsidDel="00000000" w:rsidR="00000000" w:rsidRPr="00000000">
                      <w:rPr>
                        <w:rtl w:val="0"/>
                      </w:rPr>
                    </w:r>
                  </w:ins>
                </w:sdtContent>
              </w:sdt>
              <w:ins w:author="Anonymous" w:id="72" w:date="2026-09-22T03:04:07Z">
                <w:bookmarkStart w:colFirst="0" w:colLast="0" w:name="_heading=h.dq6c6vdjs316" w:id="1323"/>
                <w:bookmarkEnd w:id="1323"/>
              </w:ins>
            </w:sdtContent>
          </w:sdt>
        </w:p>
      </w:sdtContent>
    </w:sdt>
    <w:sdt>
      <w:sdtPr>
        <w:id w:val="-1010882209"/>
        <w:tag w:val="goog_rdk_4943"/>
      </w:sdtPr>
      <w:sdtContent>
        <w:p w:rsidR="00000000" w:rsidDel="00000000" w:rsidP="00000000" w:rsidRDefault="00000000" w:rsidRPr="00000000" w14:paraId="0000068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78656077"/>
              <w:tag w:val="goog_rdk_4941"/>
            </w:sdtPr>
            <w:sdtContent>
              <w:ins w:author="Anonymous" w:id="72" w:date="2026-09-22T03:04:07Z"/>
              <w:sdt>
                <w:sdtPr>
                  <w:id w:val="1104130782"/>
                  <w:tag w:val="goog_rdk_4942"/>
                </w:sdtPr>
                <w:sdtContent>
                  <w:ins w:author="Anonymous" w:id="72" w:date="2026-09-22T03:04:07Z">
                    <w:r w:rsidDel="00000000" w:rsidR="00000000" w:rsidRPr="00000000">
                      <w:rPr>
                        <w:rtl w:val="0"/>
                      </w:rPr>
                    </w:r>
                  </w:ins>
                </w:sdtContent>
              </w:sdt>
              <w:ins w:author="Anonymous" w:id="72" w:date="2026-09-22T03:04:07Z">
                <w:bookmarkStart w:colFirst="0" w:colLast="0" w:name="_heading=h.i5yp2e8qslxx" w:id="1324"/>
                <w:bookmarkEnd w:id="1324"/>
              </w:ins>
            </w:sdtContent>
          </w:sdt>
        </w:p>
      </w:sdtContent>
    </w:sdt>
    <w:sdt>
      <w:sdtPr>
        <w:id w:val="-962565088"/>
        <w:tag w:val="goog_rdk_4946"/>
      </w:sdtPr>
      <w:sdtContent>
        <w:p w:rsidR="00000000" w:rsidDel="00000000" w:rsidP="00000000" w:rsidRDefault="00000000" w:rsidRPr="00000000" w14:paraId="0000068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06677791"/>
              <w:tag w:val="goog_rdk_4944"/>
            </w:sdtPr>
            <w:sdtContent>
              <w:ins w:author="Anonymous" w:id="72" w:date="2026-09-22T03:04:07Z"/>
              <w:sdt>
                <w:sdtPr>
                  <w:id w:val="375277429"/>
                  <w:tag w:val="goog_rdk_4945"/>
                </w:sdtPr>
                <w:sdtContent>
                  <w:ins w:author="Anonymous" w:id="72" w:date="2026-09-22T03:04:07Z">
                    <w:r w:rsidDel="00000000" w:rsidR="00000000" w:rsidRPr="00000000">
                      <w:rPr>
                        <w:rtl w:val="0"/>
                      </w:rPr>
                    </w:r>
                  </w:ins>
                </w:sdtContent>
              </w:sdt>
              <w:ins w:author="Anonymous" w:id="72" w:date="2026-09-22T03:04:07Z">
                <w:bookmarkStart w:colFirst="0" w:colLast="0" w:name="_heading=h.jmmexetdpd7" w:id="1325"/>
                <w:bookmarkEnd w:id="1325"/>
              </w:ins>
            </w:sdtContent>
          </w:sdt>
        </w:p>
      </w:sdtContent>
    </w:sdt>
    <w:sdt>
      <w:sdtPr>
        <w:id w:val="-1079634097"/>
        <w:tag w:val="goog_rdk_4949"/>
      </w:sdtPr>
      <w:sdtContent>
        <w:p w:rsidR="00000000" w:rsidDel="00000000" w:rsidP="00000000" w:rsidRDefault="00000000" w:rsidRPr="00000000" w14:paraId="0000069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58889986"/>
              <w:tag w:val="goog_rdk_4947"/>
            </w:sdtPr>
            <w:sdtContent>
              <w:ins w:author="Anonymous" w:id="72" w:date="2026-09-22T03:04:07Z"/>
              <w:sdt>
                <w:sdtPr>
                  <w:id w:val="-1944093513"/>
                  <w:tag w:val="goog_rdk_4948"/>
                </w:sdtPr>
                <w:sdtContent>
                  <w:ins w:author="Anonymous" w:id="72" w:date="2026-09-22T03:04:07Z">
                    <w:r w:rsidDel="00000000" w:rsidR="00000000" w:rsidRPr="00000000">
                      <w:rPr>
                        <w:rtl w:val="0"/>
                      </w:rPr>
                    </w:r>
                  </w:ins>
                </w:sdtContent>
              </w:sdt>
              <w:ins w:author="Anonymous" w:id="72" w:date="2026-09-22T03:04:07Z">
                <w:bookmarkStart w:colFirst="0" w:colLast="0" w:name="_heading=h.i7rfjw11n053" w:id="1326"/>
                <w:bookmarkEnd w:id="1326"/>
              </w:ins>
            </w:sdtContent>
          </w:sdt>
        </w:p>
      </w:sdtContent>
    </w:sdt>
    <w:sdt>
      <w:sdtPr>
        <w:id w:val="-1112964234"/>
        <w:tag w:val="goog_rdk_4952"/>
      </w:sdtPr>
      <w:sdtContent>
        <w:p w:rsidR="00000000" w:rsidDel="00000000" w:rsidP="00000000" w:rsidRDefault="00000000" w:rsidRPr="00000000" w14:paraId="0000069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56172877"/>
              <w:tag w:val="goog_rdk_4950"/>
            </w:sdtPr>
            <w:sdtContent>
              <w:ins w:author="Anonymous" w:id="72" w:date="2026-09-22T03:04:07Z"/>
              <w:sdt>
                <w:sdtPr>
                  <w:id w:val="1935133920"/>
                  <w:tag w:val="goog_rdk_4951"/>
                </w:sdtPr>
                <w:sdtContent>
                  <w:ins w:author="Anonymous" w:id="72" w:date="2026-09-22T03:04:07Z">
                    <w:r w:rsidDel="00000000" w:rsidR="00000000" w:rsidRPr="00000000">
                      <w:rPr>
                        <w:rtl w:val="0"/>
                      </w:rPr>
                    </w:r>
                  </w:ins>
                </w:sdtContent>
              </w:sdt>
              <w:ins w:author="Anonymous" w:id="72" w:date="2026-09-22T03:04:07Z">
                <w:bookmarkStart w:colFirst="0" w:colLast="0" w:name="_heading=h.bs18d6mvqi1a" w:id="1327"/>
                <w:bookmarkEnd w:id="1327"/>
              </w:ins>
            </w:sdtContent>
          </w:sdt>
        </w:p>
      </w:sdtContent>
    </w:sdt>
    <w:sdt>
      <w:sdtPr>
        <w:id w:val="-926937474"/>
        <w:tag w:val="goog_rdk_4955"/>
      </w:sdtPr>
      <w:sdtContent>
        <w:p w:rsidR="00000000" w:rsidDel="00000000" w:rsidP="00000000" w:rsidRDefault="00000000" w:rsidRPr="00000000" w14:paraId="0000069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4241780"/>
              <w:tag w:val="goog_rdk_4953"/>
            </w:sdtPr>
            <w:sdtContent>
              <w:ins w:author="Anonymous" w:id="72" w:date="2026-09-22T03:04:07Z"/>
              <w:sdt>
                <w:sdtPr>
                  <w:id w:val="-1495636185"/>
                  <w:tag w:val="goog_rdk_4954"/>
                </w:sdtPr>
                <w:sdtContent>
                  <w:ins w:author="Anonymous" w:id="72" w:date="2026-09-22T03:04:07Z">
                    <w:r w:rsidDel="00000000" w:rsidR="00000000" w:rsidRPr="00000000">
                      <w:rPr>
                        <w:rtl w:val="0"/>
                      </w:rPr>
                    </w:r>
                  </w:ins>
                </w:sdtContent>
              </w:sdt>
              <w:ins w:author="Anonymous" w:id="72" w:date="2026-09-22T03:04:07Z">
                <w:bookmarkStart w:colFirst="0" w:colLast="0" w:name="_heading=h.vphccuz8k0gr" w:id="1328"/>
                <w:bookmarkEnd w:id="1328"/>
              </w:ins>
            </w:sdtContent>
          </w:sdt>
        </w:p>
      </w:sdtContent>
    </w:sdt>
    <w:sdt>
      <w:sdtPr>
        <w:id w:val="-34558729"/>
        <w:tag w:val="goog_rdk_4958"/>
      </w:sdtPr>
      <w:sdtContent>
        <w:p w:rsidR="00000000" w:rsidDel="00000000" w:rsidP="00000000" w:rsidRDefault="00000000" w:rsidRPr="00000000" w14:paraId="0000069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27043251"/>
              <w:tag w:val="goog_rdk_4956"/>
            </w:sdtPr>
            <w:sdtContent>
              <w:ins w:author="Anonymous" w:id="72" w:date="2026-09-22T03:04:07Z"/>
              <w:sdt>
                <w:sdtPr>
                  <w:id w:val="146715788"/>
                  <w:tag w:val="goog_rdk_4957"/>
                </w:sdtPr>
                <w:sdtContent>
                  <w:ins w:author="Anonymous" w:id="72" w:date="2026-09-22T03:04:07Z">
                    <w:r w:rsidDel="00000000" w:rsidR="00000000" w:rsidRPr="00000000">
                      <w:rPr>
                        <w:rtl w:val="0"/>
                      </w:rPr>
                    </w:r>
                  </w:ins>
                </w:sdtContent>
              </w:sdt>
              <w:ins w:author="Anonymous" w:id="72" w:date="2026-09-22T03:04:07Z">
                <w:bookmarkStart w:colFirst="0" w:colLast="0" w:name="_heading=h.t7swtilg6cv7" w:id="1329"/>
                <w:bookmarkEnd w:id="1329"/>
              </w:ins>
            </w:sdtContent>
          </w:sdt>
        </w:p>
      </w:sdtContent>
    </w:sdt>
    <w:sdt>
      <w:sdtPr>
        <w:id w:val="1222314333"/>
        <w:tag w:val="goog_rdk_4961"/>
      </w:sdtPr>
      <w:sdtContent>
        <w:p w:rsidR="00000000" w:rsidDel="00000000" w:rsidP="00000000" w:rsidRDefault="00000000" w:rsidRPr="00000000" w14:paraId="0000069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97304577"/>
              <w:tag w:val="goog_rdk_4959"/>
            </w:sdtPr>
            <w:sdtContent>
              <w:ins w:author="Anonymous" w:id="72" w:date="2026-09-22T03:04:07Z"/>
              <w:sdt>
                <w:sdtPr>
                  <w:id w:val="269382853"/>
                  <w:tag w:val="goog_rdk_4960"/>
                </w:sdtPr>
                <w:sdtContent>
                  <w:ins w:author="Anonymous" w:id="72" w:date="2026-09-22T03:04:07Z">
                    <w:r w:rsidDel="00000000" w:rsidR="00000000" w:rsidRPr="00000000">
                      <w:rPr>
                        <w:rtl w:val="0"/>
                      </w:rPr>
                    </w:r>
                  </w:ins>
                </w:sdtContent>
              </w:sdt>
              <w:ins w:author="Anonymous" w:id="72" w:date="2026-09-22T03:04:07Z">
                <w:bookmarkStart w:colFirst="0" w:colLast="0" w:name="_heading=h.h5h667prbtm5" w:id="1330"/>
                <w:bookmarkEnd w:id="1330"/>
              </w:ins>
            </w:sdtContent>
          </w:sdt>
        </w:p>
      </w:sdtContent>
    </w:sdt>
    <w:sdt>
      <w:sdtPr>
        <w:id w:val="1374828125"/>
        <w:tag w:val="goog_rdk_4964"/>
      </w:sdtPr>
      <w:sdtContent>
        <w:p w:rsidR="00000000" w:rsidDel="00000000" w:rsidP="00000000" w:rsidRDefault="00000000" w:rsidRPr="00000000" w14:paraId="0000069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88884102"/>
              <w:tag w:val="goog_rdk_4962"/>
            </w:sdtPr>
            <w:sdtContent>
              <w:ins w:author="Anonymous" w:id="72" w:date="2026-09-22T03:04:07Z"/>
              <w:sdt>
                <w:sdtPr>
                  <w:id w:val="938369654"/>
                  <w:tag w:val="goog_rdk_4963"/>
                </w:sdtPr>
                <w:sdtContent>
                  <w:ins w:author="Anonymous" w:id="72" w:date="2026-09-22T03:04:07Z">
                    <w:r w:rsidDel="00000000" w:rsidR="00000000" w:rsidRPr="00000000">
                      <w:rPr>
                        <w:rtl w:val="0"/>
                      </w:rPr>
                    </w:r>
                  </w:ins>
                </w:sdtContent>
              </w:sdt>
              <w:ins w:author="Anonymous" w:id="72" w:date="2026-09-22T03:04:07Z">
                <w:bookmarkStart w:colFirst="0" w:colLast="0" w:name="_heading=h.rxlpn4255lt" w:id="1331"/>
                <w:bookmarkEnd w:id="1331"/>
              </w:ins>
            </w:sdtContent>
          </w:sdt>
        </w:p>
      </w:sdtContent>
    </w:sdt>
    <w:sdt>
      <w:sdtPr>
        <w:id w:val="-1439896288"/>
        <w:tag w:val="goog_rdk_4967"/>
      </w:sdtPr>
      <w:sdtContent>
        <w:p w:rsidR="00000000" w:rsidDel="00000000" w:rsidP="00000000" w:rsidRDefault="00000000" w:rsidRPr="00000000" w14:paraId="0000069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34683153"/>
              <w:tag w:val="goog_rdk_4965"/>
            </w:sdtPr>
            <w:sdtContent>
              <w:ins w:author="Anonymous" w:id="72" w:date="2026-09-22T03:04:07Z"/>
              <w:sdt>
                <w:sdtPr>
                  <w:id w:val="1862495897"/>
                  <w:tag w:val="goog_rdk_4966"/>
                </w:sdtPr>
                <w:sdtContent>
                  <w:ins w:author="Anonymous" w:id="72" w:date="2026-09-22T03:04:07Z">
                    <w:r w:rsidDel="00000000" w:rsidR="00000000" w:rsidRPr="00000000">
                      <w:rPr>
                        <w:rtl w:val="0"/>
                      </w:rPr>
                    </w:r>
                  </w:ins>
                </w:sdtContent>
              </w:sdt>
              <w:ins w:author="Anonymous" w:id="72" w:date="2026-09-22T03:04:07Z">
                <w:bookmarkStart w:colFirst="0" w:colLast="0" w:name="_heading=h.m7twu1h42h18" w:id="1332"/>
                <w:bookmarkEnd w:id="1332"/>
              </w:ins>
            </w:sdtContent>
          </w:sdt>
        </w:p>
      </w:sdtContent>
    </w:sdt>
    <w:sdt>
      <w:sdtPr>
        <w:id w:val="-1219665944"/>
        <w:tag w:val="goog_rdk_4970"/>
      </w:sdtPr>
      <w:sdtContent>
        <w:p w:rsidR="00000000" w:rsidDel="00000000" w:rsidP="00000000" w:rsidRDefault="00000000" w:rsidRPr="00000000" w14:paraId="0000069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73514835"/>
              <w:tag w:val="goog_rdk_4968"/>
            </w:sdtPr>
            <w:sdtContent>
              <w:ins w:author="Anonymous" w:id="72" w:date="2026-09-22T03:04:07Z"/>
              <w:sdt>
                <w:sdtPr>
                  <w:id w:val="-65632237"/>
                  <w:tag w:val="goog_rdk_4969"/>
                </w:sdtPr>
                <w:sdtContent>
                  <w:ins w:author="Anonymous" w:id="72" w:date="2026-09-22T03:04:07Z">
                    <w:r w:rsidDel="00000000" w:rsidR="00000000" w:rsidRPr="00000000">
                      <w:rPr>
                        <w:rtl w:val="0"/>
                      </w:rPr>
                    </w:r>
                  </w:ins>
                </w:sdtContent>
              </w:sdt>
              <w:ins w:author="Anonymous" w:id="72" w:date="2026-09-22T03:04:07Z">
                <w:bookmarkStart w:colFirst="0" w:colLast="0" w:name="_heading=h.9tfcqv2l62if" w:id="1333"/>
                <w:bookmarkEnd w:id="1333"/>
              </w:ins>
            </w:sdtContent>
          </w:sdt>
        </w:p>
      </w:sdtContent>
    </w:sdt>
    <w:sdt>
      <w:sdtPr>
        <w:id w:val="1713543351"/>
        <w:tag w:val="goog_rdk_4973"/>
      </w:sdtPr>
      <w:sdtContent>
        <w:p w:rsidR="00000000" w:rsidDel="00000000" w:rsidP="00000000" w:rsidRDefault="00000000" w:rsidRPr="00000000" w14:paraId="0000069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33086489"/>
              <w:tag w:val="goog_rdk_4971"/>
            </w:sdtPr>
            <w:sdtContent>
              <w:ins w:author="Anonymous" w:id="72" w:date="2026-09-22T03:04:07Z"/>
              <w:sdt>
                <w:sdtPr>
                  <w:id w:val="725152746"/>
                  <w:tag w:val="goog_rdk_4972"/>
                </w:sdtPr>
                <w:sdtContent>
                  <w:ins w:author="Anonymous" w:id="72" w:date="2026-09-22T03:04:07Z">
                    <w:r w:rsidDel="00000000" w:rsidR="00000000" w:rsidRPr="00000000">
                      <w:rPr>
                        <w:rtl w:val="0"/>
                      </w:rPr>
                    </w:r>
                  </w:ins>
                </w:sdtContent>
              </w:sdt>
              <w:ins w:author="Anonymous" w:id="72" w:date="2026-09-22T03:04:07Z">
                <w:bookmarkStart w:colFirst="0" w:colLast="0" w:name="_heading=h.3otoch6sfs4n" w:id="1334"/>
                <w:bookmarkEnd w:id="1334"/>
              </w:ins>
            </w:sdtContent>
          </w:sdt>
        </w:p>
      </w:sdtContent>
    </w:sdt>
    <w:sdt>
      <w:sdtPr>
        <w:id w:val="845507443"/>
        <w:tag w:val="goog_rdk_4976"/>
      </w:sdtPr>
      <w:sdtContent>
        <w:p w:rsidR="00000000" w:rsidDel="00000000" w:rsidP="00000000" w:rsidRDefault="00000000" w:rsidRPr="00000000" w14:paraId="0000069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70668396"/>
              <w:tag w:val="goog_rdk_4974"/>
            </w:sdtPr>
            <w:sdtContent>
              <w:ins w:author="Anonymous" w:id="72" w:date="2026-09-22T03:04:07Z"/>
              <w:sdt>
                <w:sdtPr>
                  <w:id w:val="2095789479"/>
                  <w:tag w:val="goog_rdk_4975"/>
                </w:sdtPr>
                <w:sdtContent>
                  <w:ins w:author="Anonymous" w:id="72" w:date="2026-09-22T03:04:07Z">
                    <w:r w:rsidDel="00000000" w:rsidR="00000000" w:rsidRPr="00000000">
                      <w:rPr>
                        <w:rtl w:val="0"/>
                      </w:rPr>
                    </w:r>
                  </w:ins>
                </w:sdtContent>
              </w:sdt>
              <w:ins w:author="Anonymous" w:id="72" w:date="2026-09-22T03:04:07Z">
                <w:bookmarkStart w:colFirst="0" w:colLast="0" w:name="_heading=h.xskiz7y801xp" w:id="1335"/>
                <w:bookmarkEnd w:id="1335"/>
              </w:ins>
            </w:sdtContent>
          </w:sdt>
        </w:p>
      </w:sdtContent>
    </w:sdt>
    <w:sdt>
      <w:sdtPr>
        <w:id w:val="-1508706972"/>
        <w:tag w:val="goog_rdk_4979"/>
      </w:sdtPr>
      <w:sdtContent>
        <w:p w:rsidR="00000000" w:rsidDel="00000000" w:rsidP="00000000" w:rsidRDefault="00000000" w:rsidRPr="00000000" w14:paraId="0000069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956941220"/>
              <w:tag w:val="goog_rdk_4977"/>
            </w:sdtPr>
            <w:sdtContent>
              <w:ins w:author="Anonymous" w:id="72" w:date="2026-09-22T03:04:07Z"/>
              <w:sdt>
                <w:sdtPr>
                  <w:id w:val="-16217742"/>
                  <w:tag w:val="goog_rdk_4978"/>
                </w:sdtPr>
                <w:sdtContent>
                  <w:ins w:author="Anonymous" w:id="72" w:date="2026-09-22T03:04:07Z">
                    <w:r w:rsidDel="00000000" w:rsidR="00000000" w:rsidRPr="00000000">
                      <w:rPr>
                        <w:rtl w:val="0"/>
                      </w:rPr>
                    </w:r>
                  </w:ins>
                </w:sdtContent>
              </w:sdt>
              <w:ins w:author="Anonymous" w:id="72" w:date="2026-09-22T03:04:07Z">
                <w:bookmarkStart w:colFirst="0" w:colLast="0" w:name="_heading=h.2xifhf9qmy8p" w:id="1336"/>
                <w:bookmarkEnd w:id="1336"/>
              </w:ins>
            </w:sdtContent>
          </w:sdt>
        </w:p>
      </w:sdtContent>
    </w:sdt>
    <w:sdt>
      <w:sdtPr>
        <w:id w:val="208055794"/>
        <w:tag w:val="goog_rdk_4982"/>
      </w:sdtPr>
      <w:sdtContent>
        <w:p w:rsidR="00000000" w:rsidDel="00000000" w:rsidP="00000000" w:rsidRDefault="00000000" w:rsidRPr="00000000" w14:paraId="0000069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106893668"/>
              <w:tag w:val="goog_rdk_4980"/>
            </w:sdtPr>
            <w:sdtContent>
              <w:ins w:author="Anonymous" w:id="72" w:date="2026-09-22T03:04:07Z"/>
              <w:sdt>
                <w:sdtPr>
                  <w:id w:val="-310842919"/>
                  <w:tag w:val="goog_rdk_4981"/>
                </w:sdtPr>
                <w:sdtContent>
                  <w:ins w:author="Anonymous" w:id="72" w:date="2026-09-22T03:04:07Z">
                    <w:r w:rsidDel="00000000" w:rsidR="00000000" w:rsidRPr="00000000">
                      <w:rPr>
                        <w:rtl w:val="0"/>
                      </w:rPr>
                    </w:r>
                  </w:ins>
                </w:sdtContent>
              </w:sdt>
              <w:ins w:author="Anonymous" w:id="72" w:date="2026-09-22T03:04:07Z">
                <w:bookmarkStart w:colFirst="0" w:colLast="0" w:name="_heading=h.oxbd1qu6l299" w:id="1337"/>
                <w:bookmarkEnd w:id="1337"/>
              </w:ins>
            </w:sdtContent>
          </w:sdt>
        </w:p>
      </w:sdtContent>
    </w:sdt>
    <w:sdt>
      <w:sdtPr>
        <w:id w:val="-1227487533"/>
        <w:tag w:val="goog_rdk_4985"/>
      </w:sdtPr>
      <w:sdtContent>
        <w:p w:rsidR="00000000" w:rsidDel="00000000" w:rsidP="00000000" w:rsidRDefault="00000000" w:rsidRPr="00000000" w14:paraId="0000069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00344738"/>
              <w:tag w:val="goog_rdk_4983"/>
            </w:sdtPr>
            <w:sdtContent>
              <w:ins w:author="Anonymous" w:id="72" w:date="2026-09-22T03:04:07Z"/>
              <w:sdt>
                <w:sdtPr>
                  <w:id w:val="-1226069208"/>
                  <w:tag w:val="goog_rdk_4984"/>
                </w:sdtPr>
                <w:sdtContent>
                  <w:ins w:author="Anonymous" w:id="72" w:date="2026-09-22T03:04:07Z">
                    <w:r w:rsidDel="00000000" w:rsidR="00000000" w:rsidRPr="00000000">
                      <w:rPr>
                        <w:rtl w:val="0"/>
                      </w:rPr>
                    </w:r>
                  </w:ins>
                </w:sdtContent>
              </w:sdt>
              <w:ins w:author="Anonymous" w:id="72" w:date="2026-09-22T03:04:07Z">
                <w:bookmarkStart w:colFirst="0" w:colLast="0" w:name="_heading=h.vffa6ff0onyc" w:id="1338"/>
                <w:bookmarkEnd w:id="1338"/>
              </w:ins>
            </w:sdtContent>
          </w:sdt>
        </w:p>
      </w:sdtContent>
    </w:sdt>
    <w:sdt>
      <w:sdtPr>
        <w:id w:val="-592470545"/>
        <w:tag w:val="goog_rdk_4988"/>
      </w:sdtPr>
      <w:sdtContent>
        <w:p w:rsidR="00000000" w:rsidDel="00000000" w:rsidP="00000000" w:rsidRDefault="00000000" w:rsidRPr="00000000" w14:paraId="0000069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920544618"/>
              <w:tag w:val="goog_rdk_4986"/>
            </w:sdtPr>
            <w:sdtContent>
              <w:ins w:author="Anonymous" w:id="72" w:date="2026-09-22T03:04:07Z"/>
              <w:sdt>
                <w:sdtPr>
                  <w:id w:val="136094071"/>
                  <w:tag w:val="goog_rdk_4987"/>
                </w:sdtPr>
                <w:sdtContent>
                  <w:ins w:author="Anonymous" w:id="72" w:date="2026-09-22T03:04:07Z">
                    <w:r w:rsidDel="00000000" w:rsidR="00000000" w:rsidRPr="00000000">
                      <w:rPr>
                        <w:rtl w:val="0"/>
                      </w:rPr>
                    </w:r>
                  </w:ins>
                </w:sdtContent>
              </w:sdt>
              <w:ins w:author="Anonymous" w:id="72" w:date="2026-09-22T03:04:07Z">
                <w:bookmarkStart w:colFirst="0" w:colLast="0" w:name="_heading=h.89xm71jjm4m4" w:id="1339"/>
                <w:bookmarkEnd w:id="1339"/>
              </w:ins>
            </w:sdtContent>
          </w:sdt>
        </w:p>
      </w:sdtContent>
    </w:sdt>
    <w:sdt>
      <w:sdtPr>
        <w:id w:val="-801113286"/>
        <w:tag w:val="goog_rdk_4991"/>
      </w:sdtPr>
      <w:sdtContent>
        <w:p w:rsidR="00000000" w:rsidDel="00000000" w:rsidP="00000000" w:rsidRDefault="00000000" w:rsidRPr="00000000" w14:paraId="0000069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63692435"/>
              <w:tag w:val="goog_rdk_4989"/>
            </w:sdtPr>
            <w:sdtContent>
              <w:ins w:author="Anonymous" w:id="72" w:date="2026-09-22T03:04:07Z"/>
              <w:sdt>
                <w:sdtPr>
                  <w:id w:val="-1905927514"/>
                  <w:tag w:val="goog_rdk_4990"/>
                </w:sdtPr>
                <w:sdtContent>
                  <w:ins w:author="Anonymous" w:id="72" w:date="2026-09-22T03:04:07Z">
                    <w:r w:rsidDel="00000000" w:rsidR="00000000" w:rsidRPr="00000000">
                      <w:rPr>
                        <w:rtl w:val="0"/>
                      </w:rPr>
                    </w:r>
                  </w:ins>
                </w:sdtContent>
              </w:sdt>
              <w:ins w:author="Anonymous" w:id="72" w:date="2026-09-22T03:04:07Z">
                <w:bookmarkStart w:colFirst="0" w:colLast="0" w:name="_heading=h.ofpwj4kk7acx" w:id="1340"/>
                <w:bookmarkEnd w:id="1340"/>
              </w:ins>
            </w:sdtContent>
          </w:sdt>
        </w:p>
      </w:sdtContent>
    </w:sdt>
    <w:sdt>
      <w:sdtPr>
        <w:id w:val="-23206891"/>
        <w:tag w:val="goog_rdk_4994"/>
      </w:sdtPr>
      <w:sdtContent>
        <w:p w:rsidR="00000000" w:rsidDel="00000000" w:rsidP="00000000" w:rsidRDefault="00000000" w:rsidRPr="00000000" w14:paraId="0000069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65009074"/>
              <w:tag w:val="goog_rdk_4992"/>
            </w:sdtPr>
            <w:sdtContent>
              <w:ins w:author="Anonymous" w:id="72" w:date="2026-09-22T03:04:07Z"/>
              <w:sdt>
                <w:sdtPr>
                  <w:id w:val="-1197480213"/>
                  <w:tag w:val="goog_rdk_4993"/>
                </w:sdtPr>
                <w:sdtContent>
                  <w:ins w:author="Anonymous" w:id="72" w:date="2026-09-22T03:04:07Z">
                    <w:r w:rsidDel="00000000" w:rsidR="00000000" w:rsidRPr="00000000">
                      <w:rPr>
                        <w:rtl w:val="0"/>
                      </w:rPr>
                    </w:r>
                  </w:ins>
                </w:sdtContent>
              </w:sdt>
              <w:ins w:author="Anonymous" w:id="72" w:date="2026-09-22T03:04:07Z">
                <w:bookmarkStart w:colFirst="0" w:colLast="0" w:name="_heading=h.op77f7cc6quv" w:id="1341"/>
                <w:bookmarkEnd w:id="1341"/>
              </w:ins>
            </w:sdtContent>
          </w:sdt>
        </w:p>
      </w:sdtContent>
    </w:sdt>
    <w:sdt>
      <w:sdtPr>
        <w:id w:val="-243254705"/>
        <w:tag w:val="goog_rdk_4997"/>
      </w:sdtPr>
      <w:sdtContent>
        <w:p w:rsidR="00000000" w:rsidDel="00000000" w:rsidP="00000000" w:rsidRDefault="00000000" w:rsidRPr="00000000" w14:paraId="000006A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20555268"/>
              <w:tag w:val="goog_rdk_4995"/>
            </w:sdtPr>
            <w:sdtContent>
              <w:ins w:author="Anonymous" w:id="72" w:date="2026-09-22T03:04:07Z"/>
              <w:sdt>
                <w:sdtPr>
                  <w:id w:val="-611143612"/>
                  <w:tag w:val="goog_rdk_4996"/>
                </w:sdtPr>
                <w:sdtContent>
                  <w:ins w:author="Anonymous" w:id="72" w:date="2026-09-22T03:04:07Z">
                    <w:r w:rsidDel="00000000" w:rsidR="00000000" w:rsidRPr="00000000">
                      <w:rPr>
                        <w:rtl w:val="0"/>
                      </w:rPr>
                    </w:r>
                  </w:ins>
                </w:sdtContent>
              </w:sdt>
              <w:ins w:author="Anonymous" w:id="72" w:date="2026-09-22T03:04:07Z">
                <w:bookmarkStart w:colFirst="0" w:colLast="0" w:name="_heading=h.b3es7gr5n2yb" w:id="1342"/>
                <w:bookmarkEnd w:id="1342"/>
              </w:ins>
            </w:sdtContent>
          </w:sdt>
        </w:p>
      </w:sdtContent>
    </w:sdt>
    <w:sdt>
      <w:sdtPr>
        <w:id w:val="1421831282"/>
        <w:tag w:val="goog_rdk_5000"/>
      </w:sdtPr>
      <w:sdtContent>
        <w:p w:rsidR="00000000" w:rsidDel="00000000" w:rsidP="00000000" w:rsidRDefault="00000000" w:rsidRPr="00000000" w14:paraId="000006A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851469369"/>
              <w:tag w:val="goog_rdk_4998"/>
            </w:sdtPr>
            <w:sdtContent>
              <w:ins w:author="Anonymous" w:id="72" w:date="2026-09-22T03:04:07Z"/>
              <w:sdt>
                <w:sdtPr>
                  <w:id w:val="-981933064"/>
                  <w:tag w:val="goog_rdk_4999"/>
                </w:sdtPr>
                <w:sdtContent>
                  <w:ins w:author="Anonymous" w:id="72" w:date="2026-09-22T03:04:07Z">
                    <w:r w:rsidDel="00000000" w:rsidR="00000000" w:rsidRPr="00000000">
                      <w:rPr>
                        <w:rtl w:val="0"/>
                      </w:rPr>
                    </w:r>
                  </w:ins>
                </w:sdtContent>
              </w:sdt>
              <w:ins w:author="Anonymous" w:id="72" w:date="2026-09-22T03:04:07Z">
                <w:bookmarkStart w:colFirst="0" w:colLast="0" w:name="_heading=h.ihndflhupag4" w:id="1343"/>
                <w:bookmarkEnd w:id="1343"/>
              </w:ins>
            </w:sdtContent>
          </w:sdt>
        </w:p>
      </w:sdtContent>
    </w:sdt>
    <w:sdt>
      <w:sdtPr>
        <w:id w:val="-748390762"/>
        <w:tag w:val="goog_rdk_5003"/>
      </w:sdtPr>
      <w:sdtContent>
        <w:p w:rsidR="00000000" w:rsidDel="00000000" w:rsidP="00000000" w:rsidRDefault="00000000" w:rsidRPr="00000000" w14:paraId="000006A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91978163"/>
              <w:tag w:val="goog_rdk_5001"/>
            </w:sdtPr>
            <w:sdtContent>
              <w:ins w:author="Anonymous" w:id="72" w:date="2026-09-22T03:04:07Z"/>
              <w:sdt>
                <w:sdtPr>
                  <w:id w:val="-94901743"/>
                  <w:tag w:val="goog_rdk_5002"/>
                </w:sdtPr>
                <w:sdtContent>
                  <w:ins w:author="Anonymous" w:id="72" w:date="2026-09-22T03:04:07Z">
                    <w:r w:rsidDel="00000000" w:rsidR="00000000" w:rsidRPr="00000000">
                      <w:rPr>
                        <w:rtl w:val="0"/>
                      </w:rPr>
                    </w:r>
                  </w:ins>
                </w:sdtContent>
              </w:sdt>
              <w:ins w:author="Anonymous" w:id="72" w:date="2026-09-22T03:04:07Z">
                <w:bookmarkStart w:colFirst="0" w:colLast="0" w:name="_heading=h.x5f7b75mf99k" w:id="1344"/>
                <w:bookmarkEnd w:id="1344"/>
              </w:ins>
            </w:sdtContent>
          </w:sdt>
        </w:p>
      </w:sdtContent>
    </w:sdt>
    <w:sdt>
      <w:sdtPr>
        <w:id w:val="2053600168"/>
        <w:tag w:val="goog_rdk_5006"/>
      </w:sdtPr>
      <w:sdtContent>
        <w:p w:rsidR="00000000" w:rsidDel="00000000" w:rsidP="00000000" w:rsidRDefault="00000000" w:rsidRPr="00000000" w14:paraId="000006A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59233940"/>
              <w:tag w:val="goog_rdk_5004"/>
            </w:sdtPr>
            <w:sdtContent>
              <w:ins w:author="Anonymous" w:id="72" w:date="2026-09-22T03:04:07Z"/>
              <w:sdt>
                <w:sdtPr>
                  <w:id w:val="-1993445453"/>
                  <w:tag w:val="goog_rdk_5005"/>
                </w:sdtPr>
                <w:sdtContent>
                  <w:ins w:author="Anonymous" w:id="72" w:date="2026-09-22T03:04:07Z">
                    <w:r w:rsidDel="00000000" w:rsidR="00000000" w:rsidRPr="00000000">
                      <w:rPr>
                        <w:rtl w:val="0"/>
                      </w:rPr>
                    </w:r>
                  </w:ins>
                </w:sdtContent>
              </w:sdt>
              <w:ins w:author="Anonymous" w:id="72" w:date="2026-09-22T03:04:07Z">
                <w:bookmarkStart w:colFirst="0" w:colLast="0" w:name="_heading=h.297kwomc8cql" w:id="1345"/>
                <w:bookmarkEnd w:id="1345"/>
              </w:ins>
            </w:sdtContent>
          </w:sdt>
        </w:p>
      </w:sdtContent>
    </w:sdt>
    <w:sdt>
      <w:sdtPr>
        <w:id w:val="830454941"/>
        <w:tag w:val="goog_rdk_5009"/>
      </w:sdtPr>
      <w:sdtContent>
        <w:p w:rsidR="00000000" w:rsidDel="00000000" w:rsidP="00000000" w:rsidRDefault="00000000" w:rsidRPr="00000000" w14:paraId="000006A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41242411"/>
              <w:tag w:val="goog_rdk_5007"/>
            </w:sdtPr>
            <w:sdtContent>
              <w:ins w:author="Anonymous" w:id="72" w:date="2026-09-22T03:04:07Z"/>
              <w:sdt>
                <w:sdtPr>
                  <w:id w:val="-1472496419"/>
                  <w:tag w:val="goog_rdk_5008"/>
                </w:sdtPr>
                <w:sdtContent>
                  <w:ins w:author="Anonymous" w:id="72" w:date="2026-09-22T03:04:07Z">
                    <w:r w:rsidDel="00000000" w:rsidR="00000000" w:rsidRPr="00000000">
                      <w:rPr>
                        <w:rtl w:val="0"/>
                      </w:rPr>
                    </w:r>
                  </w:ins>
                </w:sdtContent>
              </w:sdt>
              <w:ins w:author="Anonymous" w:id="72" w:date="2026-09-22T03:04:07Z">
                <w:bookmarkStart w:colFirst="0" w:colLast="0" w:name="_heading=h.kxbh484vf9o0" w:id="1346"/>
                <w:bookmarkEnd w:id="1346"/>
              </w:ins>
            </w:sdtContent>
          </w:sdt>
        </w:p>
      </w:sdtContent>
    </w:sdt>
    <w:sdt>
      <w:sdtPr>
        <w:id w:val="-995648989"/>
        <w:tag w:val="goog_rdk_5012"/>
      </w:sdtPr>
      <w:sdtContent>
        <w:p w:rsidR="00000000" w:rsidDel="00000000" w:rsidP="00000000" w:rsidRDefault="00000000" w:rsidRPr="00000000" w14:paraId="000006A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61029890"/>
              <w:tag w:val="goog_rdk_5010"/>
            </w:sdtPr>
            <w:sdtContent>
              <w:ins w:author="Anonymous" w:id="72" w:date="2026-09-22T03:04:07Z"/>
              <w:sdt>
                <w:sdtPr>
                  <w:id w:val="216014730"/>
                  <w:tag w:val="goog_rdk_5011"/>
                </w:sdtPr>
                <w:sdtContent>
                  <w:ins w:author="Anonymous" w:id="72" w:date="2026-09-22T03:04:07Z">
                    <w:r w:rsidDel="00000000" w:rsidR="00000000" w:rsidRPr="00000000">
                      <w:rPr>
                        <w:rtl w:val="0"/>
                      </w:rPr>
                    </w:r>
                  </w:ins>
                </w:sdtContent>
              </w:sdt>
              <w:ins w:author="Anonymous" w:id="72" w:date="2026-09-22T03:04:07Z">
                <w:bookmarkStart w:colFirst="0" w:colLast="0" w:name="_heading=h.17ri4avf5cal" w:id="1347"/>
                <w:bookmarkEnd w:id="1347"/>
              </w:ins>
            </w:sdtContent>
          </w:sdt>
        </w:p>
      </w:sdtContent>
    </w:sdt>
    <w:sdt>
      <w:sdtPr>
        <w:id w:val="-348814413"/>
        <w:tag w:val="goog_rdk_5015"/>
      </w:sdtPr>
      <w:sdtContent>
        <w:p w:rsidR="00000000" w:rsidDel="00000000" w:rsidP="00000000" w:rsidRDefault="00000000" w:rsidRPr="00000000" w14:paraId="000006A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91361999"/>
              <w:tag w:val="goog_rdk_5013"/>
            </w:sdtPr>
            <w:sdtContent>
              <w:ins w:author="Anonymous" w:id="72" w:date="2026-09-22T03:04:07Z"/>
              <w:sdt>
                <w:sdtPr>
                  <w:id w:val="1105044254"/>
                  <w:tag w:val="goog_rdk_5014"/>
                </w:sdtPr>
                <w:sdtContent>
                  <w:ins w:author="Anonymous" w:id="72" w:date="2026-09-22T03:04:07Z">
                    <w:r w:rsidDel="00000000" w:rsidR="00000000" w:rsidRPr="00000000">
                      <w:rPr>
                        <w:rtl w:val="0"/>
                      </w:rPr>
                    </w:r>
                  </w:ins>
                </w:sdtContent>
              </w:sdt>
              <w:ins w:author="Anonymous" w:id="72" w:date="2026-09-22T03:04:07Z">
                <w:bookmarkStart w:colFirst="0" w:colLast="0" w:name="_heading=h.tvrjbc53rb2m" w:id="1348"/>
                <w:bookmarkEnd w:id="1348"/>
              </w:ins>
            </w:sdtContent>
          </w:sdt>
        </w:p>
      </w:sdtContent>
    </w:sdt>
    <w:sdt>
      <w:sdtPr>
        <w:id w:val="-1280511678"/>
        <w:tag w:val="goog_rdk_5018"/>
      </w:sdtPr>
      <w:sdtContent>
        <w:p w:rsidR="00000000" w:rsidDel="00000000" w:rsidP="00000000" w:rsidRDefault="00000000" w:rsidRPr="00000000" w14:paraId="000006A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09099909"/>
              <w:tag w:val="goog_rdk_5016"/>
            </w:sdtPr>
            <w:sdtContent>
              <w:ins w:author="Anonymous" w:id="72" w:date="2026-09-22T03:04:07Z"/>
              <w:sdt>
                <w:sdtPr>
                  <w:id w:val="351426684"/>
                  <w:tag w:val="goog_rdk_5017"/>
                </w:sdtPr>
                <w:sdtContent>
                  <w:ins w:author="Anonymous" w:id="72" w:date="2026-09-22T03:04:07Z">
                    <w:r w:rsidDel="00000000" w:rsidR="00000000" w:rsidRPr="00000000">
                      <w:rPr>
                        <w:rtl w:val="0"/>
                      </w:rPr>
                    </w:r>
                  </w:ins>
                </w:sdtContent>
              </w:sdt>
              <w:ins w:author="Anonymous" w:id="72" w:date="2026-09-22T03:04:07Z">
                <w:bookmarkStart w:colFirst="0" w:colLast="0" w:name="_heading=h.ebw9xx18ysr8" w:id="1349"/>
                <w:bookmarkEnd w:id="1349"/>
              </w:ins>
            </w:sdtContent>
          </w:sdt>
        </w:p>
      </w:sdtContent>
    </w:sdt>
    <w:sdt>
      <w:sdtPr>
        <w:id w:val="-1113015221"/>
        <w:tag w:val="goog_rdk_5021"/>
      </w:sdtPr>
      <w:sdtContent>
        <w:p w:rsidR="00000000" w:rsidDel="00000000" w:rsidP="00000000" w:rsidRDefault="00000000" w:rsidRPr="00000000" w14:paraId="000006A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81828606"/>
              <w:tag w:val="goog_rdk_5019"/>
            </w:sdtPr>
            <w:sdtContent>
              <w:ins w:author="Anonymous" w:id="72" w:date="2026-09-22T03:04:07Z"/>
              <w:sdt>
                <w:sdtPr>
                  <w:id w:val="-1827213746"/>
                  <w:tag w:val="goog_rdk_5020"/>
                </w:sdtPr>
                <w:sdtContent>
                  <w:ins w:author="Anonymous" w:id="72" w:date="2026-09-22T03:04:07Z">
                    <w:r w:rsidDel="00000000" w:rsidR="00000000" w:rsidRPr="00000000">
                      <w:rPr>
                        <w:rtl w:val="0"/>
                      </w:rPr>
                    </w:r>
                  </w:ins>
                </w:sdtContent>
              </w:sdt>
              <w:ins w:author="Anonymous" w:id="72" w:date="2026-09-22T03:04:07Z">
                <w:bookmarkStart w:colFirst="0" w:colLast="0" w:name="_heading=h.oc93ebb6sxg4" w:id="1350"/>
                <w:bookmarkEnd w:id="1350"/>
              </w:ins>
            </w:sdtContent>
          </w:sdt>
        </w:p>
      </w:sdtContent>
    </w:sdt>
    <w:sdt>
      <w:sdtPr>
        <w:id w:val="-1249833433"/>
        <w:tag w:val="goog_rdk_5024"/>
      </w:sdtPr>
      <w:sdtContent>
        <w:p w:rsidR="00000000" w:rsidDel="00000000" w:rsidP="00000000" w:rsidRDefault="00000000" w:rsidRPr="00000000" w14:paraId="000006A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538249837"/>
              <w:tag w:val="goog_rdk_5022"/>
            </w:sdtPr>
            <w:sdtContent>
              <w:ins w:author="Anonymous" w:id="72" w:date="2026-09-22T03:04:07Z"/>
              <w:sdt>
                <w:sdtPr>
                  <w:id w:val="-253863012"/>
                  <w:tag w:val="goog_rdk_5023"/>
                </w:sdtPr>
                <w:sdtContent>
                  <w:ins w:author="Anonymous" w:id="72" w:date="2026-09-22T03:04:07Z">
                    <w:r w:rsidDel="00000000" w:rsidR="00000000" w:rsidRPr="00000000">
                      <w:rPr>
                        <w:rtl w:val="0"/>
                      </w:rPr>
                    </w:r>
                  </w:ins>
                </w:sdtContent>
              </w:sdt>
              <w:ins w:author="Anonymous" w:id="72" w:date="2026-09-22T03:04:07Z">
                <w:bookmarkStart w:colFirst="0" w:colLast="0" w:name="_heading=h.d5ed4o5h3lh3" w:id="1351"/>
                <w:bookmarkEnd w:id="1351"/>
              </w:ins>
            </w:sdtContent>
          </w:sdt>
        </w:p>
      </w:sdtContent>
    </w:sdt>
    <w:sdt>
      <w:sdtPr>
        <w:id w:val="-1752243641"/>
        <w:tag w:val="goog_rdk_5027"/>
      </w:sdtPr>
      <w:sdtContent>
        <w:p w:rsidR="00000000" w:rsidDel="00000000" w:rsidP="00000000" w:rsidRDefault="00000000" w:rsidRPr="00000000" w14:paraId="000006A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633614289"/>
              <w:tag w:val="goog_rdk_5025"/>
            </w:sdtPr>
            <w:sdtContent>
              <w:ins w:author="Anonymous" w:id="72" w:date="2026-09-22T03:04:07Z"/>
              <w:sdt>
                <w:sdtPr>
                  <w:id w:val="716854667"/>
                  <w:tag w:val="goog_rdk_5026"/>
                </w:sdtPr>
                <w:sdtContent>
                  <w:ins w:author="Anonymous" w:id="72" w:date="2026-09-22T03:04:07Z">
                    <w:r w:rsidDel="00000000" w:rsidR="00000000" w:rsidRPr="00000000">
                      <w:rPr>
                        <w:rtl w:val="0"/>
                      </w:rPr>
                    </w:r>
                  </w:ins>
                </w:sdtContent>
              </w:sdt>
              <w:ins w:author="Anonymous" w:id="72" w:date="2026-09-22T03:04:07Z">
                <w:bookmarkStart w:colFirst="0" w:colLast="0" w:name="_heading=h.4sxiqvx204qh" w:id="1352"/>
                <w:bookmarkEnd w:id="1352"/>
              </w:ins>
            </w:sdtContent>
          </w:sdt>
        </w:p>
      </w:sdtContent>
    </w:sdt>
    <w:sdt>
      <w:sdtPr>
        <w:id w:val="1529812633"/>
        <w:tag w:val="goog_rdk_5030"/>
      </w:sdtPr>
      <w:sdtContent>
        <w:p w:rsidR="00000000" w:rsidDel="00000000" w:rsidP="00000000" w:rsidRDefault="00000000" w:rsidRPr="00000000" w14:paraId="000006A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339421817"/>
              <w:tag w:val="goog_rdk_5028"/>
            </w:sdtPr>
            <w:sdtContent>
              <w:ins w:author="Anonymous" w:id="72" w:date="2026-09-22T03:04:07Z"/>
              <w:sdt>
                <w:sdtPr>
                  <w:id w:val="522607045"/>
                  <w:tag w:val="goog_rdk_5029"/>
                </w:sdtPr>
                <w:sdtContent>
                  <w:ins w:author="Anonymous" w:id="72" w:date="2026-09-22T03:04:07Z">
                    <w:r w:rsidDel="00000000" w:rsidR="00000000" w:rsidRPr="00000000">
                      <w:rPr>
                        <w:rtl w:val="0"/>
                      </w:rPr>
                    </w:r>
                  </w:ins>
                </w:sdtContent>
              </w:sdt>
              <w:ins w:author="Anonymous" w:id="72" w:date="2026-09-22T03:04:07Z">
                <w:bookmarkStart w:colFirst="0" w:colLast="0" w:name="_heading=h.jsgsvwm5oh1d" w:id="1353"/>
                <w:bookmarkEnd w:id="1353"/>
              </w:ins>
            </w:sdtContent>
          </w:sdt>
        </w:p>
      </w:sdtContent>
    </w:sdt>
    <w:sdt>
      <w:sdtPr>
        <w:id w:val="-941159680"/>
        <w:tag w:val="goog_rdk_5033"/>
      </w:sdtPr>
      <w:sdtContent>
        <w:p w:rsidR="00000000" w:rsidDel="00000000" w:rsidP="00000000" w:rsidRDefault="00000000" w:rsidRPr="00000000" w14:paraId="000006AC">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043200993"/>
              <w:tag w:val="goog_rdk_5031"/>
            </w:sdtPr>
            <w:sdtContent>
              <w:ins w:author="Anonymous" w:id="72" w:date="2026-09-22T03:04:07Z"/>
              <w:sdt>
                <w:sdtPr>
                  <w:id w:val="1660634739"/>
                  <w:tag w:val="goog_rdk_5032"/>
                </w:sdtPr>
                <w:sdtContent>
                  <w:ins w:author="Anonymous" w:id="72" w:date="2026-09-22T03:04:07Z">
                    <w:r w:rsidDel="00000000" w:rsidR="00000000" w:rsidRPr="00000000">
                      <w:rPr>
                        <w:rtl w:val="0"/>
                      </w:rPr>
                    </w:r>
                  </w:ins>
                </w:sdtContent>
              </w:sdt>
              <w:ins w:author="Anonymous" w:id="72" w:date="2026-09-22T03:04:07Z">
                <w:bookmarkStart w:colFirst="0" w:colLast="0" w:name="_heading=h.7t6rx0j1hij4" w:id="1354"/>
                <w:bookmarkEnd w:id="1354"/>
              </w:ins>
            </w:sdtContent>
          </w:sdt>
        </w:p>
      </w:sdtContent>
    </w:sdt>
    <w:sdt>
      <w:sdtPr>
        <w:id w:val="1632424815"/>
        <w:tag w:val="goog_rdk_5036"/>
      </w:sdtPr>
      <w:sdtContent>
        <w:p w:rsidR="00000000" w:rsidDel="00000000" w:rsidP="00000000" w:rsidRDefault="00000000" w:rsidRPr="00000000" w14:paraId="000006AD">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692709637"/>
              <w:tag w:val="goog_rdk_5034"/>
            </w:sdtPr>
            <w:sdtContent>
              <w:ins w:author="Anonymous" w:id="72" w:date="2026-09-22T03:04:07Z"/>
              <w:sdt>
                <w:sdtPr>
                  <w:id w:val="376275428"/>
                  <w:tag w:val="goog_rdk_5035"/>
                </w:sdtPr>
                <w:sdtContent>
                  <w:ins w:author="Anonymous" w:id="72" w:date="2026-09-22T03:04:07Z">
                    <w:r w:rsidDel="00000000" w:rsidR="00000000" w:rsidRPr="00000000">
                      <w:rPr>
                        <w:rtl w:val="0"/>
                      </w:rPr>
                    </w:r>
                  </w:ins>
                </w:sdtContent>
              </w:sdt>
              <w:ins w:author="Anonymous" w:id="72" w:date="2026-09-22T03:04:07Z">
                <w:bookmarkStart w:colFirst="0" w:colLast="0" w:name="_heading=h.tqh5jogvqq36" w:id="1355"/>
                <w:bookmarkEnd w:id="1355"/>
              </w:ins>
            </w:sdtContent>
          </w:sdt>
        </w:p>
      </w:sdtContent>
    </w:sdt>
    <w:sdt>
      <w:sdtPr>
        <w:id w:val="-2003503480"/>
        <w:tag w:val="goog_rdk_5039"/>
      </w:sdtPr>
      <w:sdtContent>
        <w:p w:rsidR="00000000" w:rsidDel="00000000" w:rsidP="00000000" w:rsidRDefault="00000000" w:rsidRPr="00000000" w14:paraId="000006AE">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54184196"/>
              <w:tag w:val="goog_rdk_5037"/>
            </w:sdtPr>
            <w:sdtContent>
              <w:ins w:author="Anonymous" w:id="72" w:date="2026-09-22T03:04:07Z"/>
              <w:sdt>
                <w:sdtPr>
                  <w:id w:val="-1887980377"/>
                  <w:tag w:val="goog_rdk_5038"/>
                </w:sdtPr>
                <w:sdtContent>
                  <w:ins w:author="Anonymous" w:id="72" w:date="2026-09-22T03:04:07Z">
                    <w:r w:rsidDel="00000000" w:rsidR="00000000" w:rsidRPr="00000000">
                      <w:rPr>
                        <w:rtl w:val="0"/>
                      </w:rPr>
                    </w:r>
                  </w:ins>
                </w:sdtContent>
              </w:sdt>
              <w:ins w:author="Anonymous" w:id="72" w:date="2026-09-22T03:04:07Z">
                <w:bookmarkStart w:colFirst="0" w:colLast="0" w:name="_heading=h.wi9eotw8509q" w:id="1356"/>
                <w:bookmarkEnd w:id="1356"/>
              </w:ins>
            </w:sdtContent>
          </w:sdt>
        </w:p>
      </w:sdtContent>
    </w:sdt>
    <w:sdt>
      <w:sdtPr>
        <w:id w:val="753385408"/>
        <w:tag w:val="goog_rdk_5042"/>
      </w:sdtPr>
      <w:sdtContent>
        <w:p w:rsidR="00000000" w:rsidDel="00000000" w:rsidP="00000000" w:rsidRDefault="00000000" w:rsidRPr="00000000" w14:paraId="000006AF">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527987674"/>
              <w:tag w:val="goog_rdk_5040"/>
            </w:sdtPr>
            <w:sdtContent>
              <w:ins w:author="Anonymous" w:id="72" w:date="2026-09-22T03:04:07Z"/>
              <w:sdt>
                <w:sdtPr>
                  <w:id w:val="-994832215"/>
                  <w:tag w:val="goog_rdk_5041"/>
                </w:sdtPr>
                <w:sdtContent>
                  <w:ins w:author="Anonymous" w:id="72" w:date="2026-09-22T03:04:07Z">
                    <w:r w:rsidDel="00000000" w:rsidR="00000000" w:rsidRPr="00000000">
                      <w:rPr>
                        <w:rtl w:val="0"/>
                      </w:rPr>
                    </w:r>
                  </w:ins>
                </w:sdtContent>
              </w:sdt>
              <w:ins w:author="Anonymous" w:id="72" w:date="2026-09-22T03:04:07Z">
                <w:bookmarkStart w:colFirst="0" w:colLast="0" w:name="_heading=h.ykg022m0lljm" w:id="1357"/>
                <w:bookmarkEnd w:id="1357"/>
              </w:ins>
            </w:sdtContent>
          </w:sdt>
        </w:p>
      </w:sdtContent>
    </w:sdt>
    <w:sdt>
      <w:sdtPr>
        <w:id w:val="-1512038601"/>
        <w:tag w:val="goog_rdk_5045"/>
      </w:sdtPr>
      <w:sdtContent>
        <w:p w:rsidR="00000000" w:rsidDel="00000000" w:rsidP="00000000" w:rsidRDefault="00000000" w:rsidRPr="00000000" w14:paraId="000006B0">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43079301"/>
              <w:tag w:val="goog_rdk_5043"/>
            </w:sdtPr>
            <w:sdtContent>
              <w:ins w:author="Anonymous" w:id="72" w:date="2026-09-22T03:04:07Z"/>
              <w:sdt>
                <w:sdtPr>
                  <w:id w:val="31861333"/>
                  <w:tag w:val="goog_rdk_5044"/>
                </w:sdtPr>
                <w:sdtContent>
                  <w:ins w:author="Anonymous" w:id="72" w:date="2026-09-22T03:04:07Z">
                    <w:r w:rsidDel="00000000" w:rsidR="00000000" w:rsidRPr="00000000">
                      <w:rPr>
                        <w:rtl w:val="0"/>
                      </w:rPr>
                    </w:r>
                  </w:ins>
                </w:sdtContent>
              </w:sdt>
              <w:ins w:author="Anonymous" w:id="72" w:date="2026-09-22T03:04:07Z">
                <w:bookmarkStart w:colFirst="0" w:colLast="0" w:name="_heading=h.3vopyd6pk4fw" w:id="1358"/>
                <w:bookmarkEnd w:id="1358"/>
              </w:ins>
            </w:sdtContent>
          </w:sdt>
        </w:p>
      </w:sdtContent>
    </w:sdt>
    <w:sdt>
      <w:sdtPr>
        <w:id w:val="-1646913226"/>
        <w:tag w:val="goog_rdk_5048"/>
      </w:sdtPr>
      <w:sdtContent>
        <w:p w:rsidR="00000000" w:rsidDel="00000000" w:rsidP="00000000" w:rsidRDefault="00000000" w:rsidRPr="00000000" w14:paraId="000006B1">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15760262"/>
              <w:tag w:val="goog_rdk_5046"/>
            </w:sdtPr>
            <w:sdtContent>
              <w:ins w:author="Anonymous" w:id="72" w:date="2026-09-22T03:04:07Z"/>
              <w:sdt>
                <w:sdtPr>
                  <w:id w:val="-1783144140"/>
                  <w:tag w:val="goog_rdk_5047"/>
                </w:sdtPr>
                <w:sdtContent>
                  <w:ins w:author="Anonymous" w:id="72" w:date="2026-09-22T03:04:07Z">
                    <w:r w:rsidDel="00000000" w:rsidR="00000000" w:rsidRPr="00000000">
                      <w:rPr>
                        <w:rtl w:val="0"/>
                      </w:rPr>
                    </w:r>
                  </w:ins>
                </w:sdtContent>
              </w:sdt>
              <w:ins w:author="Anonymous" w:id="72" w:date="2026-09-22T03:04:07Z">
                <w:bookmarkStart w:colFirst="0" w:colLast="0" w:name="_heading=h.va58w43i3p3" w:id="1359"/>
                <w:bookmarkEnd w:id="1359"/>
              </w:ins>
            </w:sdtContent>
          </w:sdt>
        </w:p>
      </w:sdtContent>
    </w:sdt>
    <w:sdt>
      <w:sdtPr>
        <w:id w:val="1138149601"/>
        <w:tag w:val="goog_rdk_5051"/>
      </w:sdtPr>
      <w:sdtContent>
        <w:p w:rsidR="00000000" w:rsidDel="00000000" w:rsidP="00000000" w:rsidRDefault="00000000" w:rsidRPr="00000000" w14:paraId="000006B2">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46528072"/>
              <w:tag w:val="goog_rdk_5049"/>
            </w:sdtPr>
            <w:sdtContent>
              <w:ins w:author="Anonymous" w:id="72" w:date="2026-09-22T03:04:07Z"/>
              <w:sdt>
                <w:sdtPr>
                  <w:id w:val="-697837591"/>
                  <w:tag w:val="goog_rdk_5050"/>
                </w:sdtPr>
                <w:sdtContent>
                  <w:ins w:author="Anonymous" w:id="72" w:date="2026-09-22T03:04:07Z">
                    <w:r w:rsidDel="00000000" w:rsidR="00000000" w:rsidRPr="00000000">
                      <w:rPr>
                        <w:rtl w:val="0"/>
                      </w:rPr>
                    </w:r>
                  </w:ins>
                </w:sdtContent>
              </w:sdt>
              <w:ins w:author="Anonymous" w:id="72" w:date="2026-09-22T03:04:07Z">
                <w:bookmarkStart w:colFirst="0" w:colLast="0" w:name="_heading=h.p1ltzofelgo" w:id="1360"/>
                <w:bookmarkEnd w:id="1360"/>
              </w:ins>
            </w:sdtContent>
          </w:sdt>
        </w:p>
      </w:sdtContent>
    </w:sdt>
    <w:sdt>
      <w:sdtPr>
        <w:id w:val="1466691226"/>
        <w:tag w:val="goog_rdk_5054"/>
      </w:sdtPr>
      <w:sdtContent>
        <w:p w:rsidR="00000000" w:rsidDel="00000000" w:rsidP="00000000" w:rsidRDefault="00000000" w:rsidRPr="00000000" w14:paraId="000006B3">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54793324"/>
              <w:tag w:val="goog_rdk_5052"/>
            </w:sdtPr>
            <w:sdtContent>
              <w:ins w:author="Anonymous" w:id="72" w:date="2026-09-22T03:04:07Z"/>
              <w:sdt>
                <w:sdtPr>
                  <w:id w:val="292945111"/>
                  <w:tag w:val="goog_rdk_5053"/>
                </w:sdtPr>
                <w:sdtContent>
                  <w:ins w:author="Anonymous" w:id="72" w:date="2026-09-22T03:04:07Z">
                    <w:r w:rsidDel="00000000" w:rsidR="00000000" w:rsidRPr="00000000">
                      <w:rPr>
                        <w:rtl w:val="0"/>
                      </w:rPr>
                    </w:r>
                  </w:ins>
                </w:sdtContent>
              </w:sdt>
              <w:ins w:author="Anonymous" w:id="72" w:date="2026-09-22T03:04:07Z">
                <w:bookmarkStart w:colFirst="0" w:colLast="0" w:name="_heading=h.kttv86otgr47" w:id="1361"/>
                <w:bookmarkEnd w:id="1361"/>
              </w:ins>
            </w:sdtContent>
          </w:sdt>
        </w:p>
      </w:sdtContent>
    </w:sdt>
    <w:sdt>
      <w:sdtPr>
        <w:id w:val="43323997"/>
        <w:tag w:val="goog_rdk_5057"/>
      </w:sdtPr>
      <w:sdtContent>
        <w:p w:rsidR="00000000" w:rsidDel="00000000" w:rsidP="00000000" w:rsidRDefault="00000000" w:rsidRPr="00000000" w14:paraId="000006B4">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78605102"/>
              <w:tag w:val="goog_rdk_5055"/>
            </w:sdtPr>
            <w:sdtContent>
              <w:ins w:author="Anonymous" w:id="72" w:date="2026-09-22T03:04:07Z"/>
              <w:sdt>
                <w:sdtPr>
                  <w:id w:val="-1199660127"/>
                  <w:tag w:val="goog_rdk_5056"/>
                </w:sdtPr>
                <w:sdtContent>
                  <w:ins w:author="Anonymous" w:id="72" w:date="2026-09-22T03:04:07Z">
                    <w:r w:rsidDel="00000000" w:rsidR="00000000" w:rsidRPr="00000000">
                      <w:rPr>
                        <w:rtl w:val="0"/>
                      </w:rPr>
                    </w:r>
                  </w:ins>
                </w:sdtContent>
              </w:sdt>
              <w:ins w:author="Anonymous" w:id="72" w:date="2026-09-22T03:04:07Z">
                <w:bookmarkStart w:colFirst="0" w:colLast="0" w:name="_heading=h.n2a5fd8k36ly" w:id="1362"/>
                <w:bookmarkEnd w:id="1362"/>
              </w:ins>
            </w:sdtContent>
          </w:sdt>
        </w:p>
      </w:sdtContent>
    </w:sdt>
    <w:sdt>
      <w:sdtPr>
        <w:id w:val="-527158747"/>
        <w:tag w:val="goog_rdk_5060"/>
      </w:sdtPr>
      <w:sdtContent>
        <w:p w:rsidR="00000000" w:rsidDel="00000000" w:rsidP="00000000" w:rsidRDefault="00000000" w:rsidRPr="00000000" w14:paraId="000006B5">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253399924"/>
              <w:tag w:val="goog_rdk_5058"/>
            </w:sdtPr>
            <w:sdtContent>
              <w:ins w:author="Anonymous" w:id="72" w:date="2026-09-22T03:04:07Z"/>
              <w:sdt>
                <w:sdtPr>
                  <w:id w:val="1675078646"/>
                  <w:tag w:val="goog_rdk_5059"/>
                </w:sdtPr>
                <w:sdtContent>
                  <w:ins w:author="Anonymous" w:id="72" w:date="2026-09-22T03:04:07Z">
                    <w:r w:rsidDel="00000000" w:rsidR="00000000" w:rsidRPr="00000000">
                      <w:rPr>
                        <w:rtl w:val="0"/>
                      </w:rPr>
                    </w:r>
                  </w:ins>
                </w:sdtContent>
              </w:sdt>
              <w:ins w:author="Anonymous" w:id="72" w:date="2026-09-22T03:04:07Z">
                <w:bookmarkStart w:colFirst="0" w:colLast="0" w:name="_heading=h.zcbjiaxdzac" w:id="1363"/>
                <w:bookmarkEnd w:id="1363"/>
              </w:ins>
            </w:sdtContent>
          </w:sdt>
        </w:p>
      </w:sdtContent>
    </w:sdt>
    <w:sdt>
      <w:sdtPr>
        <w:id w:val="40895620"/>
        <w:tag w:val="goog_rdk_5063"/>
      </w:sdtPr>
      <w:sdtContent>
        <w:p w:rsidR="00000000" w:rsidDel="00000000" w:rsidP="00000000" w:rsidRDefault="00000000" w:rsidRPr="00000000" w14:paraId="000006B6">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237644960"/>
              <w:tag w:val="goog_rdk_5061"/>
            </w:sdtPr>
            <w:sdtContent>
              <w:ins w:author="Anonymous" w:id="72" w:date="2026-09-22T03:04:07Z"/>
              <w:sdt>
                <w:sdtPr>
                  <w:id w:val="296172251"/>
                  <w:tag w:val="goog_rdk_5062"/>
                </w:sdtPr>
                <w:sdtContent>
                  <w:ins w:author="Anonymous" w:id="72" w:date="2026-09-22T03:04:07Z">
                    <w:r w:rsidDel="00000000" w:rsidR="00000000" w:rsidRPr="00000000">
                      <w:rPr>
                        <w:rtl w:val="0"/>
                      </w:rPr>
                    </w:r>
                  </w:ins>
                </w:sdtContent>
              </w:sdt>
              <w:ins w:author="Anonymous" w:id="72" w:date="2026-09-22T03:04:07Z">
                <w:bookmarkStart w:colFirst="0" w:colLast="0" w:name="_heading=h.dz8gj9o7bnhx" w:id="1364"/>
                <w:bookmarkEnd w:id="1364"/>
              </w:ins>
            </w:sdtContent>
          </w:sdt>
        </w:p>
      </w:sdtContent>
    </w:sdt>
    <w:sdt>
      <w:sdtPr>
        <w:id w:val="1011730404"/>
        <w:tag w:val="goog_rdk_5066"/>
      </w:sdtPr>
      <w:sdtContent>
        <w:p w:rsidR="00000000" w:rsidDel="00000000" w:rsidP="00000000" w:rsidRDefault="00000000" w:rsidRPr="00000000" w14:paraId="000006B7">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871621288"/>
              <w:tag w:val="goog_rdk_5064"/>
            </w:sdtPr>
            <w:sdtContent>
              <w:ins w:author="Anonymous" w:id="72" w:date="2026-09-22T03:04:07Z"/>
              <w:sdt>
                <w:sdtPr>
                  <w:id w:val="1585021943"/>
                  <w:tag w:val="goog_rdk_5065"/>
                </w:sdtPr>
                <w:sdtContent>
                  <w:ins w:author="Anonymous" w:id="72" w:date="2026-09-22T03:04:07Z">
                    <w:r w:rsidDel="00000000" w:rsidR="00000000" w:rsidRPr="00000000">
                      <w:rPr>
                        <w:rtl w:val="0"/>
                      </w:rPr>
                    </w:r>
                  </w:ins>
                </w:sdtContent>
              </w:sdt>
              <w:ins w:author="Anonymous" w:id="72" w:date="2026-09-22T03:04:07Z">
                <w:bookmarkStart w:colFirst="0" w:colLast="0" w:name="_heading=h.67o9dg9zcme2" w:id="1365"/>
                <w:bookmarkEnd w:id="1365"/>
              </w:ins>
            </w:sdtContent>
          </w:sdt>
        </w:p>
      </w:sdtContent>
    </w:sdt>
    <w:sdt>
      <w:sdtPr>
        <w:id w:val="-1996184856"/>
        <w:tag w:val="goog_rdk_5069"/>
      </w:sdtPr>
      <w:sdtContent>
        <w:p w:rsidR="00000000" w:rsidDel="00000000" w:rsidP="00000000" w:rsidRDefault="00000000" w:rsidRPr="00000000" w14:paraId="000006B8">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419847247"/>
              <w:tag w:val="goog_rdk_5067"/>
            </w:sdtPr>
            <w:sdtContent>
              <w:ins w:author="Anonymous" w:id="72" w:date="2026-09-22T03:04:07Z"/>
              <w:sdt>
                <w:sdtPr>
                  <w:id w:val="1385635843"/>
                  <w:tag w:val="goog_rdk_5068"/>
                </w:sdtPr>
                <w:sdtContent>
                  <w:ins w:author="Anonymous" w:id="72" w:date="2026-09-22T03:04:07Z">
                    <w:r w:rsidDel="00000000" w:rsidR="00000000" w:rsidRPr="00000000">
                      <w:rPr>
                        <w:rtl w:val="0"/>
                      </w:rPr>
                    </w:r>
                  </w:ins>
                </w:sdtContent>
              </w:sdt>
              <w:ins w:author="Anonymous" w:id="72" w:date="2026-09-22T03:04:07Z">
                <w:bookmarkStart w:colFirst="0" w:colLast="0" w:name="_heading=h.eq0pa2px1b3g" w:id="1366"/>
                <w:bookmarkEnd w:id="1366"/>
              </w:ins>
            </w:sdtContent>
          </w:sdt>
        </w:p>
      </w:sdtContent>
    </w:sdt>
    <w:sdt>
      <w:sdtPr>
        <w:id w:val="-611543659"/>
        <w:tag w:val="goog_rdk_5072"/>
      </w:sdtPr>
      <w:sdtContent>
        <w:p w:rsidR="00000000" w:rsidDel="00000000" w:rsidP="00000000" w:rsidRDefault="00000000" w:rsidRPr="00000000" w14:paraId="000006B9">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981193607"/>
              <w:tag w:val="goog_rdk_5070"/>
            </w:sdtPr>
            <w:sdtContent>
              <w:ins w:author="Anonymous" w:id="72" w:date="2026-09-22T03:04:07Z"/>
              <w:sdt>
                <w:sdtPr>
                  <w:id w:val="-979502894"/>
                  <w:tag w:val="goog_rdk_5071"/>
                </w:sdtPr>
                <w:sdtContent>
                  <w:ins w:author="Anonymous" w:id="72" w:date="2026-09-22T03:04:07Z">
                    <w:r w:rsidDel="00000000" w:rsidR="00000000" w:rsidRPr="00000000">
                      <w:rPr>
                        <w:rtl w:val="0"/>
                      </w:rPr>
                    </w:r>
                  </w:ins>
                </w:sdtContent>
              </w:sdt>
              <w:ins w:author="Anonymous" w:id="72" w:date="2026-09-22T03:04:07Z">
                <w:bookmarkStart w:colFirst="0" w:colLast="0" w:name="_heading=h.312rcvp0oeu7" w:id="1367"/>
                <w:bookmarkEnd w:id="1367"/>
              </w:ins>
            </w:sdtContent>
          </w:sdt>
        </w:p>
      </w:sdtContent>
    </w:sdt>
    <w:sdt>
      <w:sdtPr>
        <w:id w:val="1210776149"/>
        <w:tag w:val="goog_rdk_5075"/>
      </w:sdtPr>
      <w:sdtContent>
        <w:p w:rsidR="00000000" w:rsidDel="00000000" w:rsidP="00000000" w:rsidRDefault="00000000" w:rsidRPr="00000000" w14:paraId="000006BA">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368730583"/>
              <w:tag w:val="goog_rdk_5073"/>
            </w:sdtPr>
            <w:sdtContent>
              <w:ins w:author="Anonymous" w:id="72" w:date="2026-09-22T03:04:07Z"/>
              <w:sdt>
                <w:sdtPr>
                  <w:id w:val="1209974026"/>
                  <w:tag w:val="goog_rdk_5074"/>
                </w:sdtPr>
                <w:sdtContent>
                  <w:ins w:author="Anonymous" w:id="72" w:date="2026-09-22T03:04:07Z">
                    <w:r w:rsidDel="00000000" w:rsidR="00000000" w:rsidRPr="00000000">
                      <w:rPr>
                        <w:rtl w:val="0"/>
                      </w:rPr>
                    </w:r>
                  </w:ins>
                </w:sdtContent>
              </w:sdt>
              <w:ins w:author="Anonymous" w:id="72" w:date="2026-09-22T03:04:07Z">
                <w:bookmarkStart w:colFirst="0" w:colLast="0" w:name="_heading=h.wuh0uwjsftcl" w:id="1368"/>
                <w:bookmarkEnd w:id="1368"/>
              </w:ins>
            </w:sdtContent>
          </w:sdt>
        </w:p>
      </w:sdtContent>
    </w:sdt>
    <w:sdt>
      <w:sdtPr>
        <w:id w:val="159290435"/>
        <w:tag w:val="goog_rdk_5078"/>
      </w:sdtPr>
      <w:sdtContent>
        <w:p w:rsidR="00000000" w:rsidDel="00000000" w:rsidP="00000000" w:rsidRDefault="00000000" w:rsidRPr="00000000" w14:paraId="000006BB">
          <w:pPr>
            <w:pStyle w:val="Heading3"/>
            <w:keepNext w:val="0"/>
            <w:keepLines w:val="0"/>
            <w:spacing w:before="280" w:lineRule="auto"/>
            <w:rPr>
              <w:ins w:author="Anonymous" w:id="72" w:date="2026-09-22T03:04:07Z"/>
              <w:rFonts w:ascii="Cambria" w:cs="Cambria" w:eastAsia="Cambria" w:hAnsi="Cambria"/>
              <w:color w:val="000000"/>
              <w:sz w:val="22"/>
              <w:szCs w:val="22"/>
              <w:rPrChange w:author="Anonymous" w:id="73" w:date="2026-09-22T03:04:07Z">
                <w:rPr>
                  <w:rFonts w:ascii="Cambria" w:cs="Cambria" w:eastAsia="Cambria" w:hAnsi="Cambria"/>
                  <w:color w:val="000000"/>
                  <w:sz w:val="24"/>
                  <w:szCs w:val="24"/>
                </w:rPr>
              </w:rPrChange>
            </w:rPr>
          </w:pPr>
          <w:sdt>
            <w:sdtPr>
              <w:id w:val="-1120555742"/>
              <w:tag w:val="goog_rdk_5076"/>
            </w:sdtPr>
            <w:sdtContent>
              <w:ins w:author="Anonymous" w:id="72" w:date="2026-09-22T03:04:07Z"/>
              <w:sdt>
                <w:sdtPr>
                  <w:id w:val="-113185409"/>
                  <w:tag w:val="goog_rdk_5077"/>
                </w:sdtPr>
                <w:sdtContent>
                  <w:ins w:author="Anonymous" w:id="72" w:date="2026-09-22T03:04:07Z">
                    <w:r w:rsidDel="00000000" w:rsidR="00000000" w:rsidRPr="00000000">
                      <w:rPr>
                        <w:rtl w:val="0"/>
                      </w:rPr>
                    </w:r>
                  </w:ins>
                </w:sdtContent>
              </w:sdt>
              <w:ins w:author="Anonymous" w:id="72" w:date="2026-09-22T03:04:07Z">
                <w:bookmarkStart w:colFirst="0" w:colLast="0" w:name="_heading=h.to37k1tqxiww" w:id="1369"/>
                <w:bookmarkEnd w:id="1369"/>
              </w:ins>
            </w:sdtContent>
          </w:sdt>
        </w:p>
      </w:sdtContent>
    </w:sdt>
    <w:p w:rsidR="00000000" w:rsidDel="00000000" w:rsidP="00000000" w:rsidRDefault="00000000" w:rsidRPr="00000000" w14:paraId="000006BC">
      <w:pPr>
        <w:pStyle w:val="Heading3"/>
        <w:keepNext w:val="0"/>
        <w:keepLines w:val="0"/>
        <w:spacing w:before="280" w:lineRule="auto"/>
        <w:rPr>
          <w:rFonts w:ascii="Cambria" w:cs="Cambria" w:eastAsia="Cambria" w:hAnsi="Cambria"/>
          <w:color w:val="000000"/>
          <w:sz w:val="22"/>
          <w:szCs w:val="22"/>
        </w:rPr>
      </w:pPr>
      <w:bookmarkStart w:colFirst="0" w:colLast="0" w:name="_heading=h.2ohmzb4ydtku" w:id="1370"/>
      <w:bookmarkEnd w:id="1370"/>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sdt>
      <w:sdtPr>
        <w:id w:val="1219611956"/>
        <w:tag w:val="goog_rdk_5084"/>
      </w:sdtPr>
      <w:sdtContent>
        <w:p w:rsidR="00000000" w:rsidDel="00000000" w:rsidP="00000000" w:rsidRDefault="00000000" w:rsidRPr="00000000" w14:paraId="000006BD">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Change w:author="Hema Latha" w:id="75" w:date="2026-09-22T06:56:01Z">
                <w:rPr>
                  <w:rFonts w:ascii="Cambria" w:cs="Cambria" w:eastAsia="Cambria" w:hAnsi="Cambria"/>
                  <w:color w:val="000000"/>
                  <w:sz w:val="22"/>
                  <w:szCs w:val="22"/>
                </w:rPr>
              </w:rPrChange>
            </w:rPr>
            <w:pPrChange w:author="Hema Latha" w:id="0" w:date="2026-09-22T06:56:01Z">
              <w:pPr>
                <w:pStyle w:val="Heading3"/>
                <w:keepNext w:val="0"/>
                <w:keepLines w:val="0"/>
                <w:numPr>
                  <w:ilvl w:val="0"/>
                  <w:numId w:val="30"/>
                </w:numPr>
                <w:spacing w:after="0" w:before="240" w:lineRule="auto"/>
                <w:ind w:left="720" w:hanging="360"/>
              </w:pPr>
            </w:pPrChange>
          </w:pPr>
          <w:sdt>
            <w:sdtPr>
              <w:id w:val="-1397788298"/>
              <w:tag w:val="goog_rdk_5080"/>
            </w:sdtPr>
            <w:sdtContent>
              <w:ins w:author="Hema Latha" w:id="74" w:date="2026-09-22T06:56:01Z"/>
              <w:sdt>
                <w:sdtPr>
                  <w:id w:val="-349050881"/>
                  <w:tag w:val="goog_rdk_5081"/>
                </w:sdtPr>
                <w:sdtContent>
                  <w:ins w:author="Hema Latha" w:id="74" w:date="2026-09-22T06:56:01Z">
                    <w:r w:rsidDel="00000000" w:rsidR="00000000" w:rsidRPr="00000000">
                      <w:rPr>
                        <w:rFonts w:ascii="Cambria" w:cs="Cambria" w:eastAsia="Cambria" w:hAnsi="Cambria"/>
                        <w:b w:val="1"/>
                        <w:bCs w:val="1"/>
                        <w:color w:val="000000"/>
                        <w:sz w:val="22"/>
                        <w:szCs w:val="22"/>
                        <w:rtl w:val="0"/>
                        <w:rPrChange w:author="Hema Latha" w:id="75" w:date="2026-09-22T06:56:01Z">
                          <w:rPr>
                            <w:rFonts w:ascii="Cambria" w:cs="Cambria" w:eastAsia="Cambria" w:hAnsi="Cambria"/>
                            <w:color w:val="000000"/>
                            <w:sz w:val="22"/>
                            <w:szCs w:val="22"/>
                          </w:rPr>
                        </w:rPrChange>
                      </w:rPr>
                      <w:t xml:space="preserve">Fronttend: html,css and javaScript for user input and comic output</w:t>
                    </w:r>
                  </w:ins>
                </w:sdtContent>
              </w:sdt>
              <w:ins w:author="Hema Latha" w:id="74" w:date="2026-09-22T06:56:01Z"/>
            </w:sdtContent>
          </w:sdt>
          <w:sdt>
            <w:sdtPr>
              <w:id w:val="-2016595302"/>
              <w:tag w:val="goog_rdk_5082"/>
            </w:sdtPr>
            <w:sdtContent>
              <w:ins w:author="Anonymous" w:id="76" w:date="2026-09-22T03:04:06Z"/>
              <w:sdt>
                <w:sdtPr>
                  <w:id w:val="-102603175"/>
                  <w:tag w:val="goog_rdk_5083"/>
                </w:sdtPr>
                <w:sdtContent>
                  <w:ins w:author="Anonymous" w:id="76" w:date="2026-09-22T03:04:06Z">
                    <w:r w:rsidDel="00000000" w:rsidR="00000000" w:rsidRPr="00000000">
                      <w:rPr>
                        <w:rtl w:val="0"/>
                      </w:rPr>
                    </w:r>
                  </w:ins>
                </w:sdtContent>
              </w:sdt>
              <w:ins w:author="Anonymous" w:id="76" w:date="2026-09-22T03:04:06Z">
                <w:bookmarkStart w:colFirst="0" w:colLast="0" w:name="_heading=h.l7usyrd4b70v" w:id="1371"/>
                <w:bookmarkEnd w:id="1371"/>
              </w:ins>
            </w:sdtContent>
          </w:sdt>
        </w:p>
      </w:sdtContent>
    </w:sdt>
    <w:sdt>
      <w:sdtPr>
        <w:id w:val="-1811585411"/>
        <w:tag w:val="goog_rdk_5090"/>
      </w:sdtPr>
      <w:sdtContent>
        <w:p w:rsidR="00000000" w:rsidDel="00000000" w:rsidP="00000000" w:rsidRDefault="00000000" w:rsidRPr="00000000" w14:paraId="000006BE">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900161072"/>
              <w:tag w:val="goog_rdk_5086"/>
            </w:sdtPr>
            <w:sdtContent>
              <w:ins w:author="Hema Latha" w:id="77" w:date="2026-09-22T06:57:11Z"/>
              <w:sdt>
                <w:sdtPr>
                  <w:id w:val="1736811128"/>
                  <w:tag w:val="goog_rdk_5087"/>
                </w:sdtPr>
                <w:sdtContent>
                  <w:ins w:author="Hema Latha" w:id="77" w:date="2026-09-22T06:57:11Z">
                    <w:r w:rsidDel="00000000" w:rsidR="00000000" w:rsidRPr="00000000">
                      <w:rPr>
                        <w:rtl w:val="0"/>
                        <w:rPrChange w:author="Hema Latha" w:id="75" w:date="2026-09-22T06:56:01Z">
                          <w:rPr>
                            <w:rFonts w:ascii="Cambria" w:cs="Cambria" w:eastAsia="Cambria" w:hAnsi="Cambria"/>
                            <w:color w:val="000000"/>
                            <w:sz w:val="22"/>
                            <w:szCs w:val="22"/>
                          </w:rPr>
                        </w:rPrChange>
                      </w:rPr>
                      <w:t xml:space="preserve">Backend.fastAPI to process requests and communicate with the AI models </w:t>
                    </w:r>
                  </w:ins>
                </w:sdtContent>
              </w:sdt>
              <w:ins w:author="Hema Latha" w:id="77" w:date="2026-09-22T06:57:11Z"/>
            </w:sdtContent>
          </w:sdt>
          <w:sdt>
            <w:sdtPr>
              <w:id w:val="-1815204569"/>
              <w:tag w:val="goog_rdk_5088"/>
            </w:sdtPr>
            <w:sdtContent>
              <w:ins w:author="Anonymous" w:id="76" w:date="2026-09-22T03:04:06Z"/>
              <w:sdt>
                <w:sdtPr>
                  <w:id w:val="-1281188418"/>
                  <w:tag w:val="goog_rdk_5089"/>
                </w:sdtPr>
                <w:sdtContent>
                  <w:ins w:author="Anonymous" w:id="76" w:date="2026-09-22T03:04:06Z">
                    <w:r w:rsidDel="00000000" w:rsidR="00000000" w:rsidRPr="00000000">
                      <w:rPr>
                        <w:rtl w:val="0"/>
                      </w:rPr>
                    </w:r>
                  </w:ins>
                </w:sdtContent>
              </w:sdt>
              <w:ins w:author="Anonymous" w:id="76" w:date="2026-09-22T03:04:06Z">
                <w:bookmarkStart w:colFirst="0" w:colLast="0" w:name="_heading=h.tojstznqeb1" w:id="1372"/>
                <w:bookmarkEnd w:id="1372"/>
              </w:ins>
            </w:sdtContent>
          </w:sdt>
        </w:p>
      </w:sdtContent>
    </w:sdt>
    <w:sdt>
      <w:sdtPr>
        <w:id w:val="1469888178"/>
        <w:tag w:val="goog_rdk_5096"/>
      </w:sdtPr>
      <w:sdtContent>
        <w:p w:rsidR="00000000" w:rsidDel="00000000" w:rsidP="00000000" w:rsidRDefault="00000000" w:rsidRPr="00000000" w14:paraId="000006BF">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414479525"/>
              <w:tag w:val="goog_rdk_5092"/>
            </w:sdtPr>
            <w:sdtContent>
              <w:ins w:author="Hema Latha" w:id="79" w:date="2026-09-22T06:58:10Z"/>
              <w:sdt>
                <w:sdtPr>
                  <w:id w:val="1023569357"/>
                  <w:tag w:val="goog_rdk_5093"/>
                </w:sdtPr>
                <w:sdtContent>
                  <w:ins w:author="Hema Latha" w:id="79" w:date="2026-09-22T06:58:10Z">
                    <w:r w:rsidDel="00000000" w:rsidR="00000000" w:rsidRPr="00000000">
                      <w:rPr>
                        <w:rFonts w:ascii="Cambria" w:cs="Cambria" w:eastAsia="Cambria" w:hAnsi="Cambria"/>
                        <w:b w:val="1"/>
                        <w:bCs w:val="1"/>
                        <w:color w:val="000000"/>
                        <w:sz w:val="22"/>
                        <w:szCs w:val="22"/>
                        <w:rtl w:val="0"/>
                        <w:rPrChange w:author="Anonymous" w:id="78" w:date="2026-09-22T03:04:06Z">
                          <w:rPr>
                            <w:rFonts w:ascii="Cambria" w:cs="Cambria" w:eastAsia="Cambria" w:hAnsi="Cambria"/>
                            <w:color w:val="000000"/>
                            <w:sz w:val="22"/>
                            <w:szCs w:val="22"/>
                          </w:rPr>
                        </w:rPrChange>
                      </w:rPr>
                      <w:t xml:space="preserve">AI Integration :google gemini models for story,characters and dialogue generation</w:t>
                    </w:r>
                  </w:ins>
                </w:sdtContent>
              </w:sdt>
              <w:ins w:author="Hema Latha" w:id="79" w:date="2026-09-22T06:58:10Z"/>
            </w:sdtContent>
          </w:sdt>
          <w:sdt>
            <w:sdtPr>
              <w:id w:val="712428733"/>
              <w:tag w:val="goog_rdk_5094"/>
            </w:sdtPr>
            <w:sdtContent>
              <w:ins w:author="Anonymous" w:id="76" w:date="2026-09-22T03:04:06Z"/>
              <w:sdt>
                <w:sdtPr>
                  <w:id w:val="965896238"/>
                  <w:tag w:val="goog_rdk_5095"/>
                </w:sdtPr>
                <w:sdtContent>
                  <w:ins w:author="Anonymous" w:id="76" w:date="2026-09-22T03:04:06Z">
                    <w:r w:rsidDel="00000000" w:rsidR="00000000" w:rsidRPr="00000000">
                      <w:rPr>
                        <w:rtl w:val="0"/>
                      </w:rPr>
                    </w:r>
                  </w:ins>
                </w:sdtContent>
              </w:sdt>
              <w:ins w:author="Anonymous" w:id="76" w:date="2026-09-22T03:04:06Z">
                <w:bookmarkStart w:colFirst="0" w:colLast="0" w:name="_heading=h.4tl1n3grahnj" w:id="1373"/>
                <w:bookmarkEnd w:id="1373"/>
              </w:ins>
            </w:sdtContent>
          </w:sdt>
        </w:p>
      </w:sdtContent>
    </w:sdt>
    <w:sdt>
      <w:sdtPr>
        <w:id w:val="-2023454937"/>
        <w:tag w:val="goog_rdk_5102"/>
      </w:sdtPr>
      <w:sdtContent>
        <w:p w:rsidR="00000000" w:rsidDel="00000000" w:rsidP="00000000" w:rsidRDefault="00000000" w:rsidRPr="00000000" w14:paraId="000006C0">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552697823"/>
              <w:tag w:val="goog_rdk_5098"/>
            </w:sdtPr>
            <w:sdtContent>
              <w:ins w:author="Hema Latha" w:id="80" w:date="2026-09-22T06:59:30Z"/>
              <w:sdt>
                <w:sdtPr>
                  <w:id w:val="-850080712"/>
                  <w:tag w:val="goog_rdk_5099"/>
                </w:sdtPr>
                <w:sdtContent>
                  <w:ins w:author="Hema Latha" w:id="80" w:date="2026-09-22T06:59:30Z">
                    <w:r w:rsidDel="00000000" w:rsidR="00000000" w:rsidRPr="00000000">
                      <w:rPr>
                        <w:rFonts w:ascii="Cambria" w:cs="Cambria" w:eastAsia="Cambria" w:hAnsi="Cambria"/>
                        <w:b w:val="1"/>
                        <w:bCs w:val="1"/>
                        <w:color w:val="000000"/>
                        <w:sz w:val="22"/>
                        <w:szCs w:val="22"/>
                        <w:rtl w:val="0"/>
                        <w:rPrChange w:author="Anonymous" w:id="78" w:date="2026-09-22T03:04:06Z">
                          <w:rPr>
                            <w:rFonts w:ascii="Cambria" w:cs="Cambria" w:eastAsia="Cambria" w:hAnsi="Cambria"/>
                            <w:color w:val="000000"/>
                            <w:sz w:val="22"/>
                            <w:szCs w:val="22"/>
                          </w:rPr>
                        </w:rPrChange>
                      </w:rPr>
                      <w:t xml:space="preserve">Image Generation:AI-generated comic-style images for each story scene</w:t>
                    </w:r>
                  </w:ins>
                </w:sdtContent>
              </w:sdt>
              <w:ins w:author="Hema Latha" w:id="80" w:date="2026-09-22T06:59:30Z"/>
            </w:sdtContent>
          </w:sdt>
          <w:sdt>
            <w:sdtPr>
              <w:id w:val="-508650323"/>
              <w:tag w:val="goog_rdk_5100"/>
            </w:sdtPr>
            <w:sdtContent>
              <w:ins w:author="Anonymous" w:id="76" w:date="2026-09-22T03:04:06Z"/>
              <w:sdt>
                <w:sdtPr>
                  <w:id w:val="1600360949"/>
                  <w:tag w:val="goog_rdk_5101"/>
                </w:sdtPr>
                <w:sdtContent>
                  <w:ins w:author="Anonymous" w:id="76" w:date="2026-09-22T03:04:06Z">
                    <w:r w:rsidDel="00000000" w:rsidR="00000000" w:rsidRPr="00000000">
                      <w:rPr>
                        <w:rtl w:val="0"/>
                      </w:rPr>
                    </w:r>
                  </w:ins>
                </w:sdtContent>
              </w:sdt>
              <w:ins w:author="Anonymous" w:id="76" w:date="2026-09-22T03:04:06Z">
                <w:bookmarkStart w:colFirst="0" w:colLast="0" w:name="_heading=h.ti7znol020v9" w:id="1374"/>
                <w:bookmarkEnd w:id="1374"/>
              </w:ins>
            </w:sdtContent>
          </w:sdt>
        </w:p>
      </w:sdtContent>
    </w:sdt>
    <w:sdt>
      <w:sdtPr>
        <w:id w:val="-1715871759"/>
        <w:tag w:val="goog_rdk_5105"/>
      </w:sdtPr>
      <w:sdtContent>
        <w:p w:rsidR="00000000" w:rsidDel="00000000" w:rsidP="00000000" w:rsidRDefault="00000000" w:rsidRPr="00000000" w14:paraId="000006C1">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225326783"/>
              <w:tag w:val="goog_rdk_5103"/>
            </w:sdtPr>
            <w:sdtContent>
              <w:ins w:author="Anonymous" w:id="76" w:date="2026-09-22T03:04:06Z"/>
              <w:sdt>
                <w:sdtPr>
                  <w:id w:val="-17236187"/>
                  <w:tag w:val="goog_rdk_5104"/>
                </w:sdtPr>
                <w:sdtContent>
                  <w:ins w:author="Anonymous" w:id="76" w:date="2026-09-22T03:04:06Z">
                    <w:r w:rsidDel="00000000" w:rsidR="00000000" w:rsidRPr="00000000">
                      <w:rPr>
                        <w:rtl w:val="0"/>
                      </w:rPr>
                    </w:r>
                  </w:ins>
                </w:sdtContent>
              </w:sdt>
              <w:ins w:author="Anonymous" w:id="76" w:date="2026-09-22T03:04:06Z">
                <w:bookmarkStart w:colFirst="0" w:colLast="0" w:name="_heading=h.wp2p08po5zfk" w:id="1375"/>
                <w:bookmarkEnd w:id="1375"/>
              </w:ins>
            </w:sdtContent>
          </w:sdt>
        </w:p>
      </w:sdtContent>
    </w:sdt>
    <w:sdt>
      <w:sdtPr>
        <w:id w:val="-3339196"/>
        <w:tag w:val="goog_rdk_5108"/>
      </w:sdtPr>
      <w:sdtContent>
        <w:p w:rsidR="00000000" w:rsidDel="00000000" w:rsidP="00000000" w:rsidRDefault="00000000" w:rsidRPr="00000000" w14:paraId="000006C2">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143618522"/>
              <w:tag w:val="goog_rdk_5106"/>
            </w:sdtPr>
            <w:sdtContent>
              <w:ins w:author="Anonymous" w:id="76" w:date="2026-09-22T03:04:06Z"/>
              <w:sdt>
                <w:sdtPr>
                  <w:id w:val="-1773286535"/>
                  <w:tag w:val="goog_rdk_5107"/>
                </w:sdtPr>
                <w:sdtContent>
                  <w:ins w:author="Anonymous" w:id="76" w:date="2026-09-22T03:04:06Z">
                    <w:r w:rsidDel="00000000" w:rsidR="00000000" w:rsidRPr="00000000">
                      <w:rPr>
                        <w:rtl w:val="0"/>
                      </w:rPr>
                    </w:r>
                  </w:ins>
                </w:sdtContent>
              </w:sdt>
              <w:ins w:author="Anonymous" w:id="76" w:date="2026-09-22T03:04:06Z">
                <w:bookmarkStart w:colFirst="0" w:colLast="0" w:name="_heading=h.9l9urfbvlbr3" w:id="1376"/>
                <w:bookmarkEnd w:id="1376"/>
              </w:ins>
            </w:sdtContent>
          </w:sdt>
        </w:p>
      </w:sdtContent>
    </w:sdt>
    <w:sdt>
      <w:sdtPr>
        <w:id w:val="954745049"/>
        <w:tag w:val="goog_rdk_5111"/>
      </w:sdtPr>
      <w:sdtContent>
        <w:p w:rsidR="00000000" w:rsidDel="00000000" w:rsidP="00000000" w:rsidRDefault="00000000" w:rsidRPr="00000000" w14:paraId="000006C3">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797954587"/>
              <w:tag w:val="goog_rdk_5109"/>
            </w:sdtPr>
            <w:sdtContent>
              <w:ins w:author="Anonymous" w:id="76" w:date="2026-09-22T03:04:06Z"/>
              <w:sdt>
                <w:sdtPr>
                  <w:id w:val="577054944"/>
                  <w:tag w:val="goog_rdk_5110"/>
                </w:sdtPr>
                <w:sdtContent>
                  <w:ins w:author="Anonymous" w:id="76" w:date="2026-09-22T03:04:06Z">
                    <w:r w:rsidDel="00000000" w:rsidR="00000000" w:rsidRPr="00000000">
                      <w:rPr>
                        <w:rtl w:val="0"/>
                      </w:rPr>
                    </w:r>
                  </w:ins>
                </w:sdtContent>
              </w:sdt>
              <w:ins w:author="Anonymous" w:id="76" w:date="2026-09-22T03:04:06Z">
                <w:bookmarkStart w:colFirst="0" w:colLast="0" w:name="_heading=h.sjciwmaa1imv" w:id="1377"/>
                <w:bookmarkEnd w:id="1377"/>
              </w:ins>
            </w:sdtContent>
          </w:sdt>
        </w:p>
      </w:sdtContent>
    </w:sdt>
    <w:sdt>
      <w:sdtPr>
        <w:id w:val="1813180931"/>
        <w:tag w:val="goog_rdk_5114"/>
      </w:sdtPr>
      <w:sdtContent>
        <w:p w:rsidR="00000000" w:rsidDel="00000000" w:rsidP="00000000" w:rsidRDefault="00000000" w:rsidRPr="00000000" w14:paraId="000006C4">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054777288"/>
              <w:tag w:val="goog_rdk_5112"/>
            </w:sdtPr>
            <w:sdtContent>
              <w:ins w:author="Anonymous" w:id="76" w:date="2026-09-22T03:04:06Z"/>
              <w:sdt>
                <w:sdtPr>
                  <w:id w:val="-451766418"/>
                  <w:tag w:val="goog_rdk_5113"/>
                </w:sdtPr>
                <w:sdtContent>
                  <w:ins w:author="Anonymous" w:id="76" w:date="2026-09-22T03:04:06Z">
                    <w:r w:rsidDel="00000000" w:rsidR="00000000" w:rsidRPr="00000000">
                      <w:rPr>
                        <w:rtl w:val="0"/>
                      </w:rPr>
                    </w:r>
                  </w:ins>
                </w:sdtContent>
              </w:sdt>
              <w:ins w:author="Anonymous" w:id="76" w:date="2026-09-22T03:04:06Z">
                <w:bookmarkStart w:colFirst="0" w:colLast="0" w:name="_heading=h.yplk1oj9befz" w:id="1378"/>
                <w:bookmarkEnd w:id="1378"/>
              </w:ins>
            </w:sdtContent>
          </w:sdt>
        </w:p>
      </w:sdtContent>
    </w:sdt>
    <w:sdt>
      <w:sdtPr>
        <w:id w:val="-118184748"/>
        <w:tag w:val="goog_rdk_5117"/>
      </w:sdtPr>
      <w:sdtContent>
        <w:p w:rsidR="00000000" w:rsidDel="00000000" w:rsidP="00000000" w:rsidRDefault="00000000" w:rsidRPr="00000000" w14:paraId="000006C5">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81567639"/>
              <w:tag w:val="goog_rdk_5115"/>
            </w:sdtPr>
            <w:sdtContent>
              <w:ins w:author="Anonymous" w:id="76" w:date="2026-09-22T03:04:06Z"/>
              <w:sdt>
                <w:sdtPr>
                  <w:id w:val="-1433883521"/>
                  <w:tag w:val="goog_rdk_5116"/>
                </w:sdtPr>
                <w:sdtContent>
                  <w:ins w:author="Anonymous" w:id="76" w:date="2026-09-22T03:04:06Z">
                    <w:r w:rsidDel="00000000" w:rsidR="00000000" w:rsidRPr="00000000">
                      <w:rPr>
                        <w:rtl w:val="0"/>
                      </w:rPr>
                    </w:r>
                  </w:ins>
                </w:sdtContent>
              </w:sdt>
              <w:ins w:author="Anonymous" w:id="76" w:date="2026-09-22T03:04:06Z">
                <w:bookmarkStart w:colFirst="0" w:colLast="0" w:name="_heading=h.xcctdi9fxmme" w:id="1379"/>
                <w:bookmarkEnd w:id="1379"/>
              </w:ins>
            </w:sdtContent>
          </w:sdt>
        </w:p>
      </w:sdtContent>
    </w:sdt>
    <w:sdt>
      <w:sdtPr>
        <w:id w:val="-1492038096"/>
        <w:tag w:val="goog_rdk_5120"/>
      </w:sdtPr>
      <w:sdtContent>
        <w:p w:rsidR="00000000" w:rsidDel="00000000" w:rsidP="00000000" w:rsidRDefault="00000000" w:rsidRPr="00000000" w14:paraId="000006C6">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681491597"/>
              <w:tag w:val="goog_rdk_5118"/>
            </w:sdtPr>
            <w:sdtContent>
              <w:ins w:author="Anonymous" w:id="76" w:date="2026-09-22T03:04:06Z"/>
              <w:sdt>
                <w:sdtPr>
                  <w:id w:val="-372741281"/>
                  <w:tag w:val="goog_rdk_5119"/>
                </w:sdtPr>
                <w:sdtContent>
                  <w:ins w:author="Anonymous" w:id="76" w:date="2026-09-22T03:04:06Z">
                    <w:r w:rsidDel="00000000" w:rsidR="00000000" w:rsidRPr="00000000">
                      <w:rPr>
                        <w:rtl w:val="0"/>
                      </w:rPr>
                    </w:r>
                  </w:ins>
                </w:sdtContent>
              </w:sdt>
              <w:ins w:author="Anonymous" w:id="76" w:date="2026-09-22T03:04:06Z">
                <w:bookmarkStart w:colFirst="0" w:colLast="0" w:name="_heading=h.a57v6ri5h07" w:id="1380"/>
                <w:bookmarkEnd w:id="1380"/>
              </w:ins>
            </w:sdtContent>
          </w:sdt>
        </w:p>
      </w:sdtContent>
    </w:sdt>
    <w:sdt>
      <w:sdtPr>
        <w:id w:val="-1358871475"/>
        <w:tag w:val="goog_rdk_5123"/>
      </w:sdtPr>
      <w:sdtContent>
        <w:p w:rsidR="00000000" w:rsidDel="00000000" w:rsidP="00000000" w:rsidRDefault="00000000" w:rsidRPr="00000000" w14:paraId="000006C7">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61433806"/>
              <w:tag w:val="goog_rdk_5121"/>
            </w:sdtPr>
            <w:sdtContent>
              <w:ins w:author="Anonymous" w:id="76" w:date="2026-09-22T03:04:06Z"/>
              <w:sdt>
                <w:sdtPr>
                  <w:id w:val="1702047581"/>
                  <w:tag w:val="goog_rdk_5122"/>
                </w:sdtPr>
                <w:sdtContent>
                  <w:ins w:author="Anonymous" w:id="76" w:date="2026-09-22T03:04:06Z">
                    <w:r w:rsidDel="00000000" w:rsidR="00000000" w:rsidRPr="00000000">
                      <w:rPr>
                        <w:rtl w:val="0"/>
                      </w:rPr>
                    </w:r>
                  </w:ins>
                </w:sdtContent>
              </w:sdt>
              <w:ins w:author="Anonymous" w:id="76" w:date="2026-09-22T03:04:06Z">
                <w:bookmarkStart w:colFirst="0" w:colLast="0" w:name="_heading=h.54wvpcqcpemn" w:id="1381"/>
                <w:bookmarkEnd w:id="1381"/>
              </w:ins>
            </w:sdtContent>
          </w:sdt>
        </w:p>
      </w:sdtContent>
    </w:sdt>
    <w:sdt>
      <w:sdtPr>
        <w:id w:val="-343490726"/>
        <w:tag w:val="goog_rdk_5126"/>
      </w:sdtPr>
      <w:sdtContent>
        <w:p w:rsidR="00000000" w:rsidDel="00000000" w:rsidP="00000000" w:rsidRDefault="00000000" w:rsidRPr="00000000" w14:paraId="000006C8">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394435428"/>
              <w:tag w:val="goog_rdk_5124"/>
            </w:sdtPr>
            <w:sdtContent>
              <w:ins w:author="Anonymous" w:id="76" w:date="2026-09-22T03:04:06Z"/>
              <w:sdt>
                <w:sdtPr>
                  <w:id w:val="1623269973"/>
                  <w:tag w:val="goog_rdk_5125"/>
                </w:sdtPr>
                <w:sdtContent>
                  <w:ins w:author="Anonymous" w:id="76" w:date="2026-09-22T03:04:06Z">
                    <w:r w:rsidDel="00000000" w:rsidR="00000000" w:rsidRPr="00000000">
                      <w:rPr>
                        <w:rtl w:val="0"/>
                      </w:rPr>
                    </w:r>
                  </w:ins>
                </w:sdtContent>
              </w:sdt>
              <w:ins w:author="Anonymous" w:id="76" w:date="2026-09-22T03:04:06Z">
                <w:bookmarkStart w:colFirst="0" w:colLast="0" w:name="_heading=h.re9syyv7rpjx" w:id="1382"/>
                <w:bookmarkEnd w:id="1382"/>
              </w:ins>
            </w:sdtContent>
          </w:sdt>
        </w:p>
      </w:sdtContent>
    </w:sdt>
    <w:sdt>
      <w:sdtPr>
        <w:id w:val="-1700599465"/>
        <w:tag w:val="goog_rdk_5129"/>
      </w:sdtPr>
      <w:sdtContent>
        <w:p w:rsidR="00000000" w:rsidDel="00000000" w:rsidP="00000000" w:rsidRDefault="00000000" w:rsidRPr="00000000" w14:paraId="000006C9">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426212834"/>
              <w:tag w:val="goog_rdk_5127"/>
            </w:sdtPr>
            <w:sdtContent>
              <w:ins w:author="Anonymous" w:id="76" w:date="2026-09-22T03:04:06Z"/>
              <w:sdt>
                <w:sdtPr>
                  <w:id w:val="1922975388"/>
                  <w:tag w:val="goog_rdk_5128"/>
                </w:sdtPr>
                <w:sdtContent>
                  <w:ins w:author="Anonymous" w:id="76" w:date="2026-09-22T03:04:06Z">
                    <w:r w:rsidDel="00000000" w:rsidR="00000000" w:rsidRPr="00000000">
                      <w:rPr>
                        <w:rtl w:val="0"/>
                      </w:rPr>
                    </w:r>
                  </w:ins>
                </w:sdtContent>
              </w:sdt>
              <w:ins w:author="Anonymous" w:id="76" w:date="2026-09-22T03:04:06Z">
                <w:bookmarkStart w:colFirst="0" w:colLast="0" w:name="_heading=h.xzgnbq2emuk5" w:id="1383"/>
                <w:bookmarkEnd w:id="1383"/>
              </w:ins>
            </w:sdtContent>
          </w:sdt>
        </w:p>
      </w:sdtContent>
    </w:sdt>
    <w:sdt>
      <w:sdtPr>
        <w:id w:val="957120336"/>
        <w:tag w:val="goog_rdk_5132"/>
      </w:sdtPr>
      <w:sdtContent>
        <w:p w:rsidR="00000000" w:rsidDel="00000000" w:rsidP="00000000" w:rsidRDefault="00000000" w:rsidRPr="00000000" w14:paraId="000006CA">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387038073"/>
              <w:tag w:val="goog_rdk_5130"/>
            </w:sdtPr>
            <w:sdtContent>
              <w:ins w:author="Anonymous" w:id="76" w:date="2026-09-22T03:04:06Z"/>
              <w:sdt>
                <w:sdtPr>
                  <w:id w:val="2133855806"/>
                  <w:tag w:val="goog_rdk_5131"/>
                </w:sdtPr>
                <w:sdtContent>
                  <w:ins w:author="Anonymous" w:id="76" w:date="2026-09-22T03:04:06Z">
                    <w:r w:rsidDel="00000000" w:rsidR="00000000" w:rsidRPr="00000000">
                      <w:rPr>
                        <w:rtl w:val="0"/>
                      </w:rPr>
                    </w:r>
                  </w:ins>
                </w:sdtContent>
              </w:sdt>
              <w:ins w:author="Anonymous" w:id="76" w:date="2026-09-22T03:04:06Z">
                <w:bookmarkStart w:colFirst="0" w:colLast="0" w:name="_heading=h.em6de9rcd11f" w:id="1384"/>
                <w:bookmarkEnd w:id="1384"/>
              </w:ins>
            </w:sdtContent>
          </w:sdt>
        </w:p>
      </w:sdtContent>
    </w:sdt>
    <w:sdt>
      <w:sdtPr>
        <w:id w:val="749338988"/>
        <w:tag w:val="goog_rdk_5135"/>
      </w:sdtPr>
      <w:sdtContent>
        <w:p w:rsidR="00000000" w:rsidDel="00000000" w:rsidP="00000000" w:rsidRDefault="00000000" w:rsidRPr="00000000" w14:paraId="000006CB">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656363727"/>
              <w:tag w:val="goog_rdk_5133"/>
            </w:sdtPr>
            <w:sdtContent>
              <w:ins w:author="Anonymous" w:id="76" w:date="2026-09-22T03:04:06Z"/>
              <w:sdt>
                <w:sdtPr>
                  <w:id w:val="1715831889"/>
                  <w:tag w:val="goog_rdk_5134"/>
                </w:sdtPr>
                <w:sdtContent>
                  <w:ins w:author="Anonymous" w:id="76" w:date="2026-09-22T03:04:06Z">
                    <w:r w:rsidDel="00000000" w:rsidR="00000000" w:rsidRPr="00000000">
                      <w:rPr>
                        <w:rtl w:val="0"/>
                      </w:rPr>
                    </w:r>
                  </w:ins>
                </w:sdtContent>
              </w:sdt>
              <w:ins w:author="Anonymous" w:id="76" w:date="2026-09-22T03:04:06Z">
                <w:bookmarkStart w:colFirst="0" w:colLast="0" w:name="_heading=h.xucjqmfmbdc1" w:id="1385"/>
                <w:bookmarkEnd w:id="1385"/>
              </w:ins>
            </w:sdtContent>
          </w:sdt>
        </w:p>
      </w:sdtContent>
    </w:sdt>
    <w:sdt>
      <w:sdtPr>
        <w:id w:val="619803199"/>
        <w:tag w:val="goog_rdk_5138"/>
      </w:sdtPr>
      <w:sdtContent>
        <w:p w:rsidR="00000000" w:rsidDel="00000000" w:rsidP="00000000" w:rsidRDefault="00000000" w:rsidRPr="00000000" w14:paraId="000006CC">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798695177"/>
              <w:tag w:val="goog_rdk_5136"/>
            </w:sdtPr>
            <w:sdtContent>
              <w:ins w:author="Anonymous" w:id="76" w:date="2026-09-22T03:04:06Z"/>
              <w:sdt>
                <w:sdtPr>
                  <w:id w:val="-2089548200"/>
                  <w:tag w:val="goog_rdk_5137"/>
                </w:sdtPr>
                <w:sdtContent>
                  <w:ins w:author="Anonymous" w:id="76" w:date="2026-09-22T03:04:06Z">
                    <w:r w:rsidDel="00000000" w:rsidR="00000000" w:rsidRPr="00000000">
                      <w:rPr>
                        <w:rtl w:val="0"/>
                      </w:rPr>
                    </w:r>
                  </w:ins>
                </w:sdtContent>
              </w:sdt>
              <w:ins w:author="Anonymous" w:id="76" w:date="2026-09-22T03:04:06Z">
                <w:bookmarkStart w:colFirst="0" w:colLast="0" w:name="_heading=h.cbwo1cfv886h" w:id="1386"/>
                <w:bookmarkEnd w:id="1386"/>
              </w:ins>
            </w:sdtContent>
          </w:sdt>
        </w:p>
      </w:sdtContent>
    </w:sdt>
    <w:sdt>
      <w:sdtPr>
        <w:id w:val="1380952704"/>
        <w:tag w:val="goog_rdk_5141"/>
      </w:sdtPr>
      <w:sdtContent>
        <w:p w:rsidR="00000000" w:rsidDel="00000000" w:rsidP="00000000" w:rsidRDefault="00000000" w:rsidRPr="00000000" w14:paraId="000006CD">
          <w:pPr>
            <w:pStyle w:val="Heading3"/>
            <w:keepNext w:val="0"/>
            <w:keepLines w:val="0"/>
            <w:numPr>
              <w:ilvl w:val="0"/>
              <w:numId w:val="30"/>
            </w:numPr>
            <w:spacing w:after="0" w:before="240" w:lineRule="auto"/>
            <w:ind w:left="720" w:hanging="360"/>
            <w:rPr>
              <w:ins w:author="Anonymous" w:id="76" w:date="2026-09-22T03:04:06Z"/>
              <w:rFonts w:ascii="Cambria" w:cs="Cambria" w:eastAsia="Cambria" w:hAnsi="Cambria"/>
              <w:color w:val="000000"/>
              <w:sz w:val="22"/>
              <w:szCs w:val="22"/>
            </w:rPr>
          </w:pPr>
          <w:sdt>
            <w:sdtPr>
              <w:id w:val="1018641459"/>
              <w:tag w:val="goog_rdk_5139"/>
            </w:sdtPr>
            <w:sdtContent>
              <w:ins w:author="Anonymous" w:id="76" w:date="2026-09-22T03:04:06Z"/>
              <w:sdt>
                <w:sdtPr>
                  <w:id w:val="853707318"/>
                  <w:tag w:val="goog_rdk_5140"/>
                </w:sdtPr>
                <w:sdtContent>
                  <w:ins w:author="Anonymous" w:id="76" w:date="2026-09-22T03:04:06Z">
                    <w:r w:rsidDel="00000000" w:rsidR="00000000" w:rsidRPr="00000000">
                      <w:rPr>
                        <w:rtl w:val="0"/>
                      </w:rPr>
                    </w:r>
                  </w:ins>
                </w:sdtContent>
              </w:sdt>
              <w:ins w:author="Anonymous" w:id="76" w:date="2026-09-22T03:04:06Z">
                <w:bookmarkStart w:colFirst="0" w:colLast="0" w:name="_heading=h.mwcu3478atrc" w:id="1387"/>
                <w:bookmarkEnd w:id="1387"/>
              </w:ins>
            </w:sdtContent>
          </w:sdt>
        </w:p>
      </w:sdtContent>
    </w:sdt>
    <w:p w:rsidR="00000000" w:rsidDel="00000000" w:rsidP="00000000" w:rsidRDefault="00000000" w:rsidRPr="00000000" w14:paraId="000006CE">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heading=h.bmtncolj29sk" w:id="1388"/>
      <w:bookmarkEnd w:id="1388"/>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6CF">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sdt>
      <w:sdtPr>
        <w:id w:val="766859334"/>
        <w:tag w:val="goog_rdk_5142"/>
      </w:sdtPr>
      <w:sdtContent>
        <w:p w:rsidR="00000000" w:rsidDel="00000000" w:rsidP="00000000" w:rsidRDefault="00000000" w:rsidRPr="00000000" w14:paraId="000006D0">
          <w:pPr>
            <w:pStyle w:val="Heading3"/>
            <w:keepNext w:val="0"/>
            <w:keepLines w:val="0"/>
            <w:numPr>
              <w:ilvl w:val="0"/>
              <w:numId w:val="30"/>
            </w:numPr>
            <w:spacing w:after="240" w:before="0" w:lineRule="auto"/>
            <w:ind w:left="8640" w:hanging="360"/>
            <w:rPr>
              <w:rFonts w:ascii="Cambria" w:cs="Cambria" w:eastAsia="Cambria" w:hAnsi="Cambria"/>
              <w:color w:val="000000"/>
              <w:sz w:val="22"/>
              <w:szCs w:val="22"/>
            </w:rPr>
            <w:pPrChange w:author="Anonymous" w:id="0" w:date="2026-09-22T04:02:17Z">
              <w:pPr>
                <w:pStyle w:val="Heading3"/>
                <w:keepNext w:val="0"/>
                <w:keepLines w:val="0"/>
                <w:numPr>
                  <w:ilvl w:val="0"/>
                  <w:numId w:val="30"/>
                </w:numPr>
                <w:spacing w:after="240" w:before="0" w:lineRule="auto"/>
                <w:ind w:left="720" w:hanging="360"/>
              </w:pPr>
            </w:pPrChange>
          </w:pPr>
          <w:r w:rsidDel="00000000" w:rsidR="00000000" w:rsidRPr="00000000">
            <w:rPr>
              <w:rFonts w:ascii="Cambria" w:cs="Cambria" w:eastAsia="Cambria" w:hAnsi="Cambria"/>
              <w:b w:val="1"/>
              <w:bCs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sdtContent>
    </w:sdt>
    <w:sdt>
      <w:sdtPr>
        <w:id w:val="565463862"/>
        <w:tag w:val="goog_rdk_5145"/>
      </w:sdtPr>
      <w:sdtContent>
        <w:p w:rsidR="00000000" w:rsidDel="00000000" w:rsidP="00000000" w:rsidRDefault="00000000" w:rsidRPr="00000000" w14:paraId="000006D1">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671493331"/>
              <w:tag w:val="goog_rdk_5144"/>
            </w:sdtPr>
            <w:sdtContent>
              <w:ins w:author="Anonymous" w:id="82" w:date="2026-09-22T03:04:06Z">
                <w:bookmarkStart w:colFirst="0" w:colLast="0" w:name="_heading=h.wl2wwnd4u9a2" w:id="1389"/>
                <w:bookmarkEnd w:id="1389"/>
                <w:r w:rsidDel="00000000" w:rsidR="00000000" w:rsidRPr="00000000">
                  <w:rPr>
                    <w:rtl w:val="0"/>
                  </w:rPr>
                </w:r>
              </w:ins>
            </w:sdtContent>
          </w:sdt>
        </w:p>
      </w:sdtContent>
    </w:sdt>
    <w:sdt>
      <w:sdtPr>
        <w:id w:val="633784011"/>
        <w:tag w:val="goog_rdk_5147"/>
      </w:sdtPr>
      <w:sdtContent>
        <w:p w:rsidR="00000000" w:rsidDel="00000000" w:rsidP="00000000" w:rsidRDefault="00000000" w:rsidRPr="00000000" w14:paraId="000006D2">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446177032"/>
              <w:tag w:val="goog_rdk_5146"/>
            </w:sdtPr>
            <w:sdtContent>
              <w:ins w:author="Anonymous" w:id="82" w:date="2026-09-22T03:04:06Z">
                <w:bookmarkStart w:colFirst="0" w:colLast="0" w:name="_heading=h.i1th7gpm30cc" w:id="1390"/>
                <w:bookmarkEnd w:id="1390"/>
                <w:r w:rsidDel="00000000" w:rsidR="00000000" w:rsidRPr="00000000">
                  <w:rPr>
                    <w:rtl w:val="0"/>
                  </w:rPr>
                </w:r>
              </w:ins>
            </w:sdtContent>
          </w:sdt>
        </w:p>
      </w:sdtContent>
    </w:sdt>
    <w:sdt>
      <w:sdtPr>
        <w:id w:val="-330606955"/>
        <w:tag w:val="goog_rdk_5149"/>
      </w:sdtPr>
      <w:sdtContent>
        <w:p w:rsidR="00000000" w:rsidDel="00000000" w:rsidP="00000000" w:rsidRDefault="00000000" w:rsidRPr="00000000" w14:paraId="000006D3">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387278648"/>
              <w:tag w:val="goog_rdk_5148"/>
            </w:sdtPr>
            <w:sdtContent>
              <w:ins w:author="Anonymous" w:id="82" w:date="2026-09-22T03:04:06Z">
                <w:bookmarkStart w:colFirst="0" w:colLast="0" w:name="_heading=h.7n2i5zywirib" w:id="1391"/>
                <w:bookmarkEnd w:id="1391"/>
                <w:r w:rsidDel="00000000" w:rsidR="00000000" w:rsidRPr="00000000">
                  <w:rPr>
                    <w:rtl w:val="0"/>
                  </w:rPr>
                </w:r>
              </w:ins>
            </w:sdtContent>
          </w:sdt>
        </w:p>
      </w:sdtContent>
    </w:sdt>
    <w:sdt>
      <w:sdtPr>
        <w:id w:val="783906059"/>
        <w:tag w:val="goog_rdk_5151"/>
      </w:sdtPr>
      <w:sdtContent>
        <w:p w:rsidR="00000000" w:rsidDel="00000000" w:rsidP="00000000" w:rsidRDefault="00000000" w:rsidRPr="00000000" w14:paraId="000006D4">
          <w:pPr>
            <w:pStyle w:val="Heading3"/>
            <w:keepNext w:val="0"/>
            <w:keepLines w:val="0"/>
            <w:spacing w:after="240" w:before="240" w:lineRule="auto"/>
            <w:rPr>
              <w:ins w:author="Anonymous" w:id="82" w:date="2026-09-22T03:04:06Z"/>
              <w:del w:author="" w:id="83"/>
              <w:rFonts w:ascii="Cambria" w:cs="Cambria" w:eastAsia="Cambria" w:hAnsi="Cambria"/>
              <w:color w:val="000000"/>
              <w:sz w:val="22"/>
              <w:szCs w:val="22"/>
            </w:rPr>
          </w:pPr>
          <w:sdt>
            <w:sdtPr>
              <w:id w:val="973026158"/>
              <w:tag w:val="goog_rdk_5150"/>
            </w:sdtPr>
            <w:sdtContent>
              <w:ins w:author="Anonymous" w:id="82" w:date="2026-09-22T03:04:06Z">
                <w:del w:author="" w:id="83">
                  <w:bookmarkStart w:colFirst="0" w:colLast="0" w:name="_heading=h.io27e0oitcz0" w:id="1392"/>
                  <w:bookmarkEnd w:id="1392"/>
                  <w:r w:rsidDel="00000000" w:rsidR="00000000" w:rsidRPr="00000000">
                    <w:rPr>
                      <w:rtl w:val="0"/>
                    </w:rPr>
                  </w:r>
                </w:del>
              </w:ins>
            </w:sdtContent>
          </w:sdt>
        </w:p>
      </w:sdtContent>
    </w:sdt>
    <w:sdt>
      <w:sdtPr>
        <w:id w:val="-998058533"/>
        <w:tag w:val="goog_rdk_5153"/>
      </w:sdtPr>
      <w:sdtContent>
        <w:p w:rsidR="00000000" w:rsidDel="00000000" w:rsidP="00000000" w:rsidRDefault="00000000" w:rsidRPr="00000000" w14:paraId="000006D5">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623970657"/>
              <w:tag w:val="goog_rdk_5152"/>
            </w:sdtPr>
            <w:sdtContent>
              <w:ins w:author="Anonymous" w:id="82" w:date="2026-09-22T03:04:06Z">
                <w:bookmarkStart w:colFirst="0" w:colLast="0" w:name="_heading=h.3b2ecwrvsv04" w:id="1393"/>
                <w:bookmarkEnd w:id="1393"/>
                <w:r w:rsidDel="00000000" w:rsidR="00000000" w:rsidRPr="00000000">
                  <w:rPr>
                    <w:rtl w:val="0"/>
                  </w:rPr>
                </w:r>
              </w:ins>
            </w:sdtContent>
          </w:sdt>
        </w:p>
      </w:sdtContent>
    </w:sdt>
    <w:sdt>
      <w:sdtPr>
        <w:id w:val="1268144453"/>
        <w:tag w:val="goog_rdk_5155"/>
      </w:sdtPr>
      <w:sdtContent>
        <w:p w:rsidR="00000000" w:rsidDel="00000000" w:rsidP="00000000" w:rsidRDefault="00000000" w:rsidRPr="00000000" w14:paraId="000006D6">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528833432"/>
              <w:tag w:val="goog_rdk_5154"/>
            </w:sdtPr>
            <w:sdtContent>
              <w:ins w:author="Anonymous" w:id="82" w:date="2026-09-22T03:04:06Z">
                <w:bookmarkStart w:colFirst="0" w:colLast="0" w:name="_heading=h.jhaiut3de81v" w:id="1394"/>
                <w:bookmarkEnd w:id="1394"/>
                <w:r w:rsidDel="00000000" w:rsidR="00000000" w:rsidRPr="00000000">
                  <w:rPr>
                    <w:rtl w:val="0"/>
                  </w:rPr>
                </w:r>
              </w:ins>
            </w:sdtContent>
          </w:sdt>
        </w:p>
      </w:sdtContent>
    </w:sdt>
    <w:sdt>
      <w:sdtPr>
        <w:id w:val="1358432289"/>
        <w:tag w:val="goog_rdk_5157"/>
      </w:sdtPr>
      <w:sdtContent>
        <w:p w:rsidR="00000000" w:rsidDel="00000000" w:rsidP="00000000" w:rsidRDefault="00000000" w:rsidRPr="00000000" w14:paraId="000006D7">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603764943"/>
              <w:tag w:val="goog_rdk_5156"/>
            </w:sdtPr>
            <w:sdtContent>
              <w:ins w:author="Anonymous" w:id="82" w:date="2026-09-22T03:04:06Z">
                <w:bookmarkStart w:colFirst="0" w:colLast="0" w:name="_heading=h.5s2xjwbf98tl" w:id="1395"/>
                <w:bookmarkEnd w:id="1395"/>
                <w:r w:rsidDel="00000000" w:rsidR="00000000" w:rsidRPr="00000000">
                  <w:rPr>
                    <w:rtl w:val="0"/>
                  </w:rPr>
                </w:r>
              </w:ins>
            </w:sdtContent>
          </w:sdt>
        </w:p>
      </w:sdtContent>
    </w:sdt>
    <w:sdt>
      <w:sdtPr>
        <w:id w:val="1874564522"/>
        <w:tag w:val="goog_rdk_5159"/>
      </w:sdtPr>
      <w:sdtContent>
        <w:p w:rsidR="00000000" w:rsidDel="00000000" w:rsidP="00000000" w:rsidRDefault="00000000" w:rsidRPr="00000000" w14:paraId="000006D8">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854647526"/>
              <w:tag w:val="goog_rdk_5158"/>
            </w:sdtPr>
            <w:sdtContent>
              <w:ins w:author="Anonymous" w:id="82" w:date="2026-09-22T03:04:06Z">
                <w:bookmarkStart w:colFirst="0" w:colLast="0" w:name="_heading=h.n8nslb6wu2i7" w:id="1396"/>
                <w:bookmarkEnd w:id="1396"/>
                <w:r w:rsidDel="00000000" w:rsidR="00000000" w:rsidRPr="00000000">
                  <w:rPr>
                    <w:rtl w:val="0"/>
                  </w:rPr>
                </w:r>
              </w:ins>
            </w:sdtContent>
          </w:sdt>
        </w:p>
      </w:sdtContent>
    </w:sdt>
    <w:sdt>
      <w:sdtPr>
        <w:id w:val="31487003"/>
        <w:tag w:val="goog_rdk_5161"/>
      </w:sdtPr>
      <w:sdtContent>
        <w:p w:rsidR="00000000" w:rsidDel="00000000" w:rsidP="00000000" w:rsidRDefault="00000000" w:rsidRPr="00000000" w14:paraId="000006D9">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85020855"/>
              <w:tag w:val="goog_rdk_5160"/>
            </w:sdtPr>
            <w:sdtContent>
              <w:ins w:author="Anonymous" w:id="82" w:date="2026-09-22T03:04:06Z">
                <w:bookmarkStart w:colFirst="0" w:colLast="0" w:name="_heading=h.5d6zedk9qscv" w:id="1397"/>
                <w:bookmarkEnd w:id="1397"/>
                <w:r w:rsidDel="00000000" w:rsidR="00000000" w:rsidRPr="00000000">
                  <w:rPr>
                    <w:rtl w:val="0"/>
                  </w:rPr>
                </w:r>
              </w:ins>
            </w:sdtContent>
          </w:sdt>
        </w:p>
      </w:sdtContent>
    </w:sdt>
    <w:sdt>
      <w:sdtPr>
        <w:id w:val="-608510750"/>
        <w:tag w:val="goog_rdk_5163"/>
      </w:sdtPr>
      <w:sdtContent>
        <w:p w:rsidR="00000000" w:rsidDel="00000000" w:rsidP="00000000" w:rsidRDefault="00000000" w:rsidRPr="00000000" w14:paraId="000006DA">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1068694813"/>
              <w:tag w:val="goog_rdk_5162"/>
            </w:sdtPr>
            <w:sdtContent>
              <w:ins w:author="Anonymous" w:id="82" w:date="2026-09-22T03:04:06Z">
                <w:bookmarkStart w:colFirst="0" w:colLast="0" w:name="_heading=h.t1fegpada85y" w:id="1398"/>
                <w:bookmarkEnd w:id="1398"/>
                <w:r w:rsidDel="00000000" w:rsidR="00000000" w:rsidRPr="00000000">
                  <w:rPr>
                    <w:rtl w:val="0"/>
                  </w:rPr>
                </w:r>
              </w:ins>
            </w:sdtContent>
          </w:sdt>
        </w:p>
      </w:sdtContent>
    </w:sdt>
    <w:sdt>
      <w:sdtPr>
        <w:id w:val="-1202864010"/>
        <w:tag w:val="goog_rdk_5165"/>
      </w:sdtPr>
      <w:sdtContent>
        <w:p w:rsidR="00000000" w:rsidDel="00000000" w:rsidP="00000000" w:rsidRDefault="00000000" w:rsidRPr="00000000" w14:paraId="000006DB">
          <w:pPr>
            <w:pStyle w:val="Heading3"/>
            <w:keepNext w:val="0"/>
            <w:keepLines w:val="0"/>
            <w:spacing w:after="240" w:before="240" w:lineRule="auto"/>
            <w:rPr>
              <w:ins w:author="Anonymous" w:id="82" w:date="2026-09-22T03:04:06Z"/>
              <w:rFonts w:ascii="Cambria" w:cs="Cambria" w:eastAsia="Cambria" w:hAnsi="Cambria"/>
              <w:color w:val="000000"/>
              <w:sz w:val="22"/>
              <w:szCs w:val="22"/>
            </w:rPr>
          </w:pPr>
          <w:sdt>
            <w:sdtPr>
              <w:id w:val="-2011319856"/>
              <w:tag w:val="goog_rdk_5164"/>
            </w:sdtPr>
            <w:sdtContent>
              <w:ins w:author="Anonymous" w:id="82" w:date="2026-09-22T03:04:06Z">
                <w:bookmarkStart w:colFirst="0" w:colLast="0" w:name="_heading=h.jyvo9en9on68" w:id="1399"/>
                <w:bookmarkEnd w:id="1399"/>
                <w:r w:rsidDel="00000000" w:rsidR="00000000" w:rsidRPr="00000000">
                  <w:rPr>
                    <w:rtl w:val="0"/>
                  </w:rPr>
                </w:r>
              </w:ins>
            </w:sdtContent>
          </w:sdt>
        </w:p>
      </w:sdtContent>
    </w:sdt>
    <w:sdt>
      <w:sdtPr>
        <w:id w:val="209476562"/>
        <w:tag w:val="goog_rdk_5167"/>
      </w:sdtPr>
      <w:sdtContent>
        <w:p w:rsidR="00000000" w:rsidDel="00000000" w:rsidP="00000000" w:rsidRDefault="00000000" w:rsidRPr="00000000" w14:paraId="000006DC">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392065267"/>
              <w:tag w:val="goog_rdk_5166"/>
            </w:sdtPr>
            <w:sdtContent>
              <w:ins w:author="Anonymous" w:id="82" w:date="2026-09-22T03:04:06Z">
                <w:del w:author="" w:id="84">
                  <w:bookmarkStart w:colFirst="0" w:colLast="0" w:name="_heading=h.z0554swhc9u5" w:id="1400"/>
                  <w:bookmarkEnd w:id="1400"/>
                  <w:r w:rsidDel="00000000" w:rsidR="00000000" w:rsidRPr="00000000">
                    <w:rPr>
                      <w:rtl w:val="0"/>
                    </w:rPr>
                  </w:r>
                </w:del>
              </w:ins>
            </w:sdtContent>
          </w:sdt>
        </w:p>
      </w:sdtContent>
    </w:sdt>
    <w:sdt>
      <w:sdtPr>
        <w:id w:val="669365155"/>
        <w:tag w:val="goog_rdk_5169"/>
      </w:sdtPr>
      <w:sdtContent>
        <w:p w:rsidR="00000000" w:rsidDel="00000000" w:rsidP="00000000" w:rsidRDefault="00000000" w:rsidRPr="00000000" w14:paraId="000006DD">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890237738"/>
              <w:tag w:val="goog_rdk_5168"/>
            </w:sdtPr>
            <w:sdtContent>
              <w:ins w:author="Anonymous" w:id="82" w:date="2026-09-22T03:04:06Z">
                <w:del w:author="" w:id="84">
                  <w:bookmarkStart w:colFirst="0" w:colLast="0" w:name="_heading=h.kvdujojvfjoi" w:id="1401"/>
                  <w:bookmarkEnd w:id="1401"/>
                  <w:r w:rsidDel="00000000" w:rsidR="00000000" w:rsidRPr="00000000">
                    <w:rPr>
                      <w:rtl w:val="0"/>
                    </w:rPr>
                  </w:r>
                </w:del>
              </w:ins>
            </w:sdtContent>
          </w:sdt>
        </w:p>
      </w:sdtContent>
    </w:sdt>
    <w:sdt>
      <w:sdtPr>
        <w:id w:val="890099692"/>
        <w:tag w:val="goog_rdk_5171"/>
      </w:sdtPr>
      <w:sdtContent>
        <w:p w:rsidR="00000000" w:rsidDel="00000000" w:rsidP="00000000" w:rsidRDefault="00000000" w:rsidRPr="00000000" w14:paraId="000006DE">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793156575"/>
              <w:tag w:val="goog_rdk_5170"/>
            </w:sdtPr>
            <w:sdtContent>
              <w:ins w:author="Anonymous" w:id="82" w:date="2026-09-22T03:04:06Z">
                <w:del w:author="" w:id="84">
                  <w:bookmarkStart w:colFirst="0" w:colLast="0" w:name="_heading=h.dxto6q4wrm2a" w:id="1402"/>
                  <w:bookmarkEnd w:id="1402"/>
                  <w:r w:rsidDel="00000000" w:rsidR="00000000" w:rsidRPr="00000000">
                    <w:rPr>
                      <w:rtl w:val="0"/>
                    </w:rPr>
                  </w:r>
                </w:del>
              </w:ins>
            </w:sdtContent>
          </w:sdt>
        </w:p>
      </w:sdtContent>
    </w:sdt>
    <w:sdt>
      <w:sdtPr>
        <w:id w:val="-2117274743"/>
        <w:tag w:val="goog_rdk_5173"/>
      </w:sdtPr>
      <w:sdtContent>
        <w:p w:rsidR="00000000" w:rsidDel="00000000" w:rsidP="00000000" w:rsidRDefault="00000000" w:rsidRPr="00000000" w14:paraId="000006DF">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307543711"/>
              <w:tag w:val="goog_rdk_5172"/>
            </w:sdtPr>
            <w:sdtContent>
              <w:ins w:author="Anonymous" w:id="82" w:date="2026-09-22T03:04:06Z">
                <w:del w:author="" w:id="84">
                  <w:bookmarkStart w:colFirst="0" w:colLast="0" w:name="_heading=h.td3wut3m6bhf" w:id="1403"/>
                  <w:bookmarkEnd w:id="1403"/>
                  <w:r w:rsidDel="00000000" w:rsidR="00000000" w:rsidRPr="00000000">
                    <w:rPr>
                      <w:rtl w:val="0"/>
                    </w:rPr>
                  </w:r>
                </w:del>
              </w:ins>
            </w:sdtContent>
          </w:sdt>
        </w:p>
      </w:sdtContent>
    </w:sdt>
    <w:sdt>
      <w:sdtPr>
        <w:id w:val="-602768046"/>
        <w:tag w:val="goog_rdk_5175"/>
      </w:sdtPr>
      <w:sdtContent>
        <w:p w:rsidR="00000000" w:rsidDel="00000000" w:rsidP="00000000" w:rsidRDefault="00000000" w:rsidRPr="00000000" w14:paraId="000006E0">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019319638"/>
              <w:tag w:val="goog_rdk_5174"/>
            </w:sdtPr>
            <w:sdtContent>
              <w:ins w:author="Anonymous" w:id="82" w:date="2026-09-22T03:04:06Z">
                <w:del w:author="" w:id="84">
                  <w:bookmarkStart w:colFirst="0" w:colLast="0" w:name="_heading=h.3ys8pr1zgkmy" w:id="1404"/>
                  <w:bookmarkEnd w:id="1404"/>
                  <w:r w:rsidDel="00000000" w:rsidR="00000000" w:rsidRPr="00000000">
                    <w:rPr>
                      <w:rtl w:val="0"/>
                    </w:rPr>
                  </w:r>
                </w:del>
              </w:ins>
            </w:sdtContent>
          </w:sdt>
        </w:p>
      </w:sdtContent>
    </w:sdt>
    <w:sdt>
      <w:sdtPr>
        <w:id w:val="1152251545"/>
        <w:tag w:val="goog_rdk_5177"/>
      </w:sdtPr>
      <w:sdtContent>
        <w:p w:rsidR="00000000" w:rsidDel="00000000" w:rsidP="00000000" w:rsidRDefault="00000000" w:rsidRPr="00000000" w14:paraId="000006E1">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214563282"/>
              <w:tag w:val="goog_rdk_5176"/>
            </w:sdtPr>
            <w:sdtContent>
              <w:ins w:author="Anonymous" w:id="82" w:date="2026-09-22T03:04:06Z">
                <w:del w:author="" w:id="84">
                  <w:bookmarkStart w:colFirst="0" w:colLast="0" w:name="_heading=h.kx3t8z2xl9cz" w:id="1405"/>
                  <w:bookmarkEnd w:id="1405"/>
                  <w:r w:rsidDel="00000000" w:rsidR="00000000" w:rsidRPr="00000000">
                    <w:rPr>
                      <w:rtl w:val="0"/>
                    </w:rPr>
                  </w:r>
                </w:del>
              </w:ins>
            </w:sdtContent>
          </w:sdt>
        </w:p>
      </w:sdtContent>
    </w:sdt>
    <w:sdt>
      <w:sdtPr>
        <w:id w:val="-46187084"/>
        <w:tag w:val="goog_rdk_5179"/>
      </w:sdtPr>
      <w:sdtContent>
        <w:p w:rsidR="00000000" w:rsidDel="00000000" w:rsidP="00000000" w:rsidRDefault="00000000" w:rsidRPr="00000000" w14:paraId="000006E2">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321684940"/>
              <w:tag w:val="goog_rdk_5178"/>
            </w:sdtPr>
            <w:sdtContent>
              <w:ins w:author="Anonymous" w:id="82" w:date="2026-09-22T03:04:06Z">
                <w:del w:author="" w:id="84">
                  <w:bookmarkStart w:colFirst="0" w:colLast="0" w:name="_heading=h.p2yr4gslr2cy" w:id="1406"/>
                  <w:bookmarkEnd w:id="1406"/>
                  <w:r w:rsidDel="00000000" w:rsidR="00000000" w:rsidRPr="00000000">
                    <w:rPr>
                      <w:rtl w:val="0"/>
                    </w:rPr>
                  </w:r>
                </w:del>
              </w:ins>
            </w:sdtContent>
          </w:sdt>
        </w:p>
      </w:sdtContent>
    </w:sdt>
    <w:sdt>
      <w:sdtPr>
        <w:id w:val="-1196397391"/>
        <w:tag w:val="goog_rdk_5181"/>
      </w:sdtPr>
      <w:sdtContent>
        <w:p w:rsidR="00000000" w:rsidDel="00000000" w:rsidP="00000000" w:rsidRDefault="00000000" w:rsidRPr="00000000" w14:paraId="000006E3">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015080512"/>
              <w:tag w:val="goog_rdk_5180"/>
            </w:sdtPr>
            <w:sdtContent>
              <w:ins w:author="Anonymous" w:id="82" w:date="2026-09-22T03:04:06Z">
                <w:del w:author="" w:id="84">
                  <w:bookmarkStart w:colFirst="0" w:colLast="0" w:name="_heading=h.wguf9olvonbc" w:id="1407"/>
                  <w:bookmarkEnd w:id="1407"/>
                  <w:r w:rsidDel="00000000" w:rsidR="00000000" w:rsidRPr="00000000">
                    <w:rPr>
                      <w:rtl w:val="0"/>
                    </w:rPr>
                  </w:r>
                </w:del>
              </w:ins>
            </w:sdtContent>
          </w:sdt>
        </w:p>
      </w:sdtContent>
    </w:sdt>
    <w:sdt>
      <w:sdtPr>
        <w:id w:val="2145078165"/>
        <w:tag w:val="goog_rdk_5183"/>
      </w:sdtPr>
      <w:sdtContent>
        <w:p w:rsidR="00000000" w:rsidDel="00000000" w:rsidP="00000000" w:rsidRDefault="00000000" w:rsidRPr="00000000" w14:paraId="000006E4">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817385897"/>
              <w:tag w:val="goog_rdk_5182"/>
            </w:sdtPr>
            <w:sdtContent>
              <w:ins w:author="Anonymous" w:id="82" w:date="2026-09-22T03:04:06Z">
                <w:del w:author="" w:id="84">
                  <w:bookmarkStart w:colFirst="0" w:colLast="0" w:name="_heading=h.sgb79yxngrew" w:id="1408"/>
                  <w:bookmarkEnd w:id="1408"/>
                  <w:r w:rsidDel="00000000" w:rsidR="00000000" w:rsidRPr="00000000">
                    <w:rPr>
                      <w:rtl w:val="0"/>
                    </w:rPr>
                  </w:r>
                </w:del>
              </w:ins>
            </w:sdtContent>
          </w:sdt>
        </w:p>
      </w:sdtContent>
    </w:sdt>
    <w:sdt>
      <w:sdtPr>
        <w:id w:val="-1371779118"/>
        <w:tag w:val="goog_rdk_5185"/>
      </w:sdtPr>
      <w:sdtContent>
        <w:p w:rsidR="00000000" w:rsidDel="00000000" w:rsidP="00000000" w:rsidRDefault="00000000" w:rsidRPr="00000000" w14:paraId="000006E5">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1331646998"/>
              <w:tag w:val="goog_rdk_5184"/>
            </w:sdtPr>
            <w:sdtContent>
              <w:ins w:author="Anonymous" w:id="82" w:date="2026-09-22T03:04:06Z">
                <w:del w:author="" w:id="84">
                  <w:bookmarkStart w:colFirst="0" w:colLast="0" w:name="_heading=h.povjizhc9dmu" w:id="1409"/>
                  <w:bookmarkEnd w:id="1409"/>
                  <w:r w:rsidDel="00000000" w:rsidR="00000000" w:rsidRPr="00000000">
                    <w:rPr>
                      <w:rtl w:val="0"/>
                    </w:rPr>
                  </w:r>
                </w:del>
              </w:ins>
            </w:sdtContent>
          </w:sdt>
        </w:p>
      </w:sdtContent>
    </w:sdt>
    <w:sdt>
      <w:sdtPr>
        <w:id w:val="1154821434"/>
        <w:tag w:val="goog_rdk_5187"/>
      </w:sdtPr>
      <w:sdtContent>
        <w:p w:rsidR="00000000" w:rsidDel="00000000" w:rsidP="00000000" w:rsidRDefault="00000000" w:rsidRPr="00000000" w14:paraId="000006E6">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2057169466"/>
              <w:tag w:val="goog_rdk_5186"/>
            </w:sdtPr>
            <w:sdtContent>
              <w:ins w:author="Anonymous" w:id="82" w:date="2026-09-22T03:04:06Z">
                <w:del w:author="" w:id="84">
                  <w:bookmarkStart w:colFirst="0" w:colLast="0" w:name="_heading=h.x4f0cef3gmtv" w:id="1410"/>
                  <w:bookmarkEnd w:id="1410"/>
                  <w:r w:rsidDel="00000000" w:rsidR="00000000" w:rsidRPr="00000000">
                    <w:rPr>
                      <w:rtl w:val="0"/>
                    </w:rPr>
                  </w:r>
                </w:del>
              </w:ins>
            </w:sdtContent>
          </w:sdt>
        </w:p>
      </w:sdtContent>
    </w:sdt>
    <w:sdt>
      <w:sdtPr>
        <w:id w:val="-1281297123"/>
        <w:tag w:val="goog_rdk_5189"/>
      </w:sdtPr>
      <w:sdtContent>
        <w:p w:rsidR="00000000" w:rsidDel="00000000" w:rsidP="00000000" w:rsidRDefault="00000000" w:rsidRPr="00000000" w14:paraId="000006E7">
          <w:pPr>
            <w:pStyle w:val="Heading3"/>
            <w:keepNext w:val="0"/>
            <w:keepLines w:val="0"/>
            <w:spacing w:after="240" w:before="240" w:lineRule="auto"/>
            <w:rPr>
              <w:ins w:author="Anonymous" w:id="82" w:date="2026-09-22T03:04:06Z"/>
              <w:del w:author="" w:id="84"/>
              <w:rFonts w:ascii="Cambria" w:cs="Cambria" w:eastAsia="Cambria" w:hAnsi="Cambria"/>
              <w:color w:val="000000"/>
              <w:sz w:val="22"/>
              <w:szCs w:val="22"/>
            </w:rPr>
          </w:pPr>
          <w:sdt>
            <w:sdtPr>
              <w:id w:val="-297632710"/>
              <w:tag w:val="goog_rdk_5188"/>
            </w:sdtPr>
            <w:sdtContent>
              <w:ins w:author="Anonymous" w:id="82" w:date="2026-09-22T03:04:06Z">
                <w:del w:author="" w:id="84">
                  <w:bookmarkStart w:colFirst="0" w:colLast="0" w:name="_heading=h.6lxes15qnxmc" w:id="1411"/>
                  <w:bookmarkEnd w:id="1411"/>
                  <w:r w:rsidDel="00000000" w:rsidR="00000000" w:rsidRPr="00000000">
                    <w:rPr>
                      <w:rtl w:val="0"/>
                    </w:rPr>
                  </w:r>
                </w:del>
              </w:ins>
            </w:sdtContent>
          </w:sdt>
        </w:p>
      </w:sdtContent>
    </w:sdt>
    <w:p w:rsidR="00000000" w:rsidDel="00000000" w:rsidP="00000000" w:rsidRDefault="00000000" w:rsidRPr="00000000" w14:paraId="000006E8">
      <w:pPr>
        <w:pStyle w:val="Heading3"/>
        <w:keepNext w:val="0"/>
        <w:keepLines w:val="0"/>
        <w:spacing w:after="240" w:before="240" w:lineRule="auto"/>
        <w:rPr>
          <w:rFonts w:ascii="Cambria" w:cs="Cambria" w:eastAsia="Cambria" w:hAnsi="Cambria"/>
          <w:color w:val="000000"/>
          <w:sz w:val="22"/>
          <w:szCs w:val="22"/>
        </w:rPr>
      </w:pPr>
      <w:bookmarkStart w:colFirst="0" w:colLast="0" w:name="_heading=h.jkeh9zgs7pfz" w:id="1412"/>
      <w:bookmarkEnd w:id="1412"/>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sdt>
      <w:sdtPr>
        <w:id w:val="607898041"/>
        <w:tag w:val="goog_rdk_5192"/>
      </w:sdtPr>
      <w:sdtContent>
        <w:p w:rsidR="00000000" w:rsidDel="00000000" w:rsidP="00000000" w:rsidRDefault="00000000" w:rsidRPr="00000000" w14:paraId="000006E9">
          <w:pPr>
            <w:pStyle w:val="Heading3"/>
            <w:keepNext w:val="0"/>
            <w:keepLines w:val="0"/>
            <w:spacing w:before="280" w:lineRule="auto"/>
            <w:rPr>
              <w:ins w:author="vasu devan" w:id="85" w:date="2026-09-22T06:01:01Z"/>
              <w:rFonts w:ascii="Cambria" w:cs="Cambria" w:eastAsia="Cambria" w:hAnsi="Cambria"/>
              <w:color w:val="000000"/>
              <w:sz w:val="22"/>
              <w:szCs w:val="22"/>
            </w:rPr>
          </w:pPr>
          <w:sdt>
            <w:sdtPr>
              <w:id w:val="1106673096"/>
              <w:tag w:val="goog_rdk_5191"/>
            </w:sdtPr>
            <w:sdtContent>
              <w:ins w:author="vasu devan" w:id="85" w:date="2026-09-22T06:01:01Z">
                <w:bookmarkStart w:colFirst="0" w:colLast="0" w:name="_heading=h.tjgys3hgijaf" w:id="1413"/>
                <w:bookmarkEnd w:id="1413"/>
                <w:r w:rsidDel="00000000" w:rsidR="00000000" w:rsidRPr="00000000">
                  <w:rPr>
                    <w:rtl w:val="0"/>
                  </w:rPr>
                </w:r>
              </w:ins>
            </w:sdtContent>
          </w:sdt>
        </w:p>
      </w:sdtContent>
    </w:sdt>
    <w:p w:rsidR="00000000" w:rsidDel="00000000" w:rsidP="00000000" w:rsidRDefault="00000000" w:rsidRPr="00000000" w14:paraId="000006EA">
      <w:pPr>
        <w:pStyle w:val="Heading3"/>
        <w:keepNext w:val="0"/>
        <w:keepLines w:val="0"/>
        <w:spacing w:before="280" w:lineRule="auto"/>
        <w:rPr>
          <w:rFonts w:ascii="Cambria" w:cs="Cambria" w:eastAsia="Cambria" w:hAnsi="Cambria"/>
          <w:color w:val="000000"/>
          <w:sz w:val="22"/>
          <w:szCs w:val="22"/>
        </w:rPr>
      </w:pPr>
      <w:bookmarkStart w:colFirst="0" w:colLast="0" w:name="_heading=h.6ine4wxvwrbw" w:id="1414"/>
      <w:bookmarkEnd w:id="1414"/>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6EB">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heading=h.wly45o86mxux" w:id="1415"/>
      <w:bookmarkEnd w:id="1415"/>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bCs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6EC">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sdt>
      <w:sdtPr>
        <w:id w:val="456979873"/>
        <w:tag w:val="goog_rdk_5198"/>
      </w:sdtPr>
      <w:sdtContent>
        <w:p w:rsidR="00000000" w:rsidDel="00000000" w:rsidP="00000000" w:rsidRDefault="00000000" w:rsidRPr="00000000" w14:paraId="000006E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99704296"/>
              <w:tag w:val="goog_rdk_5194"/>
            </w:sdtPr>
            <w:sdtContent>
              <w:ins w:author="Hema Latha" w:id="86" w:date="2026-09-22T07:07:51Z"/>
              <w:sdt>
                <w:sdtPr>
                  <w:id w:val="100018338"/>
                  <w:tag w:val="goog_rdk_5195"/>
                </w:sdtPr>
                <w:sdtContent>
                  <w:ins w:author="Hema Latha" w:id="86" w:date="2026-09-22T07:07:51Z">
                    <w:r w:rsidDel="00000000" w:rsidR="00000000" w:rsidRPr="00000000">
                      <w:rPr>
                        <w:rFonts w:ascii="Cambria" w:cs="Cambria" w:eastAsia="Cambria" w:hAnsi="Cambria"/>
                        <w:b w:val="1"/>
                        <w:bCs w:val="1"/>
                        <w:color w:val="000000"/>
                        <w:sz w:val="22"/>
                        <w:szCs w:val="22"/>
                        <w:rtl w:val="0"/>
                        <w:rPrChange w:author="Hema Latha" w:id="87" w:date="2026-09-22T07:07:51Z">
                          <w:rPr>
                            <w:rFonts w:ascii="Cambria" w:cs="Cambria" w:eastAsia="Cambria" w:hAnsi="Cambria"/>
                            <w:color w:val="000000"/>
                            <w:sz w:val="22"/>
                            <w:szCs w:val="22"/>
                          </w:rPr>
                        </w:rPrChange>
                      </w:rPr>
                      <w:t xml:space="preserve">Story prompt or story idea </w:t>
                    </w:r>
                  </w:ins>
                </w:sdtContent>
              </w:sdt>
              <w:ins w:author="Hema Latha" w:id="86" w:date="2026-09-22T07:07:51Z"/>
            </w:sdtContent>
          </w:sdt>
          <w:sdt>
            <w:sdtPr>
              <w:id w:val="1117789008"/>
              <w:tag w:val="goog_rdk_5196"/>
            </w:sdtPr>
            <w:sdtContent>
              <w:ins w:author="Anonymous" w:id="88" w:date="2026-09-22T03:04:03Z"/>
              <w:sdt>
                <w:sdtPr>
                  <w:id w:val="164887385"/>
                  <w:tag w:val="goog_rdk_5197"/>
                </w:sdtPr>
                <w:sdtContent>
                  <w:ins w:author="Anonymous" w:id="88" w:date="2026-09-22T03:04:03Z">
                    <w:r w:rsidDel="00000000" w:rsidR="00000000" w:rsidRPr="00000000">
                      <w:rPr>
                        <w:rtl w:val="0"/>
                      </w:rPr>
                    </w:r>
                  </w:ins>
                </w:sdtContent>
              </w:sdt>
              <w:ins w:author="Anonymous" w:id="88" w:date="2026-09-22T03:04:03Z"/>
            </w:sdtContent>
          </w:sdt>
        </w:p>
      </w:sdtContent>
    </w:sdt>
    <w:sdt>
      <w:sdtPr>
        <w:id w:val="1324806352"/>
        <w:tag w:val="goog_rdk_5204"/>
      </w:sdtPr>
      <w:sdtContent>
        <w:p w:rsidR="00000000" w:rsidDel="00000000" w:rsidP="00000000" w:rsidRDefault="00000000" w:rsidRPr="00000000" w14:paraId="000006E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307863477"/>
              <w:tag w:val="goog_rdk_5200"/>
            </w:sdtPr>
            <w:sdtContent>
              <w:ins w:author="Hema Latha" w:id="90" w:date="2026-09-22T07:08:14Z"/>
              <w:sdt>
                <w:sdtPr>
                  <w:id w:val="342742399"/>
                  <w:tag w:val="goog_rdk_5201"/>
                </w:sdtPr>
                <w:sdtContent>
                  <w:ins w:author="Hema Latha" w:id="90" w:date="2026-09-22T07:08:14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Character details and story preferences </w:t>
                    </w:r>
                  </w:ins>
                </w:sdtContent>
              </w:sdt>
              <w:ins w:author="Hema Latha" w:id="90" w:date="2026-09-22T07:08:14Z"/>
            </w:sdtContent>
          </w:sdt>
          <w:sdt>
            <w:sdtPr>
              <w:id w:val="-1802359833"/>
              <w:tag w:val="goog_rdk_5202"/>
            </w:sdtPr>
            <w:sdtContent>
              <w:ins w:author="Anonymous" w:id="88" w:date="2026-09-22T03:04:03Z"/>
              <w:sdt>
                <w:sdtPr>
                  <w:id w:val="-1495467143"/>
                  <w:tag w:val="goog_rdk_5203"/>
                </w:sdtPr>
                <w:sdtContent>
                  <w:ins w:author="Anonymous" w:id="88" w:date="2026-09-22T03:04:03Z">
                    <w:r w:rsidDel="00000000" w:rsidR="00000000" w:rsidRPr="00000000">
                      <w:rPr>
                        <w:rtl w:val="0"/>
                      </w:rPr>
                    </w:r>
                  </w:ins>
                </w:sdtContent>
              </w:sdt>
              <w:ins w:author="Anonymous" w:id="88" w:date="2026-09-22T03:04:03Z"/>
            </w:sdtContent>
          </w:sdt>
        </w:p>
      </w:sdtContent>
    </w:sdt>
    <w:sdt>
      <w:sdtPr>
        <w:id w:val="-94153891"/>
        <w:tag w:val="goog_rdk_5210"/>
      </w:sdtPr>
      <w:sdtContent>
        <w:p w:rsidR="00000000" w:rsidDel="00000000" w:rsidP="00000000" w:rsidRDefault="00000000" w:rsidRPr="00000000" w14:paraId="000006E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717168218"/>
              <w:tag w:val="goog_rdk_5206"/>
            </w:sdtPr>
            <w:sdtContent>
              <w:ins w:author="Hema Latha" w:id="91" w:date="2026-09-22T07:09:24Z"/>
              <w:sdt>
                <w:sdtPr>
                  <w:id w:val="147517414"/>
                  <w:tag w:val="goog_rdk_5207"/>
                </w:sdtPr>
                <w:sdtContent>
                  <w:ins w:author="Hema Latha" w:id="91" w:date="2026-09-22T07:09:24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Number of comic panels or scenes </w:t>
                    </w:r>
                  </w:ins>
                </w:sdtContent>
              </w:sdt>
              <w:ins w:author="Hema Latha" w:id="91" w:date="2026-09-22T07:09:24Z"/>
            </w:sdtContent>
          </w:sdt>
          <w:sdt>
            <w:sdtPr>
              <w:id w:val="1138847077"/>
              <w:tag w:val="goog_rdk_5208"/>
            </w:sdtPr>
            <w:sdtContent>
              <w:ins w:author="Anonymous" w:id="88" w:date="2026-09-22T03:04:03Z"/>
              <w:sdt>
                <w:sdtPr>
                  <w:id w:val="-597000470"/>
                  <w:tag w:val="goog_rdk_5209"/>
                </w:sdtPr>
                <w:sdtContent>
                  <w:ins w:author="Anonymous" w:id="88" w:date="2026-09-22T03:04:03Z">
                    <w:r w:rsidDel="00000000" w:rsidR="00000000" w:rsidRPr="00000000">
                      <w:rPr>
                        <w:rtl w:val="0"/>
                      </w:rPr>
                    </w:r>
                  </w:ins>
                </w:sdtContent>
              </w:sdt>
              <w:ins w:author="Anonymous" w:id="88" w:date="2026-09-22T03:04:03Z"/>
            </w:sdtContent>
          </w:sdt>
        </w:p>
      </w:sdtContent>
    </w:sdt>
    <w:sdt>
      <w:sdtPr>
        <w:id w:val="-203779826"/>
        <w:tag w:val="goog_rdk_5216"/>
      </w:sdtPr>
      <w:sdtContent>
        <w:p w:rsidR="00000000" w:rsidDel="00000000" w:rsidP="00000000" w:rsidRDefault="00000000" w:rsidRPr="00000000" w14:paraId="000006F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2654882"/>
              <w:tag w:val="goog_rdk_5212"/>
            </w:sdtPr>
            <w:sdtContent>
              <w:ins w:author="Hema Latha" w:id="92" w:date="2026-09-22T07:09:51Z"/>
              <w:sdt>
                <w:sdtPr>
                  <w:id w:val="710222158"/>
                  <w:tag w:val="goog_rdk_5213"/>
                </w:sdtPr>
                <w:sdtContent>
                  <w:ins w:author="Hema Latha" w:id="92" w:date="2026-09-22T07:09:51Z">
                    <w:r w:rsidDel="00000000" w:rsidR="00000000" w:rsidRPr="00000000">
                      <w:rPr>
                        <w:rFonts w:ascii="Cambria" w:cs="Cambria" w:eastAsia="Cambria" w:hAnsi="Cambria"/>
                        <w:b w:val="1"/>
                        <w:bCs w:val="1"/>
                        <w:color w:val="000000"/>
                        <w:sz w:val="22"/>
                        <w:szCs w:val="22"/>
                        <w:rtl w:val="0"/>
                        <w:rPrChange w:author="Anonymous" w:id="89" w:date="2026-09-22T03:04:03Z">
                          <w:rPr>
                            <w:rFonts w:ascii="Cambria" w:cs="Cambria" w:eastAsia="Cambria" w:hAnsi="Cambria"/>
                            <w:color w:val="000000"/>
                            <w:sz w:val="22"/>
                            <w:szCs w:val="22"/>
                          </w:rPr>
                        </w:rPrChange>
                      </w:rPr>
                      <w:t xml:space="preserve">Comic style and visual perferences</w:t>
                    </w:r>
                  </w:ins>
                </w:sdtContent>
              </w:sdt>
              <w:ins w:author="Hema Latha" w:id="92" w:date="2026-09-22T07:09:51Z"/>
            </w:sdtContent>
          </w:sdt>
          <w:sdt>
            <w:sdtPr>
              <w:id w:val="400374494"/>
              <w:tag w:val="goog_rdk_5214"/>
            </w:sdtPr>
            <w:sdtContent>
              <w:ins w:author="Anonymous" w:id="88" w:date="2026-09-22T03:04:03Z"/>
              <w:sdt>
                <w:sdtPr>
                  <w:id w:val="1781146919"/>
                  <w:tag w:val="goog_rdk_5215"/>
                </w:sdtPr>
                <w:sdtContent>
                  <w:ins w:author="Anonymous" w:id="88" w:date="2026-09-22T03:04:03Z">
                    <w:r w:rsidDel="00000000" w:rsidR="00000000" w:rsidRPr="00000000">
                      <w:rPr>
                        <w:rtl w:val="0"/>
                      </w:rPr>
                    </w:r>
                  </w:ins>
                </w:sdtContent>
              </w:sdt>
              <w:ins w:author="Anonymous" w:id="88" w:date="2026-09-22T03:04:03Z"/>
            </w:sdtContent>
          </w:sdt>
        </w:p>
      </w:sdtContent>
    </w:sdt>
    <w:sdt>
      <w:sdtPr>
        <w:id w:val="200840426"/>
        <w:tag w:val="goog_rdk_5219"/>
      </w:sdtPr>
      <w:sdtContent>
        <w:p w:rsidR="00000000" w:rsidDel="00000000" w:rsidP="00000000" w:rsidRDefault="00000000" w:rsidRPr="00000000" w14:paraId="000006F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38258395"/>
              <w:tag w:val="goog_rdk_5217"/>
            </w:sdtPr>
            <w:sdtContent>
              <w:ins w:author="Anonymous" w:id="88" w:date="2026-09-22T03:04:03Z"/>
              <w:sdt>
                <w:sdtPr>
                  <w:id w:val="-1243080989"/>
                  <w:tag w:val="goog_rdk_5218"/>
                </w:sdtPr>
                <w:sdtContent>
                  <w:ins w:author="Anonymous" w:id="88" w:date="2026-09-22T03:04:03Z">
                    <w:r w:rsidDel="00000000" w:rsidR="00000000" w:rsidRPr="00000000">
                      <w:rPr>
                        <w:rtl w:val="0"/>
                      </w:rPr>
                    </w:r>
                  </w:ins>
                </w:sdtContent>
              </w:sdt>
              <w:ins w:author="Anonymous" w:id="88" w:date="2026-09-22T03:04:03Z"/>
            </w:sdtContent>
          </w:sdt>
        </w:p>
      </w:sdtContent>
    </w:sdt>
    <w:sdt>
      <w:sdtPr>
        <w:id w:val="-1750553412"/>
        <w:tag w:val="goog_rdk_5222"/>
      </w:sdtPr>
      <w:sdtContent>
        <w:p w:rsidR="00000000" w:rsidDel="00000000" w:rsidP="00000000" w:rsidRDefault="00000000" w:rsidRPr="00000000" w14:paraId="000006F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318679616"/>
              <w:tag w:val="goog_rdk_5220"/>
            </w:sdtPr>
            <w:sdtContent>
              <w:ins w:author="Anonymous" w:id="88" w:date="2026-09-22T03:04:03Z"/>
              <w:sdt>
                <w:sdtPr>
                  <w:id w:val="-562579360"/>
                  <w:tag w:val="goog_rdk_5221"/>
                </w:sdtPr>
                <w:sdtContent>
                  <w:ins w:author="Anonymous" w:id="88" w:date="2026-09-22T03:04:03Z">
                    <w:r w:rsidDel="00000000" w:rsidR="00000000" w:rsidRPr="00000000">
                      <w:rPr>
                        <w:rtl w:val="0"/>
                      </w:rPr>
                    </w:r>
                  </w:ins>
                </w:sdtContent>
              </w:sdt>
              <w:ins w:author="Anonymous" w:id="88" w:date="2026-09-22T03:04:03Z"/>
            </w:sdtContent>
          </w:sdt>
        </w:p>
      </w:sdtContent>
    </w:sdt>
    <w:sdt>
      <w:sdtPr>
        <w:id w:val="371080207"/>
        <w:tag w:val="goog_rdk_5225"/>
      </w:sdtPr>
      <w:sdtContent>
        <w:p w:rsidR="00000000" w:rsidDel="00000000" w:rsidP="00000000" w:rsidRDefault="00000000" w:rsidRPr="00000000" w14:paraId="000006F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122005"/>
              <w:tag w:val="goog_rdk_5223"/>
            </w:sdtPr>
            <w:sdtContent>
              <w:ins w:author="Anonymous" w:id="88" w:date="2026-09-22T03:04:03Z"/>
              <w:sdt>
                <w:sdtPr>
                  <w:id w:val="-1091648330"/>
                  <w:tag w:val="goog_rdk_5224"/>
                </w:sdtPr>
                <w:sdtContent>
                  <w:ins w:author="Anonymous" w:id="88" w:date="2026-09-22T03:04:03Z">
                    <w:r w:rsidDel="00000000" w:rsidR="00000000" w:rsidRPr="00000000">
                      <w:rPr>
                        <w:rtl w:val="0"/>
                      </w:rPr>
                    </w:r>
                  </w:ins>
                </w:sdtContent>
              </w:sdt>
              <w:ins w:author="Anonymous" w:id="88" w:date="2026-09-22T03:04:03Z"/>
            </w:sdtContent>
          </w:sdt>
        </w:p>
      </w:sdtContent>
    </w:sdt>
    <w:sdt>
      <w:sdtPr>
        <w:id w:val="-236360449"/>
        <w:tag w:val="goog_rdk_5228"/>
      </w:sdtPr>
      <w:sdtContent>
        <w:p w:rsidR="00000000" w:rsidDel="00000000" w:rsidP="00000000" w:rsidRDefault="00000000" w:rsidRPr="00000000" w14:paraId="000006F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41982125"/>
              <w:tag w:val="goog_rdk_5226"/>
            </w:sdtPr>
            <w:sdtContent>
              <w:ins w:author="Anonymous" w:id="88" w:date="2026-09-22T03:04:03Z"/>
              <w:sdt>
                <w:sdtPr>
                  <w:id w:val="-1642825460"/>
                  <w:tag w:val="goog_rdk_5227"/>
                </w:sdtPr>
                <w:sdtContent>
                  <w:ins w:author="Anonymous" w:id="88" w:date="2026-09-22T03:04:03Z">
                    <w:r w:rsidDel="00000000" w:rsidR="00000000" w:rsidRPr="00000000">
                      <w:rPr>
                        <w:rtl w:val="0"/>
                      </w:rPr>
                    </w:r>
                  </w:ins>
                </w:sdtContent>
              </w:sdt>
              <w:ins w:author="Anonymous" w:id="88" w:date="2026-09-22T03:04:03Z"/>
            </w:sdtContent>
          </w:sdt>
        </w:p>
      </w:sdtContent>
    </w:sdt>
    <w:sdt>
      <w:sdtPr>
        <w:id w:val="-765092793"/>
        <w:tag w:val="goog_rdk_5231"/>
      </w:sdtPr>
      <w:sdtContent>
        <w:p w:rsidR="00000000" w:rsidDel="00000000" w:rsidP="00000000" w:rsidRDefault="00000000" w:rsidRPr="00000000" w14:paraId="000006F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65921056"/>
              <w:tag w:val="goog_rdk_5229"/>
            </w:sdtPr>
            <w:sdtContent>
              <w:ins w:author="Anonymous" w:id="88" w:date="2026-09-22T03:04:03Z"/>
              <w:sdt>
                <w:sdtPr>
                  <w:id w:val="-654180832"/>
                  <w:tag w:val="goog_rdk_5230"/>
                </w:sdtPr>
                <w:sdtContent>
                  <w:ins w:author="Anonymous" w:id="88" w:date="2026-09-22T03:04:03Z">
                    <w:r w:rsidDel="00000000" w:rsidR="00000000" w:rsidRPr="00000000">
                      <w:rPr>
                        <w:rtl w:val="0"/>
                      </w:rPr>
                    </w:r>
                  </w:ins>
                </w:sdtContent>
              </w:sdt>
              <w:ins w:author="Anonymous" w:id="88" w:date="2026-09-22T03:04:03Z"/>
            </w:sdtContent>
          </w:sdt>
        </w:p>
      </w:sdtContent>
    </w:sdt>
    <w:sdt>
      <w:sdtPr>
        <w:id w:val="1968528995"/>
        <w:tag w:val="goog_rdk_5234"/>
      </w:sdtPr>
      <w:sdtContent>
        <w:p w:rsidR="00000000" w:rsidDel="00000000" w:rsidP="00000000" w:rsidRDefault="00000000" w:rsidRPr="00000000" w14:paraId="000006F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5407887"/>
              <w:tag w:val="goog_rdk_5232"/>
            </w:sdtPr>
            <w:sdtContent>
              <w:ins w:author="Anonymous" w:id="88" w:date="2026-09-22T03:04:03Z"/>
              <w:sdt>
                <w:sdtPr>
                  <w:id w:val="490168302"/>
                  <w:tag w:val="goog_rdk_5233"/>
                </w:sdtPr>
                <w:sdtContent>
                  <w:ins w:author="Anonymous" w:id="88" w:date="2026-09-22T03:04:03Z">
                    <w:r w:rsidDel="00000000" w:rsidR="00000000" w:rsidRPr="00000000">
                      <w:rPr>
                        <w:rtl w:val="0"/>
                      </w:rPr>
                    </w:r>
                  </w:ins>
                </w:sdtContent>
              </w:sdt>
              <w:ins w:author="Anonymous" w:id="88" w:date="2026-09-22T03:04:03Z"/>
            </w:sdtContent>
          </w:sdt>
        </w:p>
      </w:sdtContent>
    </w:sdt>
    <w:sdt>
      <w:sdtPr>
        <w:id w:val="852364493"/>
        <w:tag w:val="goog_rdk_5237"/>
      </w:sdtPr>
      <w:sdtContent>
        <w:p w:rsidR="00000000" w:rsidDel="00000000" w:rsidP="00000000" w:rsidRDefault="00000000" w:rsidRPr="00000000" w14:paraId="000006F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887829155"/>
              <w:tag w:val="goog_rdk_5235"/>
            </w:sdtPr>
            <w:sdtContent>
              <w:ins w:author="Anonymous" w:id="88" w:date="2026-09-22T03:04:03Z"/>
              <w:sdt>
                <w:sdtPr>
                  <w:id w:val="1445401936"/>
                  <w:tag w:val="goog_rdk_5236"/>
                </w:sdtPr>
                <w:sdtContent>
                  <w:ins w:author="Anonymous" w:id="88" w:date="2026-09-22T03:04:03Z">
                    <w:r w:rsidDel="00000000" w:rsidR="00000000" w:rsidRPr="00000000">
                      <w:rPr>
                        <w:rtl w:val="0"/>
                      </w:rPr>
                    </w:r>
                  </w:ins>
                </w:sdtContent>
              </w:sdt>
              <w:ins w:author="Anonymous" w:id="88" w:date="2026-09-22T03:04:03Z"/>
            </w:sdtContent>
          </w:sdt>
        </w:p>
      </w:sdtContent>
    </w:sdt>
    <w:sdt>
      <w:sdtPr>
        <w:id w:val="-1345001464"/>
        <w:tag w:val="goog_rdk_5240"/>
      </w:sdtPr>
      <w:sdtContent>
        <w:p w:rsidR="00000000" w:rsidDel="00000000" w:rsidP="00000000" w:rsidRDefault="00000000" w:rsidRPr="00000000" w14:paraId="000006F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362182454"/>
              <w:tag w:val="goog_rdk_5238"/>
            </w:sdtPr>
            <w:sdtContent>
              <w:ins w:author="Anonymous" w:id="88" w:date="2026-09-22T03:04:03Z"/>
              <w:sdt>
                <w:sdtPr>
                  <w:id w:val="813308698"/>
                  <w:tag w:val="goog_rdk_5239"/>
                </w:sdtPr>
                <w:sdtContent>
                  <w:ins w:author="Anonymous" w:id="88" w:date="2026-09-22T03:04:03Z">
                    <w:r w:rsidDel="00000000" w:rsidR="00000000" w:rsidRPr="00000000">
                      <w:rPr>
                        <w:rtl w:val="0"/>
                      </w:rPr>
                    </w:r>
                  </w:ins>
                </w:sdtContent>
              </w:sdt>
              <w:ins w:author="Anonymous" w:id="88" w:date="2026-09-22T03:04:03Z"/>
            </w:sdtContent>
          </w:sdt>
        </w:p>
      </w:sdtContent>
    </w:sdt>
    <w:sdt>
      <w:sdtPr>
        <w:id w:val="-1370503239"/>
        <w:tag w:val="goog_rdk_5243"/>
      </w:sdtPr>
      <w:sdtContent>
        <w:p w:rsidR="00000000" w:rsidDel="00000000" w:rsidP="00000000" w:rsidRDefault="00000000" w:rsidRPr="00000000" w14:paraId="000006F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39958164"/>
              <w:tag w:val="goog_rdk_5241"/>
            </w:sdtPr>
            <w:sdtContent>
              <w:ins w:author="Anonymous" w:id="88" w:date="2026-09-22T03:04:03Z"/>
              <w:sdt>
                <w:sdtPr>
                  <w:id w:val="1536072101"/>
                  <w:tag w:val="goog_rdk_5242"/>
                </w:sdtPr>
                <w:sdtContent>
                  <w:ins w:author="Anonymous" w:id="88" w:date="2026-09-22T03:04:03Z">
                    <w:r w:rsidDel="00000000" w:rsidR="00000000" w:rsidRPr="00000000">
                      <w:rPr>
                        <w:rtl w:val="0"/>
                      </w:rPr>
                    </w:r>
                  </w:ins>
                </w:sdtContent>
              </w:sdt>
              <w:ins w:author="Anonymous" w:id="88" w:date="2026-09-22T03:04:03Z"/>
            </w:sdtContent>
          </w:sdt>
        </w:p>
      </w:sdtContent>
    </w:sdt>
    <w:sdt>
      <w:sdtPr>
        <w:id w:val="1529567928"/>
        <w:tag w:val="goog_rdk_5246"/>
      </w:sdtPr>
      <w:sdtContent>
        <w:p w:rsidR="00000000" w:rsidDel="00000000" w:rsidP="00000000" w:rsidRDefault="00000000" w:rsidRPr="00000000" w14:paraId="000006F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42191963"/>
              <w:tag w:val="goog_rdk_5244"/>
            </w:sdtPr>
            <w:sdtContent>
              <w:ins w:author="Anonymous" w:id="88" w:date="2026-09-22T03:04:03Z"/>
              <w:sdt>
                <w:sdtPr>
                  <w:id w:val="2146639802"/>
                  <w:tag w:val="goog_rdk_5245"/>
                </w:sdtPr>
                <w:sdtContent>
                  <w:ins w:author="Anonymous" w:id="88" w:date="2026-09-22T03:04:03Z">
                    <w:r w:rsidDel="00000000" w:rsidR="00000000" w:rsidRPr="00000000">
                      <w:rPr>
                        <w:rtl w:val="0"/>
                      </w:rPr>
                    </w:r>
                  </w:ins>
                </w:sdtContent>
              </w:sdt>
              <w:ins w:author="Anonymous" w:id="88" w:date="2026-09-22T03:04:03Z"/>
            </w:sdtContent>
          </w:sdt>
        </w:p>
      </w:sdtContent>
    </w:sdt>
    <w:sdt>
      <w:sdtPr>
        <w:id w:val="-170329931"/>
        <w:tag w:val="goog_rdk_5249"/>
      </w:sdtPr>
      <w:sdtContent>
        <w:p w:rsidR="00000000" w:rsidDel="00000000" w:rsidP="00000000" w:rsidRDefault="00000000" w:rsidRPr="00000000" w14:paraId="000006F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938588033"/>
              <w:tag w:val="goog_rdk_5247"/>
            </w:sdtPr>
            <w:sdtContent>
              <w:ins w:author="Anonymous" w:id="88" w:date="2026-09-22T03:04:03Z"/>
              <w:sdt>
                <w:sdtPr>
                  <w:id w:val="937453847"/>
                  <w:tag w:val="goog_rdk_5248"/>
                </w:sdtPr>
                <w:sdtContent>
                  <w:ins w:author="Anonymous" w:id="88" w:date="2026-09-22T03:04:03Z">
                    <w:r w:rsidDel="00000000" w:rsidR="00000000" w:rsidRPr="00000000">
                      <w:rPr>
                        <w:rtl w:val="0"/>
                      </w:rPr>
                    </w:r>
                  </w:ins>
                </w:sdtContent>
              </w:sdt>
              <w:ins w:author="Anonymous" w:id="88" w:date="2026-09-22T03:04:03Z"/>
            </w:sdtContent>
          </w:sdt>
        </w:p>
      </w:sdtContent>
    </w:sdt>
    <w:sdt>
      <w:sdtPr>
        <w:id w:val="780534044"/>
        <w:tag w:val="goog_rdk_5252"/>
      </w:sdtPr>
      <w:sdtContent>
        <w:p w:rsidR="00000000" w:rsidDel="00000000" w:rsidP="00000000" w:rsidRDefault="00000000" w:rsidRPr="00000000" w14:paraId="000006F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937650757"/>
              <w:tag w:val="goog_rdk_5250"/>
            </w:sdtPr>
            <w:sdtContent>
              <w:ins w:author="Anonymous" w:id="88" w:date="2026-09-22T03:04:03Z"/>
              <w:sdt>
                <w:sdtPr>
                  <w:id w:val="888387762"/>
                  <w:tag w:val="goog_rdk_5251"/>
                </w:sdtPr>
                <w:sdtContent>
                  <w:ins w:author="Anonymous" w:id="88" w:date="2026-09-22T03:04:03Z">
                    <w:r w:rsidDel="00000000" w:rsidR="00000000" w:rsidRPr="00000000">
                      <w:rPr>
                        <w:rtl w:val="0"/>
                      </w:rPr>
                    </w:r>
                  </w:ins>
                </w:sdtContent>
              </w:sdt>
              <w:ins w:author="Anonymous" w:id="88" w:date="2026-09-22T03:04:03Z"/>
            </w:sdtContent>
          </w:sdt>
        </w:p>
      </w:sdtContent>
    </w:sdt>
    <w:sdt>
      <w:sdtPr>
        <w:id w:val="581881341"/>
        <w:tag w:val="goog_rdk_5255"/>
      </w:sdtPr>
      <w:sdtContent>
        <w:p w:rsidR="00000000" w:rsidDel="00000000" w:rsidP="00000000" w:rsidRDefault="00000000" w:rsidRPr="00000000" w14:paraId="000006F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86260861"/>
              <w:tag w:val="goog_rdk_5253"/>
            </w:sdtPr>
            <w:sdtContent>
              <w:ins w:author="Anonymous" w:id="88" w:date="2026-09-22T03:04:03Z"/>
              <w:sdt>
                <w:sdtPr>
                  <w:id w:val="615235505"/>
                  <w:tag w:val="goog_rdk_5254"/>
                </w:sdtPr>
                <w:sdtContent>
                  <w:ins w:author="Anonymous" w:id="88" w:date="2026-09-22T03:04:03Z">
                    <w:r w:rsidDel="00000000" w:rsidR="00000000" w:rsidRPr="00000000">
                      <w:rPr>
                        <w:rtl w:val="0"/>
                      </w:rPr>
                    </w:r>
                  </w:ins>
                </w:sdtContent>
              </w:sdt>
              <w:ins w:author="Anonymous" w:id="88" w:date="2026-09-22T03:04:03Z"/>
            </w:sdtContent>
          </w:sdt>
        </w:p>
      </w:sdtContent>
    </w:sdt>
    <w:sdt>
      <w:sdtPr>
        <w:id w:val="1911501093"/>
        <w:tag w:val="goog_rdk_5258"/>
      </w:sdtPr>
      <w:sdtContent>
        <w:p w:rsidR="00000000" w:rsidDel="00000000" w:rsidP="00000000" w:rsidRDefault="00000000" w:rsidRPr="00000000" w14:paraId="000006F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86499589"/>
              <w:tag w:val="goog_rdk_5256"/>
            </w:sdtPr>
            <w:sdtContent>
              <w:ins w:author="Anonymous" w:id="88" w:date="2026-09-22T03:04:03Z"/>
              <w:sdt>
                <w:sdtPr>
                  <w:id w:val="-748021891"/>
                  <w:tag w:val="goog_rdk_5257"/>
                </w:sdtPr>
                <w:sdtContent>
                  <w:ins w:author="Anonymous" w:id="88" w:date="2026-09-22T03:04:03Z">
                    <w:r w:rsidDel="00000000" w:rsidR="00000000" w:rsidRPr="00000000">
                      <w:rPr>
                        <w:rtl w:val="0"/>
                      </w:rPr>
                    </w:r>
                  </w:ins>
                </w:sdtContent>
              </w:sdt>
              <w:ins w:author="Anonymous" w:id="88" w:date="2026-09-22T03:04:03Z"/>
            </w:sdtContent>
          </w:sdt>
        </w:p>
      </w:sdtContent>
    </w:sdt>
    <w:sdt>
      <w:sdtPr>
        <w:id w:val="2134018092"/>
        <w:tag w:val="goog_rdk_5261"/>
      </w:sdtPr>
      <w:sdtContent>
        <w:p w:rsidR="00000000" w:rsidDel="00000000" w:rsidP="00000000" w:rsidRDefault="00000000" w:rsidRPr="00000000" w14:paraId="000006F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76954075"/>
              <w:tag w:val="goog_rdk_5259"/>
            </w:sdtPr>
            <w:sdtContent>
              <w:ins w:author="Anonymous" w:id="88" w:date="2026-09-22T03:04:03Z"/>
              <w:sdt>
                <w:sdtPr>
                  <w:id w:val="-2080684014"/>
                  <w:tag w:val="goog_rdk_5260"/>
                </w:sdtPr>
                <w:sdtContent>
                  <w:ins w:author="Anonymous" w:id="88" w:date="2026-09-22T03:04:03Z">
                    <w:r w:rsidDel="00000000" w:rsidR="00000000" w:rsidRPr="00000000">
                      <w:rPr>
                        <w:rtl w:val="0"/>
                      </w:rPr>
                    </w:r>
                  </w:ins>
                </w:sdtContent>
              </w:sdt>
              <w:ins w:author="Anonymous" w:id="88" w:date="2026-09-22T03:04:03Z"/>
            </w:sdtContent>
          </w:sdt>
        </w:p>
      </w:sdtContent>
    </w:sdt>
    <w:sdt>
      <w:sdtPr>
        <w:id w:val="-1801102829"/>
        <w:tag w:val="goog_rdk_5264"/>
      </w:sdtPr>
      <w:sdtContent>
        <w:p w:rsidR="00000000" w:rsidDel="00000000" w:rsidP="00000000" w:rsidRDefault="00000000" w:rsidRPr="00000000" w14:paraId="0000070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52354226"/>
              <w:tag w:val="goog_rdk_5262"/>
            </w:sdtPr>
            <w:sdtContent>
              <w:ins w:author="Anonymous" w:id="88" w:date="2026-09-22T03:04:03Z"/>
              <w:sdt>
                <w:sdtPr>
                  <w:id w:val="1877435182"/>
                  <w:tag w:val="goog_rdk_5263"/>
                </w:sdtPr>
                <w:sdtContent>
                  <w:ins w:author="Anonymous" w:id="88" w:date="2026-09-22T03:04:03Z">
                    <w:r w:rsidDel="00000000" w:rsidR="00000000" w:rsidRPr="00000000">
                      <w:rPr>
                        <w:rtl w:val="0"/>
                      </w:rPr>
                    </w:r>
                  </w:ins>
                </w:sdtContent>
              </w:sdt>
              <w:ins w:author="Anonymous" w:id="88" w:date="2026-09-22T03:04:03Z"/>
            </w:sdtContent>
          </w:sdt>
        </w:p>
      </w:sdtContent>
    </w:sdt>
    <w:sdt>
      <w:sdtPr>
        <w:id w:val="1258981825"/>
        <w:tag w:val="goog_rdk_5267"/>
      </w:sdtPr>
      <w:sdtContent>
        <w:p w:rsidR="00000000" w:rsidDel="00000000" w:rsidP="00000000" w:rsidRDefault="00000000" w:rsidRPr="00000000" w14:paraId="0000070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87879171"/>
              <w:tag w:val="goog_rdk_5265"/>
            </w:sdtPr>
            <w:sdtContent>
              <w:ins w:author="Anonymous" w:id="88" w:date="2026-09-22T03:04:03Z"/>
              <w:sdt>
                <w:sdtPr>
                  <w:id w:val="-351458610"/>
                  <w:tag w:val="goog_rdk_5266"/>
                </w:sdtPr>
                <w:sdtContent>
                  <w:ins w:author="Anonymous" w:id="88" w:date="2026-09-22T03:04:03Z">
                    <w:r w:rsidDel="00000000" w:rsidR="00000000" w:rsidRPr="00000000">
                      <w:rPr>
                        <w:rtl w:val="0"/>
                      </w:rPr>
                    </w:r>
                  </w:ins>
                </w:sdtContent>
              </w:sdt>
              <w:ins w:author="Anonymous" w:id="88" w:date="2026-09-22T03:04:03Z"/>
            </w:sdtContent>
          </w:sdt>
        </w:p>
      </w:sdtContent>
    </w:sdt>
    <w:sdt>
      <w:sdtPr>
        <w:id w:val="1196824044"/>
        <w:tag w:val="goog_rdk_5270"/>
      </w:sdtPr>
      <w:sdtContent>
        <w:p w:rsidR="00000000" w:rsidDel="00000000" w:rsidP="00000000" w:rsidRDefault="00000000" w:rsidRPr="00000000" w14:paraId="0000070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37434341"/>
              <w:tag w:val="goog_rdk_5268"/>
            </w:sdtPr>
            <w:sdtContent>
              <w:ins w:author="Anonymous" w:id="88" w:date="2026-09-22T03:04:03Z"/>
              <w:sdt>
                <w:sdtPr>
                  <w:id w:val="-1287009717"/>
                  <w:tag w:val="goog_rdk_5269"/>
                </w:sdtPr>
                <w:sdtContent>
                  <w:ins w:author="Anonymous" w:id="88" w:date="2026-09-22T03:04:03Z">
                    <w:r w:rsidDel="00000000" w:rsidR="00000000" w:rsidRPr="00000000">
                      <w:rPr>
                        <w:rtl w:val="0"/>
                      </w:rPr>
                    </w:r>
                  </w:ins>
                </w:sdtContent>
              </w:sdt>
              <w:ins w:author="Anonymous" w:id="88" w:date="2026-09-22T03:04:03Z"/>
            </w:sdtContent>
          </w:sdt>
        </w:p>
      </w:sdtContent>
    </w:sdt>
    <w:sdt>
      <w:sdtPr>
        <w:id w:val="464480392"/>
        <w:tag w:val="goog_rdk_5273"/>
      </w:sdtPr>
      <w:sdtContent>
        <w:p w:rsidR="00000000" w:rsidDel="00000000" w:rsidP="00000000" w:rsidRDefault="00000000" w:rsidRPr="00000000" w14:paraId="0000070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06697292"/>
              <w:tag w:val="goog_rdk_5271"/>
            </w:sdtPr>
            <w:sdtContent>
              <w:ins w:author="Anonymous" w:id="88" w:date="2026-09-22T03:04:03Z"/>
              <w:sdt>
                <w:sdtPr>
                  <w:id w:val="-1959846202"/>
                  <w:tag w:val="goog_rdk_5272"/>
                </w:sdtPr>
                <w:sdtContent>
                  <w:ins w:author="Anonymous" w:id="88" w:date="2026-09-22T03:04:03Z">
                    <w:r w:rsidDel="00000000" w:rsidR="00000000" w:rsidRPr="00000000">
                      <w:rPr>
                        <w:rtl w:val="0"/>
                      </w:rPr>
                    </w:r>
                  </w:ins>
                </w:sdtContent>
              </w:sdt>
              <w:ins w:author="Anonymous" w:id="88" w:date="2026-09-22T03:04:03Z"/>
            </w:sdtContent>
          </w:sdt>
        </w:p>
      </w:sdtContent>
    </w:sdt>
    <w:sdt>
      <w:sdtPr>
        <w:id w:val="-616744745"/>
        <w:tag w:val="goog_rdk_5276"/>
      </w:sdtPr>
      <w:sdtContent>
        <w:p w:rsidR="00000000" w:rsidDel="00000000" w:rsidP="00000000" w:rsidRDefault="00000000" w:rsidRPr="00000000" w14:paraId="0000070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8990116"/>
              <w:tag w:val="goog_rdk_5274"/>
            </w:sdtPr>
            <w:sdtContent>
              <w:ins w:author="Anonymous" w:id="88" w:date="2026-09-22T03:04:03Z"/>
              <w:sdt>
                <w:sdtPr>
                  <w:id w:val="1560973388"/>
                  <w:tag w:val="goog_rdk_5275"/>
                </w:sdtPr>
                <w:sdtContent>
                  <w:ins w:author="Anonymous" w:id="88" w:date="2026-09-22T03:04:03Z">
                    <w:r w:rsidDel="00000000" w:rsidR="00000000" w:rsidRPr="00000000">
                      <w:rPr>
                        <w:rtl w:val="0"/>
                      </w:rPr>
                    </w:r>
                  </w:ins>
                </w:sdtContent>
              </w:sdt>
              <w:ins w:author="Anonymous" w:id="88" w:date="2026-09-22T03:04:03Z"/>
            </w:sdtContent>
          </w:sdt>
        </w:p>
      </w:sdtContent>
    </w:sdt>
    <w:sdt>
      <w:sdtPr>
        <w:id w:val="-1168311534"/>
        <w:tag w:val="goog_rdk_5279"/>
      </w:sdtPr>
      <w:sdtContent>
        <w:p w:rsidR="00000000" w:rsidDel="00000000" w:rsidP="00000000" w:rsidRDefault="00000000" w:rsidRPr="00000000" w14:paraId="0000070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68648862"/>
              <w:tag w:val="goog_rdk_5277"/>
            </w:sdtPr>
            <w:sdtContent>
              <w:ins w:author="Anonymous" w:id="88" w:date="2026-09-22T03:04:03Z"/>
              <w:sdt>
                <w:sdtPr>
                  <w:id w:val="-910263876"/>
                  <w:tag w:val="goog_rdk_5278"/>
                </w:sdtPr>
                <w:sdtContent>
                  <w:ins w:author="Anonymous" w:id="88" w:date="2026-09-22T03:04:03Z">
                    <w:r w:rsidDel="00000000" w:rsidR="00000000" w:rsidRPr="00000000">
                      <w:rPr>
                        <w:rtl w:val="0"/>
                      </w:rPr>
                    </w:r>
                  </w:ins>
                </w:sdtContent>
              </w:sdt>
              <w:ins w:author="Anonymous" w:id="88" w:date="2026-09-22T03:04:03Z"/>
            </w:sdtContent>
          </w:sdt>
        </w:p>
      </w:sdtContent>
    </w:sdt>
    <w:sdt>
      <w:sdtPr>
        <w:id w:val="-416816840"/>
        <w:tag w:val="goog_rdk_5282"/>
      </w:sdtPr>
      <w:sdtContent>
        <w:p w:rsidR="00000000" w:rsidDel="00000000" w:rsidP="00000000" w:rsidRDefault="00000000" w:rsidRPr="00000000" w14:paraId="0000070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37124757"/>
              <w:tag w:val="goog_rdk_5280"/>
            </w:sdtPr>
            <w:sdtContent>
              <w:ins w:author="Anonymous" w:id="88" w:date="2026-09-22T03:04:03Z"/>
              <w:sdt>
                <w:sdtPr>
                  <w:id w:val="892346369"/>
                  <w:tag w:val="goog_rdk_5281"/>
                </w:sdtPr>
                <w:sdtContent>
                  <w:ins w:author="Anonymous" w:id="88" w:date="2026-09-22T03:04:03Z">
                    <w:r w:rsidDel="00000000" w:rsidR="00000000" w:rsidRPr="00000000">
                      <w:rPr>
                        <w:rtl w:val="0"/>
                      </w:rPr>
                    </w:r>
                  </w:ins>
                </w:sdtContent>
              </w:sdt>
              <w:ins w:author="Anonymous" w:id="88" w:date="2026-09-22T03:04:03Z"/>
            </w:sdtContent>
          </w:sdt>
        </w:p>
      </w:sdtContent>
    </w:sdt>
    <w:sdt>
      <w:sdtPr>
        <w:id w:val="-1603835081"/>
        <w:tag w:val="goog_rdk_5285"/>
      </w:sdtPr>
      <w:sdtContent>
        <w:p w:rsidR="00000000" w:rsidDel="00000000" w:rsidP="00000000" w:rsidRDefault="00000000" w:rsidRPr="00000000" w14:paraId="0000070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13359440"/>
              <w:tag w:val="goog_rdk_5283"/>
            </w:sdtPr>
            <w:sdtContent>
              <w:ins w:author="Anonymous" w:id="88" w:date="2026-09-22T03:04:03Z"/>
              <w:sdt>
                <w:sdtPr>
                  <w:id w:val="407649825"/>
                  <w:tag w:val="goog_rdk_5284"/>
                </w:sdtPr>
                <w:sdtContent>
                  <w:ins w:author="Anonymous" w:id="88" w:date="2026-09-22T03:04:03Z">
                    <w:r w:rsidDel="00000000" w:rsidR="00000000" w:rsidRPr="00000000">
                      <w:rPr>
                        <w:rtl w:val="0"/>
                      </w:rPr>
                    </w:r>
                  </w:ins>
                </w:sdtContent>
              </w:sdt>
              <w:ins w:author="Anonymous" w:id="88" w:date="2026-09-22T03:04:03Z"/>
            </w:sdtContent>
          </w:sdt>
        </w:p>
      </w:sdtContent>
    </w:sdt>
    <w:sdt>
      <w:sdtPr>
        <w:id w:val="1935378239"/>
        <w:tag w:val="goog_rdk_5288"/>
      </w:sdtPr>
      <w:sdtContent>
        <w:p w:rsidR="00000000" w:rsidDel="00000000" w:rsidP="00000000" w:rsidRDefault="00000000" w:rsidRPr="00000000" w14:paraId="0000070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41666299"/>
              <w:tag w:val="goog_rdk_5286"/>
            </w:sdtPr>
            <w:sdtContent>
              <w:ins w:author="Anonymous" w:id="88" w:date="2026-09-22T03:04:03Z"/>
              <w:sdt>
                <w:sdtPr>
                  <w:id w:val="-1629218364"/>
                  <w:tag w:val="goog_rdk_5287"/>
                </w:sdtPr>
                <w:sdtContent>
                  <w:ins w:author="Anonymous" w:id="88" w:date="2026-09-22T03:04:03Z">
                    <w:r w:rsidDel="00000000" w:rsidR="00000000" w:rsidRPr="00000000">
                      <w:rPr>
                        <w:rtl w:val="0"/>
                      </w:rPr>
                    </w:r>
                  </w:ins>
                </w:sdtContent>
              </w:sdt>
              <w:ins w:author="Anonymous" w:id="88" w:date="2026-09-22T03:04:03Z"/>
            </w:sdtContent>
          </w:sdt>
        </w:p>
      </w:sdtContent>
    </w:sdt>
    <w:sdt>
      <w:sdtPr>
        <w:id w:val="1928610823"/>
        <w:tag w:val="goog_rdk_5291"/>
      </w:sdtPr>
      <w:sdtContent>
        <w:p w:rsidR="00000000" w:rsidDel="00000000" w:rsidP="00000000" w:rsidRDefault="00000000" w:rsidRPr="00000000" w14:paraId="0000070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99046654"/>
              <w:tag w:val="goog_rdk_5289"/>
            </w:sdtPr>
            <w:sdtContent>
              <w:ins w:author="Anonymous" w:id="88" w:date="2026-09-22T03:04:03Z"/>
              <w:sdt>
                <w:sdtPr>
                  <w:id w:val="1575300722"/>
                  <w:tag w:val="goog_rdk_5290"/>
                </w:sdtPr>
                <w:sdtContent>
                  <w:ins w:author="Anonymous" w:id="88" w:date="2026-09-22T03:04:03Z">
                    <w:r w:rsidDel="00000000" w:rsidR="00000000" w:rsidRPr="00000000">
                      <w:rPr>
                        <w:rtl w:val="0"/>
                      </w:rPr>
                    </w:r>
                  </w:ins>
                </w:sdtContent>
              </w:sdt>
              <w:ins w:author="Anonymous" w:id="88" w:date="2026-09-22T03:04:03Z"/>
            </w:sdtContent>
          </w:sdt>
        </w:p>
      </w:sdtContent>
    </w:sdt>
    <w:sdt>
      <w:sdtPr>
        <w:id w:val="761335480"/>
        <w:tag w:val="goog_rdk_5294"/>
      </w:sdtPr>
      <w:sdtContent>
        <w:p w:rsidR="00000000" w:rsidDel="00000000" w:rsidP="00000000" w:rsidRDefault="00000000" w:rsidRPr="00000000" w14:paraId="0000070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541528886"/>
              <w:tag w:val="goog_rdk_5292"/>
            </w:sdtPr>
            <w:sdtContent>
              <w:ins w:author="Anonymous" w:id="88" w:date="2026-09-22T03:04:03Z"/>
              <w:sdt>
                <w:sdtPr>
                  <w:id w:val="1017996393"/>
                  <w:tag w:val="goog_rdk_5293"/>
                </w:sdtPr>
                <w:sdtContent>
                  <w:ins w:author="Anonymous" w:id="88" w:date="2026-09-22T03:04:03Z">
                    <w:r w:rsidDel="00000000" w:rsidR="00000000" w:rsidRPr="00000000">
                      <w:rPr>
                        <w:rtl w:val="0"/>
                      </w:rPr>
                    </w:r>
                  </w:ins>
                </w:sdtContent>
              </w:sdt>
              <w:ins w:author="Anonymous" w:id="88" w:date="2026-09-22T03:04:03Z"/>
            </w:sdtContent>
          </w:sdt>
        </w:p>
      </w:sdtContent>
    </w:sdt>
    <w:sdt>
      <w:sdtPr>
        <w:id w:val="521634944"/>
        <w:tag w:val="goog_rdk_5297"/>
      </w:sdtPr>
      <w:sdtContent>
        <w:p w:rsidR="00000000" w:rsidDel="00000000" w:rsidP="00000000" w:rsidRDefault="00000000" w:rsidRPr="00000000" w14:paraId="0000070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558158793"/>
              <w:tag w:val="goog_rdk_5295"/>
            </w:sdtPr>
            <w:sdtContent>
              <w:ins w:author="Anonymous" w:id="88" w:date="2026-09-22T03:04:03Z"/>
              <w:sdt>
                <w:sdtPr>
                  <w:id w:val="-2105681286"/>
                  <w:tag w:val="goog_rdk_5296"/>
                </w:sdtPr>
                <w:sdtContent>
                  <w:ins w:author="Anonymous" w:id="88" w:date="2026-09-22T03:04:03Z">
                    <w:r w:rsidDel="00000000" w:rsidR="00000000" w:rsidRPr="00000000">
                      <w:rPr>
                        <w:rtl w:val="0"/>
                      </w:rPr>
                    </w:r>
                  </w:ins>
                </w:sdtContent>
              </w:sdt>
              <w:ins w:author="Anonymous" w:id="88" w:date="2026-09-22T03:04:03Z"/>
            </w:sdtContent>
          </w:sdt>
        </w:p>
      </w:sdtContent>
    </w:sdt>
    <w:sdt>
      <w:sdtPr>
        <w:id w:val="1689506794"/>
        <w:tag w:val="goog_rdk_5300"/>
      </w:sdtPr>
      <w:sdtContent>
        <w:p w:rsidR="00000000" w:rsidDel="00000000" w:rsidP="00000000" w:rsidRDefault="00000000" w:rsidRPr="00000000" w14:paraId="0000070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46639934"/>
              <w:tag w:val="goog_rdk_5298"/>
            </w:sdtPr>
            <w:sdtContent>
              <w:ins w:author="Anonymous" w:id="88" w:date="2026-09-22T03:04:03Z"/>
              <w:sdt>
                <w:sdtPr>
                  <w:id w:val="1464745177"/>
                  <w:tag w:val="goog_rdk_5299"/>
                </w:sdtPr>
                <w:sdtContent>
                  <w:ins w:author="Anonymous" w:id="88" w:date="2026-09-22T03:04:03Z">
                    <w:r w:rsidDel="00000000" w:rsidR="00000000" w:rsidRPr="00000000">
                      <w:rPr>
                        <w:rtl w:val="0"/>
                      </w:rPr>
                    </w:r>
                  </w:ins>
                </w:sdtContent>
              </w:sdt>
              <w:ins w:author="Anonymous" w:id="88" w:date="2026-09-22T03:04:03Z"/>
            </w:sdtContent>
          </w:sdt>
        </w:p>
      </w:sdtContent>
    </w:sdt>
    <w:sdt>
      <w:sdtPr>
        <w:id w:val="2002037881"/>
        <w:tag w:val="goog_rdk_5303"/>
      </w:sdtPr>
      <w:sdtContent>
        <w:p w:rsidR="00000000" w:rsidDel="00000000" w:rsidP="00000000" w:rsidRDefault="00000000" w:rsidRPr="00000000" w14:paraId="0000070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51592568"/>
              <w:tag w:val="goog_rdk_5301"/>
            </w:sdtPr>
            <w:sdtContent>
              <w:ins w:author="Anonymous" w:id="88" w:date="2026-09-22T03:04:03Z"/>
              <w:sdt>
                <w:sdtPr>
                  <w:id w:val="-310202409"/>
                  <w:tag w:val="goog_rdk_5302"/>
                </w:sdtPr>
                <w:sdtContent>
                  <w:ins w:author="Anonymous" w:id="88" w:date="2026-09-22T03:04:03Z">
                    <w:r w:rsidDel="00000000" w:rsidR="00000000" w:rsidRPr="00000000">
                      <w:rPr>
                        <w:rtl w:val="0"/>
                      </w:rPr>
                    </w:r>
                  </w:ins>
                </w:sdtContent>
              </w:sdt>
              <w:ins w:author="Anonymous" w:id="88" w:date="2026-09-22T03:04:03Z"/>
            </w:sdtContent>
          </w:sdt>
        </w:p>
      </w:sdtContent>
    </w:sdt>
    <w:sdt>
      <w:sdtPr>
        <w:id w:val="-782975298"/>
        <w:tag w:val="goog_rdk_5306"/>
      </w:sdtPr>
      <w:sdtContent>
        <w:p w:rsidR="00000000" w:rsidDel="00000000" w:rsidP="00000000" w:rsidRDefault="00000000" w:rsidRPr="00000000" w14:paraId="0000070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8692922"/>
              <w:tag w:val="goog_rdk_5304"/>
            </w:sdtPr>
            <w:sdtContent>
              <w:ins w:author="Anonymous" w:id="88" w:date="2026-09-22T03:04:03Z"/>
              <w:sdt>
                <w:sdtPr>
                  <w:id w:val="-129612108"/>
                  <w:tag w:val="goog_rdk_5305"/>
                </w:sdtPr>
                <w:sdtContent>
                  <w:ins w:author="Anonymous" w:id="88" w:date="2026-09-22T03:04:03Z">
                    <w:r w:rsidDel="00000000" w:rsidR="00000000" w:rsidRPr="00000000">
                      <w:rPr>
                        <w:rtl w:val="0"/>
                      </w:rPr>
                    </w:r>
                  </w:ins>
                </w:sdtContent>
              </w:sdt>
              <w:ins w:author="Anonymous" w:id="88" w:date="2026-09-22T03:04:03Z"/>
            </w:sdtContent>
          </w:sdt>
        </w:p>
      </w:sdtContent>
    </w:sdt>
    <w:sdt>
      <w:sdtPr>
        <w:id w:val="1938017816"/>
        <w:tag w:val="goog_rdk_5309"/>
      </w:sdtPr>
      <w:sdtContent>
        <w:p w:rsidR="00000000" w:rsidDel="00000000" w:rsidP="00000000" w:rsidRDefault="00000000" w:rsidRPr="00000000" w14:paraId="0000070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678435747"/>
              <w:tag w:val="goog_rdk_5307"/>
            </w:sdtPr>
            <w:sdtContent>
              <w:ins w:author="Anonymous" w:id="88" w:date="2026-09-22T03:04:03Z"/>
              <w:sdt>
                <w:sdtPr>
                  <w:id w:val="143395790"/>
                  <w:tag w:val="goog_rdk_5308"/>
                </w:sdtPr>
                <w:sdtContent>
                  <w:ins w:author="Anonymous" w:id="88" w:date="2026-09-22T03:04:03Z">
                    <w:r w:rsidDel="00000000" w:rsidR="00000000" w:rsidRPr="00000000">
                      <w:rPr>
                        <w:rtl w:val="0"/>
                      </w:rPr>
                    </w:r>
                  </w:ins>
                </w:sdtContent>
              </w:sdt>
              <w:ins w:author="Anonymous" w:id="88" w:date="2026-09-22T03:04:03Z"/>
            </w:sdtContent>
          </w:sdt>
        </w:p>
      </w:sdtContent>
    </w:sdt>
    <w:sdt>
      <w:sdtPr>
        <w:id w:val="1698779239"/>
        <w:tag w:val="goog_rdk_5312"/>
      </w:sdtPr>
      <w:sdtContent>
        <w:p w:rsidR="00000000" w:rsidDel="00000000" w:rsidP="00000000" w:rsidRDefault="00000000" w:rsidRPr="00000000" w14:paraId="0000071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36190898"/>
              <w:tag w:val="goog_rdk_5310"/>
            </w:sdtPr>
            <w:sdtContent>
              <w:ins w:author="Anonymous" w:id="88" w:date="2026-09-22T03:04:03Z"/>
              <w:sdt>
                <w:sdtPr>
                  <w:id w:val="-386360514"/>
                  <w:tag w:val="goog_rdk_5311"/>
                </w:sdtPr>
                <w:sdtContent>
                  <w:ins w:author="Anonymous" w:id="88" w:date="2026-09-22T03:04:03Z">
                    <w:r w:rsidDel="00000000" w:rsidR="00000000" w:rsidRPr="00000000">
                      <w:rPr>
                        <w:rtl w:val="0"/>
                      </w:rPr>
                    </w:r>
                  </w:ins>
                </w:sdtContent>
              </w:sdt>
              <w:ins w:author="Anonymous" w:id="88" w:date="2026-09-22T03:04:03Z"/>
            </w:sdtContent>
          </w:sdt>
        </w:p>
      </w:sdtContent>
    </w:sdt>
    <w:sdt>
      <w:sdtPr>
        <w:id w:val="1947901585"/>
        <w:tag w:val="goog_rdk_5315"/>
      </w:sdtPr>
      <w:sdtContent>
        <w:p w:rsidR="00000000" w:rsidDel="00000000" w:rsidP="00000000" w:rsidRDefault="00000000" w:rsidRPr="00000000" w14:paraId="0000071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99837440"/>
              <w:tag w:val="goog_rdk_5313"/>
            </w:sdtPr>
            <w:sdtContent>
              <w:ins w:author="Anonymous" w:id="88" w:date="2026-09-22T03:04:03Z"/>
              <w:sdt>
                <w:sdtPr>
                  <w:id w:val="389433592"/>
                  <w:tag w:val="goog_rdk_5314"/>
                </w:sdtPr>
                <w:sdtContent>
                  <w:ins w:author="Anonymous" w:id="88" w:date="2026-09-22T03:04:03Z">
                    <w:r w:rsidDel="00000000" w:rsidR="00000000" w:rsidRPr="00000000">
                      <w:rPr>
                        <w:rtl w:val="0"/>
                      </w:rPr>
                    </w:r>
                  </w:ins>
                </w:sdtContent>
              </w:sdt>
              <w:ins w:author="Anonymous" w:id="88" w:date="2026-09-22T03:04:03Z"/>
            </w:sdtContent>
          </w:sdt>
        </w:p>
      </w:sdtContent>
    </w:sdt>
    <w:sdt>
      <w:sdtPr>
        <w:id w:val="-1446071023"/>
        <w:tag w:val="goog_rdk_5318"/>
      </w:sdtPr>
      <w:sdtContent>
        <w:p w:rsidR="00000000" w:rsidDel="00000000" w:rsidP="00000000" w:rsidRDefault="00000000" w:rsidRPr="00000000" w14:paraId="0000071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13888622"/>
              <w:tag w:val="goog_rdk_5316"/>
            </w:sdtPr>
            <w:sdtContent>
              <w:ins w:author="Anonymous" w:id="88" w:date="2026-09-22T03:04:03Z"/>
              <w:sdt>
                <w:sdtPr>
                  <w:id w:val="125164153"/>
                  <w:tag w:val="goog_rdk_5317"/>
                </w:sdtPr>
                <w:sdtContent>
                  <w:ins w:author="Anonymous" w:id="88" w:date="2026-09-22T03:04:03Z">
                    <w:r w:rsidDel="00000000" w:rsidR="00000000" w:rsidRPr="00000000">
                      <w:rPr>
                        <w:rtl w:val="0"/>
                      </w:rPr>
                    </w:r>
                  </w:ins>
                </w:sdtContent>
              </w:sdt>
              <w:ins w:author="Anonymous" w:id="88" w:date="2026-09-22T03:04:03Z"/>
            </w:sdtContent>
          </w:sdt>
        </w:p>
      </w:sdtContent>
    </w:sdt>
    <w:sdt>
      <w:sdtPr>
        <w:id w:val="702121120"/>
        <w:tag w:val="goog_rdk_5321"/>
      </w:sdtPr>
      <w:sdtContent>
        <w:p w:rsidR="00000000" w:rsidDel="00000000" w:rsidP="00000000" w:rsidRDefault="00000000" w:rsidRPr="00000000" w14:paraId="0000071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49263955"/>
              <w:tag w:val="goog_rdk_5319"/>
            </w:sdtPr>
            <w:sdtContent>
              <w:ins w:author="Anonymous" w:id="88" w:date="2026-09-22T03:04:03Z"/>
              <w:sdt>
                <w:sdtPr>
                  <w:id w:val="-182595770"/>
                  <w:tag w:val="goog_rdk_5320"/>
                </w:sdtPr>
                <w:sdtContent>
                  <w:ins w:author="Anonymous" w:id="88" w:date="2026-09-22T03:04:03Z">
                    <w:r w:rsidDel="00000000" w:rsidR="00000000" w:rsidRPr="00000000">
                      <w:rPr>
                        <w:rtl w:val="0"/>
                      </w:rPr>
                    </w:r>
                  </w:ins>
                </w:sdtContent>
              </w:sdt>
              <w:ins w:author="Anonymous" w:id="88" w:date="2026-09-22T03:04:03Z"/>
            </w:sdtContent>
          </w:sdt>
        </w:p>
      </w:sdtContent>
    </w:sdt>
    <w:sdt>
      <w:sdtPr>
        <w:id w:val="1776866044"/>
        <w:tag w:val="goog_rdk_5324"/>
      </w:sdtPr>
      <w:sdtContent>
        <w:p w:rsidR="00000000" w:rsidDel="00000000" w:rsidP="00000000" w:rsidRDefault="00000000" w:rsidRPr="00000000" w14:paraId="0000071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193876130"/>
              <w:tag w:val="goog_rdk_5322"/>
            </w:sdtPr>
            <w:sdtContent>
              <w:ins w:author="Anonymous" w:id="88" w:date="2026-09-22T03:04:03Z"/>
              <w:sdt>
                <w:sdtPr>
                  <w:id w:val="-1578485231"/>
                  <w:tag w:val="goog_rdk_5323"/>
                </w:sdtPr>
                <w:sdtContent>
                  <w:ins w:author="Anonymous" w:id="88" w:date="2026-09-22T03:04:03Z">
                    <w:r w:rsidDel="00000000" w:rsidR="00000000" w:rsidRPr="00000000">
                      <w:rPr>
                        <w:rtl w:val="0"/>
                      </w:rPr>
                    </w:r>
                  </w:ins>
                </w:sdtContent>
              </w:sdt>
              <w:ins w:author="Anonymous" w:id="88" w:date="2026-09-22T03:04:03Z"/>
            </w:sdtContent>
          </w:sdt>
        </w:p>
      </w:sdtContent>
    </w:sdt>
    <w:sdt>
      <w:sdtPr>
        <w:id w:val="48015850"/>
        <w:tag w:val="goog_rdk_5327"/>
      </w:sdtPr>
      <w:sdtContent>
        <w:p w:rsidR="00000000" w:rsidDel="00000000" w:rsidP="00000000" w:rsidRDefault="00000000" w:rsidRPr="00000000" w14:paraId="0000071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397064963"/>
              <w:tag w:val="goog_rdk_5325"/>
            </w:sdtPr>
            <w:sdtContent>
              <w:ins w:author="Anonymous" w:id="88" w:date="2026-09-22T03:04:03Z"/>
              <w:sdt>
                <w:sdtPr>
                  <w:id w:val="-1962989731"/>
                  <w:tag w:val="goog_rdk_5326"/>
                </w:sdtPr>
                <w:sdtContent>
                  <w:ins w:author="Anonymous" w:id="88" w:date="2026-09-22T03:04:03Z">
                    <w:r w:rsidDel="00000000" w:rsidR="00000000" w:rsidRPr="00000000">
                      <w:rPr>
                        <w:rtl w:val="0"/>
                      </w:rPr>
                    </w:r>
                  </w:ins>
                </w:sdtContent>
              </w:sdt>
              <w:ins w:author="Anonymous" w:id="88" w:date="2026-09-22T03:04:03Z"/>
            </w:sdtContent>
          </w:sdt>
        </w:p>
      </w:sdtContent>
    </w:sdt>
    <w:sdt>
      <w:sdtPr>
        <w:id w:val="-1439344173"/>
        <w:tag w:val="goog_rdk_5330"/>
      </w:sdtPr>
      <w:sdtContent>
        <w:p w:rsidR="00000000" w:rsidDel="00000000" w:rsidP="00000000" w:rsidRDefault="00000000" w:rsidRPr="00000000" w14:paraId="0000071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75051305"/>
              <w:tag w:val="goog_rdk_5328"/>
            </w:sdtPr>
            <w:sdtContent>
              <w:ins w:author="Anonymous" w:id="88" w:date="2026-09-22T03:04:03Z"/>
              <w:sdt>
                <w:sdtPr>
                  <w:id w:val="-911239394"/>
                  <w:tag w:val="goog_rdk_5329"/>
                </w:sdtPr>
                <w:sdtContent>
                  <w:ins w:author="Anonymous" w:id="88" w:date="2026-09-22T03:04:03Z">
                    <w:r w:rsidDel="00000000" w:rsidR="00000000" w:rsidRPr="00000000">
                      <w:rPr>
                        <w:rtl w:val="0"/>
                      </w:rPr>
                    </w:r>
                  </w:ins>
                </w:sdtContent>
              </w:sdt>
              <w:ins w:author="Anonymous" w:id="88" w:date="2026-09-22T03:04:03Z"/>
            </w:sdtContent>
          </w:sdt>
        </w:p>
      </w:sdtContent>
    </w:sdt>
    <w:sdt>
      <w:sdtPr>
        <w:id w:val="1041303883"/>
        <w:tag w:val="goog_rdk_5333"/>
      </w:sdtPr>
      <w:sdtContent>
        <w:p w:rsidR="00000000" w:rsidDel="00000000" w:rsidP="00000000" w:rsidRDefault="00000000" w:rsidRPr="00000000" w14:paraId="0000071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31295324"/>
              <w:tag w:val="goog_rdk_5331"/>
            </w:sdtPr>
            <w:sdtContent>
              <w:ins w:author="Anonymous" w:id="88" w:date="2026-09-22T03:04:03Z"/>
              <w:sdt>
                <w:sdtPr>
                  <w:id w:val="201000341"/>
                  <w:tag w:val="goog_rdk_5332"/>
                </w:sdtPr>
                <w:sdtContent>
                  <w:ins w:author="Anonymous" w:id="88" w:date="2026-09-22T03:04:03Z">
                    <w:r w:rsidDel="00000000" w:rsidR="00000000" w:rsidRPr="00000000">
                      <w:rPr>
                        <w:rtl w:val="0"/>
                      </w:rPr>
                    </w:r>
                  </w:ins>
                </w:sdtContent>
              </w:sdt>
              <w:ins w:author="Anonymous" w:id="88" w:date="2026-09-22T03:04:03Z"/>
            </w:sdtContent>
          </w:sdt>
        </w:p>
      </w:sdtContent>
    </w:sdt>
    <w:sdt>
      <w:sdtPr>
        <w:id w:val="807064884"/>
        <w:tag w:val="goog_rdk_5336"/>
      </w:sdtPr>
      <w:sdtContent>
        <w:p w:rsidR="00000000" w:rsidDel="00000000" w:rsidP="00000000" w:rsidRDefault="00000000" w:rsidRPr="00000000" w14:paraId="0000071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83566973"/>
              <w:tag w:val="goog_rdk_5334"/>
            </w:sdtPr>
            <w:sdtContent>
              <w:ins w:author="Anonymous" w:id="88" w:date="2026-09-22T03:04:03Z"/>
              <w:sdt>
                <w:sdtPr>
                  <w:id w:val="-821853319"/>
                  <w:tag w:val="goog_rdk_5335"/>
                </w:sdtPr>
                <w:sdtContent>
                  <w:ins w:author="Anonymous" w:id="88" w:date="2026-09-22T03:04:03Z">
                    <w:r w:rsidDel="00000000" w:rsidR="00000000" w:rsidRPr="00000000">
                      <w:rPr>
                        <w:rtl w:val="0"/>
                      </w:rPr>
                    </w:r>
                  </w:ins>
                </w:sdtContent>
              </w:sdt>
              <w:ins w:author="Anonymous" w:id="88" w:date="2026-09-22T03:04:03Z"/>
            </w:sdtContent>
          </w:sdt>
        </w:p>
      </w:sdtContent>
    </w:sdt>
    <w:sdt>
      <w:sdtPr>
        <w:id w:val="101548322"/>
        <w:tag w:val="goog_rdk_5339"/>
      </w:sdtPr>
      <w:sdtContent>
        <w:p w:rsidR="00000000" w:rsidDel="00000000" w:rsidP="00000000" w:rsidRDefault="00000000" w:rsidRPr="00000000" w14:paraId="00000719">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926860126"/>
              <w:tag w:val="goog_rdk_5337"/>
            </w:sdtPr>
            <w:sdtContent>
              <w:ins w:author="Anonymous" w:id="88" w:date="2026-09-22T03:04:03Z"/>
              <w:sdt>
                <w:sdtPr>
                  <w:id w:val="1274961412"/>
                  <w:tag w:val="goog_rdk_5338"/>
                </w:sdtPr>
                <w:sdtContent>
                  <w:ins w:author="Anonymous" w:id="88" w:date="2026-09-22T03:04:03Z">
                    <w:r w:rsidDel="00000000" w:rsidR="00000000" w:rsidRPr="00000000">
                      <w:rPr>
                        <w:rtl w:val="0"/>
                      </w:rPr>
                    </w:r>
                  </w:ins>
                </w:sdtContent>
              </w:sdt>
              <w:ins w:author="Anonymous" w:id="88" w:date="2026-09-22T03:04:03Z"/>
            </w:sdtContent>
          </w:sdt>
        </w:p>
      </w:sdtContent>
    </w:sdt>
    <w:sdt>
      <w:sdtPr>
        <w:id w:val="413907289"/>
        <w:tag w:val="goog_rdk_5342"/>
      </w:sdtPr>
      <w:sdtContent>
        <w:p w:rsidR="00000000" w:rsidDel="00000000" w:rsidP="00000000" w:rsidRDefault="00000000" w:rsidRPr="00000000" w14:paraId="0000071A">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427086688"/>
              <w:tag w:val="goog_rdk_5340"/>
            </w:sdtPr>
            <w:sdtContent>
              <w:ins w:author="Anonymous" w:id="88" w:date="2026-09-22T03:04:03Z"/>
              <w:sdt>
                <w:sdtPr>
                  <w:id w:val="1449220189"/>
                  <w:tag w:val="goog_rdk_5341"/>
                </w:sdtPr>
                <w:sdtContent>
                  <w:ins w:author="Anonymous" w:id="88" w:date="2026-09-22T03:04:03Z">
                    <w:r w:rsidDel="00000000" w:rsidR="00000000" w:rsidRPr="00000000">
                      <w:rPr>
                        <w:rtl w:val="0"/>
                      </w:rPr>
                    </w:r>
                  </w:ins>
                </w:sdtContent>
              </w:sdt>
              <w:ins w:author="Anonymous" w:id="88" w:date="2026-09-22T03:04:03Z"/>
            </w:sdtContent>
          </w:sdt>
        </w:p>
      </w:sdtContent>
    </w:sdt>
    <w:sdt>
      <w:sdtPr>
        <w:id w:val="877650238"/>
        <w:tag w:val="goog_rdk_5345"/>
      </w:sdtPr>
      <w:sdtContent>
        <w:p w:rsidR="00000000" w:rsidDel="00000000" w:rsidP="00000000" w:rsidRDefault="00000000" w:rsidRPr="00000000" w14:paraId="0000071B">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96474938"/>
              <w:tag w:val="goog_rdk_5343"/>
            </w:sdtPr>
            <w:sdtContent>
              <w:ins w:author="Anonymous" w:id="88" w:date="2026-09-22T03:04:03Z"/>
              <w:sdt>
                <w:sdtPr>
                  <w:id w:val="-1068600667"/>
                  <w:tag w:val="goog_rdk_5344"/>
                </w:sdtPr>
                <w:sdtContent>
                  <w:ins w:author="Anonymous" w:id="88" w:date="2026-09-22T03:04:03Z">
                    <w:r w:rsidDel="00000000" w:rsidR="00000000" w:rsidRPr="00000000">
                      <w:rPr>
                        <w:rtl w:val="0"/>
                      </w:rPr>
                    </w:r>
                  </w:ins>
                </w:sdtContent>
              </w:sdt>
              <w:ins w:author="Anonymous" w:id="88" w:date="2026-09-22T03:04:03Z"/>
            </w:sdtContent>
          </w:sdt>
        </w:p>
      </w:sdtContent>
    </w:sdt>
    <w:sdt>
      <w:sdtPr>
        <w:id w:val="1081439619"/>
        <w:tag w:val="goog_rdk_5348"/>
      </w:sdtPr>
      <w:sdtContent>
        <w:p w:rsidR="00000000" w:rsidDel="00000000" w:rsidP="00000000" w:rsidRDefault="00000000" w:rsidRPr="00000000" w14:paraId="0000071C">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808755650"/>
              <w:tag w:val="goog_rdk_5346"/>
            </w:sdtPr>
            <w:sdtContent>
              <w:ins w:author="Anonymous" w:id="88" w:date="2026-09-22T03:04:03Z"/>
              <w:sdt>
                <w:sdtPr>
                  <w:id w:val="-1199553361"/>
                  <w:tag w:val="goog_rdk_5347"/>
                </w:sdtPr>
                <w:sdtContent>
                  <w:ins w:author="Anonymous" w:id="88" w:date="2026-09-22T03:04:03Z">
                    <w:r w:rsidDel="00000000" w:rsidR="00000000" w:rsidRPr="00000000">
                      <w:rPr>
                        <w:rtl w:val="0"/>
                      </w:rPr>
                    </w:r>
                  </w:ins>
                </w:sdtContent>
              </w:sdt>
              <w:ins w:author="Anonymous" w:id="88" w:date="2026-09-22T03:04:03Z"/>
            </w:sdtContent>
          </w:sdt>
        </w:p>
      </w:sdtContent>
    </w:sdt>
    <w:sdt>
      <w:sdtPr>
        <w:id w:val="-1646396438"/>
        <w:tag w:val="goog_rdk_5351"/>
      </w:sdtPr>
      <w:sdtContent>
        <w:p w:rsidR="00000000" w:rsidDel="00000000" w:rsidP="00000000" w:rsidRDefault="00000000" w:rsidRPr="00000000" w14:paraId="0000071D">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03164523"/>
              <w:tag w:val="goog_rdk_5349"/>
            </w:sdtPr>
            <w:sdtContent>
              <w:ins w:author="Anonymous" w:id="88" w:date="2026-09-22T03:04:03Z"/>
              <w:sdt>
                <w:sdtPr>
                  <w:id w:val="-80157822"/>
                  <w:tag w:val="goog_rdk_5350"/>
                </w:sdtPr>
                <w:sdtContent>
                  <w:ins w:author="Anonymous" w:id="88" w:date="2026-09-22T03:04:03Z">
                    <w:r w:rsidDel="00000000" w:rsidR="00000000" w:rsidRPr="00000000">
                      <w:rPr>
                        <w:rtl w:val="0"/>
                      </w:rPr>
                    </w:r>
                  </w:ins>
                </w:sdtContent>
              </w:sdt>
              <w:ins w:author="Anonymous" w:id="88" w:date="2026-09-22T03:04:03Z"/>
            </w:sdtContent>
          </w:sdt>
        </w:p>
      </w:sdtContent>
    </w:sdt>
    <w:sdt>
      <w:sdtPr>
        <w:id w:val="2100527887"/>
        <w:tag w:val="goog_rdk_5354"/>
      </w:sdtPr>
      <w:sdtContent>
        <w:p w:rsidR="00000000" w:rsidDel="00000000" w:rsidP="00000000" w:rsidRDefault="00000000" w:rsidRPr="00000000" w14:paraId="0000071E">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91447570"/>
              <w:tag w:val="goog_rdk_5352"/>
            </w:sdtPr>
            <w:sdtContent>
              <w:ins w:author="Anonymous" w:id="88" w:date="2026-09-22T03:04:03Z"/>
              <w:sdt>
                <w:sdtPr>
                  <w:id w:val="-1644864110"/>
                  <w:tag w:val="goog_rdk_5353"/>
                </w:sdtPr>
                <w:sdtContent>
                  <w:ins w:author="Anonymous" w:id="88" w:date="2026-09-22T03:04:03Z">
                    <w:r w:rsidDel="00000000" w:rsidR="00000000" w:rsidRPr="00000000">
                      <w:rPr>
                        <w:rtl w:val="0"/>
                      </w:rPr>
                    </w:r>
                  </w:ins>
                </w:sdtContent>
              </w:sdt>
              <w:ins w:author="Anonymous" w:id="88" w:date="2026-09-22T03:04:03Z"/>
            </w:sdtContent>
          </w:sdt>
        </w:p>
      </w:sdtContent>
    </w:sdt>
    <w:sdt>
      <w:sdtPr>
        <w:id w:val="172668287"/>
        <w:tag w:val="goog_rdk_5357"/>
      </w:sdtPr>
      <w:sdtContent>
        <w:p w:rsidR="00000000" w:rsidDel="00000000" w:rsidP="00000000" w:rsidRDefault="00000000" w:rsidRPr="00000000" w14:paraId="0000071F">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48668874"/>
              <w:tag w:val="goog_rdk_5355"/>
            </w:sdtPr>
            <w:sdtContent>
              <w:ins w:author="Anonymous" w:id="88" w:date="2026-09-22T03:04:03Z"/>
              <w:sdt>
                <w:sdtPr>
                  <w:id w:val="-1276657822"/>
                  <w:tag w:val="goog_rdk_5356"/>
                </w:sdtPr>
                <w:sdtContent>
                  <w:ins w:author="Anonymous" w:id="88" w:date="2026-09-22T03:04:03Z">
                    <w:r w:rsidDel="00000000" w:rsidR="00000000" w:rsidRPr="00000000">
                      <w:rPr>
                        <w:rtl w:val="0"/>
                      </w:rPr>
                    </w:r>
                  </w:ins>
                </w:sdtContent>
              </w:sdt>
              <w:ins w:author="Anonymous" w:id="88" w:date="2026-09-22T03:04:03Z"/>
            </w:sdtContent>
          </w:sdt>
        </w:p>
      </w:sdtContent>
    </w:sdt>
    <w:sdt>
      <w:sdtPr>
        <w:id w:val="-362383876"/>
        <w:tag w:val="goog_rdk_5360"/>
      </w:sdtPr>
      <w:sdtContent>
        <w:p w:rsidR="00000000" w:rsidDel="00000000" w:rsidP="00000000" w:rsidRDefault="00000000" w:rsidRPr="00000000" w14:paraId="00000720">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33046304"/>
              <w:tag w:val="goog_rdk_5358"/>
            </w:sdtPr>
            <w:sdtContent>
              <w:ins w:author="Anonymous" w:id="88" w:date="2026-09-22T03:04:03Z"/>
              <w:sdt>
                <w:sdtPr>
                  <w:id w:val="125415106"/>
                  <w:tag w:val="goog_rdk_5359"/>
                </w:sdtPr>
                <w:sdtContent>
                  <w:ins w:author="Anonymous" w:id="88" w:date="2026-09-22T03:04:03Z">
                    <w:r w:rsidDel="00000000" w:rsidR="00000000" w:rsidRPr="00000000">
                      <w:rPr>
                        <w:rtl w:val="0"/>
                      </w:rPr>
                    </w:r>
                  </w:ins>
                </w:sdtContent>
              </w:sdt>
              <w:ins w:author="Anonymous" w:id="88" w:date="2026-09-22T03:04:03Z"/>
            </w:sdtContent>
          </w:sdt>
        </w:p>
      </w:sdtContent>
    </w:sdt>
    <w:sdt>
      <w:sdtPr>
        <w:id w:val="908006527"/>
        <w:tag w:val="goog_rdk_5363"/>
      </w:sdtPr>
      <w:sdtContent>
        <w:p w:rsidR="00000000" w:rsidDel="00000000" w:rsidP="00000000" w:rsidRDefault="00000000" w:rsidRPr="00000000" w14:paraId="00000721">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708409590"/>
              <w:tag w:val="goog_rdk_5361"/>
            </w:sdtPr>
            <w:sdtContent>
              <w:ins w:author="Anonymous" w:id="88" w:date="2026-09-22T03:04:03Z"/>
              <w:sdt>
                <w:sdtPr>
                  <w:id w:val="-1420193143"/>
                  <w:tag w:val="goog_rdk_5362"/>
                </w:sdtPr>
                <w:sdtContent>
                  <w:ins w:author="Anonymous" w:id="88" w:date="2026-09-22T03:04:03Z">
                    <w:r w:rsidDel="00000000" w:rsidR="00000000" w:rsidRPr="00000000">
                      <w:rPr>
                        <w:rtl w:val="0"/>
                      </w:rPr>
                    </w:r>
                  </w:ins>
                </w:sdtContent>
              </w:sdt>
              <w:ins w:author="Anonymous" w:id="88" w:date="2026-09-22T03:04:03Z"/>
            </w:sdtContent>
          </w:sdt>
        </w:p>
      </w:sdtContent>
    </w:sdt>
    <w:sdt>
      <w:sdtPr>
        <w:id w:val="-909177958"/>
        <w:tag w:val="goog_rdk_5366"/>
      </w:sdtPr>
      <w:sdtContent>
        <w:p w:rsidR="00000000" w:rsidDel="00000000" w:rsidP="00000000" w:rsidRDefault="00000000" w:rsidRPr="00000000" w14:paraId="00000722">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511459856"/>
              <w:tag w:val="goog_rdk_5364"/>
            </w:sdtPr>
            <w:sdtContent>
              <w:ins w:author="Anonymous" w:id="88" w:date="2026-09-22T03:04:03Z"/>
              <w:sdt>
                <w:sdtPr>
                  <w:id w:val="869550674"/>
                  <w:tag w:val="goog_rdk_5365"/>
                </w:sdtPr>
                <w:sdtContent>
                  <w:ins w:author="Anonymous" w:id="88" w:date="2026-09-22T03:04:03Z">
                    <w:r w:rsidDel="00000000" w:rsidR="00000000" w:rsidRPr="00000000">
                      <w:rPr>
                        <w:rtl w:val="0"/>
                      </w:rPr>
                    </w:r>
                  </w:ins>
                </w:sdtContent>
              </w:sdt>
              <w:ins w:author="Anonymous" w:id="88" w:date="2026-09-22T03:04:03Z"/>
            </w:sdtContent>
          </w:sdt>
        </w:p>
      </w:sdtContent>
    </w:sdt>
    <w:sdt>
      <w:sdtPr>
        <w:id w:val="-2119740826"/>
        <w:tag w:val="goog_rdk_5369"/>
      </w:sdtPr>
      <w:sdtContent>
        <w:p w:rsidR="00000000" w:rsidDel="00000000" w:rsidP="00000000" w:rsidRDefault="00000000" w:rsidRPr="00000000" w14:paraId="00000723">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010304054"/>
              <w:tag w:val="goog_rdk_5367"/>
            </w:sdtPr>
            <w:sdtContent>
              <w:ins w:author="Anonymous" w:id="88" w:date="2026-09-22T03:04:03Z"/>
              <w:sdt>
                <w:sdtPr>
                  <w:id w:val="-8554481"/>
                  <w:tag w:val="goog_rdk_5368"/>
                </w:sdtPr>
                <w:sdtContent>
                  <w:ins w:author="Anonymous" w:id="88" w:date="2026-09-22T03:04:03Z">
                    <w:r w:rsidDel="00000000" w:rsidR="00000000" w:rsidRPr="00000000">
                      <w:rPr>
                        <w:rtl w:val="0"/>
                      </w:rPr>
                    </w:r>
                  </w:ins>
                </w:sdtContent>
              </w:sdt>
              <w:ins w:author="Anonymous" w:id="88" w:date="2026-09-22T03:04:03Z"/>
            </w:sdtContent>
          </w:sdt>
        </w:p>
      </w:sdtContent>
    </w:sdt>
    <w:sdt>
      <w:sdtPr>
        <w:id w:val="-1194509168"/>
        <w:tag w:val="goog_rdk_5372"/>
      </w:sdtPr>
      <w:sdtContent>
        <w:p w:rsidR="00000000" w:rsidDel="00000000" w:rsidP="00000000" w:rsidRDefault="00000000" w:rsidRPr="00000000" w14:paraId="00000724">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672797860"/>
              <w:tag w:val="goog_rdk_5370"/>
            </w:sdtPr>
            <w:sdtContent>
              <w:ins w:author="Anonymous" w:id="88" w:date="2026-09-22T03:04:03Z"/>
              <w:sdt>
                <w:sdtPr>
                  <w:id w:val="342382629"/>
                  <w:tag w:val="goog_rdk_5371"/>
                </w:sdtPr>
                <w:sdtContent>
                  <w:ins w:author="Anonymous" w:id="88" w:date="2026-09-22T03:04:03Z">
                    <w:r w:rsidDel="00000000" w:rsidR="00000000" w:rsidRPr="00000000">
                      <w:rPr>
                        <w:rtl w:val="0"/>
                      </w:rPr>
                    </w:r>
                  </w:ins>
                </w:sdtContent>
              </w:sdt>
              <w:ins w:author="Anonymous" w:id="88" w:date="2026-09-22T03:04:03Z"/>
            </w:sdtContent>
          </w:sdt>
        </w:p>
      </w:sdtContent>
    </w:sdt>
    <w:sdt>
      <w:sdtPr>
        <w:id w:val="757328447"/>
        <w:tag w:val="goog_rdk_5375"/>
      </w:sdtPr>
      <w:sdtContent>
        <w:p w:rsidR="00000000" w:rsidDel="00000000" w:rsidP="00000000" w:rsidRDefault="00000000" w:rsidRPr="00000000" w14:paraId="00000725">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124069050"/>
              <w:tag w:val="goog_rdk_5373"/>
            </w:sdtPr>
            <w:sdtContent>
              <w:ins w:author="Anonymous" w:id="88" w:date="2026-09-22T03:04:03Z"/>
              <w:sdt>
                <w:sdtPr>
                  <w:id w:val="-1116526262"/>
                  <w:tag w:val="goog_rdk_5374"/>
                </w:sdtPr>
                <w:sdtContent>
                  <w:ins w:author="Anonymous" w:id="88" w:date="2026-09-22T03:04:03Z">
                    <w:r w:rsidDel="00000000" w:rsidR="00000000" w:rsidRPr="00000000">
                      <w:rPr>
                        <w:rtl w:val="0"/>
                      </w:rPr>
                    </w:r>
                  </w:ins>
                </w:sdtContent>
              </w:sdt>
              <w:ins w:author="Anonymous" w:id="88" w:date="2026-09-22T03:04:03Z"/>
            </w:sdtContent>
          </w:sdt>
        </w:p>
      </w:sdtContent>
    </w:sdt>
    <w:sdt>
      <w:sdtPr>
        <w:id w:val="1000557288"/>
        <w:tag w:val="goog_rdk_5378"/>
      </w:sdtPr>
      <w:sdtContent>
        <w:p w:rsidR="00000000" w:rsidDel="00000000" w:rsidP="00000000" w:rsidRDefault="00000000" w:rsidRPr="00000000" w14:paraId="00000726">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69356249"/>
              <w:tag w:val="goog_rdk_5376"/>
            </w:sdtPr>
            <w:sdtContent>
              <w:ins w:author="Anonymous" w:id="88" w:date="2026-09-22T03:04:03Z"/>
              <w:sdt>
                <w:sdtPr>
                  <w:id w:val="1097279069"/>
                  <w:tag w:val="goog_rdk_5377"/>
                </w:sdtPr>
                <w:sdtContent>
                  <w:ins w:author="Anonymous" w:id="88" w:date="2026-09-22T03:04:03Z">
                    <w:r w:rsidDel="00000000" w:rsidR="00000000" w:rsidRPr="00000000">
                      <w:rPr>
                        <w:rtl w:val="0"/>
                      </w:rPr>
                    </w:r>
                  </w:ins>
                </w:sdtContent>
              </w:sdt>
              <w:ins w:author="Anonymous" w:id="88" w:date="2026-09-22T03:04:03Z"/>
            </w:sdtContent>
          </w:sdt>
        </w:p>
      </w:sdtContent>
    </w:sdt>
    <w:sdt>
      <w:sdtPr>
        <w:id w:val="1130277342"/>
        <w:tag w:val="goog_rdk_5381"/>
      </w:sdtPr>
      <w:sdtContent>
        <w:p w:rsidR="00000000" w:rsidDel="00000000" w:rsidP="00000000" w:rsidRDefault="00000000" w:rsidRPr="00000000" w14:paraId="00000727">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1473808913"/>
              <w:tag w:val="goog_rdk_5379"/>
            </w:sdtPr>
            <w:sdtContent>
              <w:ins w:author="Anonymous" w:id="88" w:date="2026-09-22T03:04:03Z"/>
              <w:sdt>
                <w:sdtPr>
                  <w:id w:val="-1007743608"/>
                  <w:tag w:val="goog_rdk_5380"/>
                </w:sdtPr>
                <w:sdtContent>
                  <w:ins w:author="Anonymous" w:id="88" w:date="2026-09-22T03:04:03Z">
                    <w:r w:rsidDel="00000000" w:rsidR="00000000" w:rsidRPr="00000000">
                      <w:rPr>
                        <w:rtl w:val="0"/>
                      </w:rPr>
                    </w:r>
                  </w:ins>
                </w:sdtContent>
              </w:sdt>
              <w:ins w:author="Anonymous" w:id="88" w:date="2026-09-22T03:04:03Z"/>
            </w:sdtContent>
          </w:sdt>
        </w:p>
      </w:sdtContent>
    </w:sdt>
    <w:sdt>
      <w:sdtPr>
        <w:id w:val="-543370452"/>
        <w:tag w:val="goog_rdk_5384"/>
      </w:sdtPr>
      <w:sdtContent>
        <w:p w:rsidR="00000000" w:rsidDel="00000000" w:rsidP="00000000" w:rsidRDefault="00000000" w:rsidRPr="00000000" w14:paraId="00000728">
          <w:pPr>
            <w:pStyle w:val="Heading3"/>
            <w:keepNext w:val="0"/>
            <w:keepLines w:val="0"/>
            <w:numPr>
              <w:ilvl w:val="1"/>
              <w:numId w:val="32"/>
            </w:numPr>
            <w:spacing w:after="0" w:before="0" w:lineRule="auto"/>
            <w:ind w:left="1440" w:hanging="360"/>
            <w:rPr>
              <w:ins w:author="Anonymous" w:id="88" w:date="2026-09-22T03:04:03Z"/>
              <w:rFonts w:ascii="Cambria" w:cs="Cambria" w:eastAsia="Cambria" w:hAnsi="Cambria"/>
              <w:color w:val="000000"/>
              <w:sz w:val="22"/>
              <w:szCs w:val="22"/>
            </w:rPr>
          </w:pPr>
          <w:sdt>
            <w:sdtPr>
              <w:id w:val="2043456777"/>
              <w:tag w:val="goog_rdk_5382"/>
            </w:sdtPr>
            <w:sdtContent>
              <w:ins w:author="Anonymous" w:id="88" w:date="2026-09-22T03:04:03Z"/>
              <w:sdt>
                <w:sdtPr>
                  <w:id w:val="-1633273363"/>
                  <w:tag w:val="goog_rdk_5383"/>
                </w:sdtPr>
                <w:sdtContent>
                  <w:ins w:author="Anonymous" w:id="88" w:date="2026-09-22T03:04:03Z">
                    <w:r w:rsidDel="00000000" w:rsidR="00000000" w:rsidRPr="00000000">
                      <w:rPr>
                        <w:rtl w:val="0"/>
                      </w:rPr>
                    </w:r>
                  </w:ins>
                </w:sdtContent>
              </w:sdt>
              <w:ins w:author="Anonymous" w:id="88" w:date="2026-09-22T03:04:03Z"/>
            </w:sdtContent>
          </w:sdt>
        </w:p>
      </w:sdtContent>
    </w:sdt>
    <w:p w:rsidR="00000000" w:rsidDel="00000000" w:rsidP="00000000" w:rsidRDefault="00000000" w:rsidRPr="00000000" w14:paraId="00000729">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72A">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72B">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72C">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72D">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sdt>
      <w:sdtPr>
        <w:id w:val="540414858"/>
        <w:tag w:val="goog_rdk_5386"/>
      </w:sdtPr>
      <w:sdtContent>
        <w:p w:rsidR="00000000" w:rsidDel="00000000" w:rsidP="00000000" w:rsidRDefault="00000000" w:rsidRPr="00000000" w14:paraId="0000072E">
          <w:pPr>
            <w:pStyle w:val="Heading3"/>
            <w:keepNext w:val="0"/>
            <w:keepLines w:val="0"/>
            <w:numPr>
              <w:ilvl w:val="0"/>
              <w:numId w:val="32"/>
            </w:numPr>
            <w:spacing w:after="240" w:before="0" w:lineRule="auto"/>
            <w:ind w:left="720" w:hanging="360"/>
            <w:rPr>
              <w:ins w:author="Maha Lakshmi" w:id="93" w:date="2026-09-22T05:41:07Z"/>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sdt>
            <w:sdtPr>
              <w:id w:val="-1743563505"/>
              <w:tag w:val="goog_rdk_5385"/>
            </w:sdtPr>
            <w:sdtContent>
              <w:ins w:author="Maha Lakshmi" w:id="93" w:date="2026-09-22T05:41:07Z">
                <w:r w:rsidDel="00000000" w:rsidR="00000000" w:rsidRPr="00000000">
                  <w:rPr>
                    <w:rtl w:val="0"/>
                  </w:rPr>
                </w:r>
              </w:ins>
            </w:sdtContent>
          </w:sdt>
        </w:p>
      </w:sdtContent>
    </w:sdt>
    <w:sdt>
      <w:sdtPr>
        <w:id w:val="1964629107"/>
        <w:tag w:val="goog_rdk_5390"/>
      </w:sdtPr>
      <w:sdtContent>
        <w:p w:rsidR="00000000" w:rsidDel="00000000" w:rsidP="00000000" w:rsidRDefault="00000000" w:rsidRPr="00000000" w14:paraId="0000072F">
          <w:pPr>
            <w:ind w:left="720" w:firstLine="0"/>
            <w:rPr>
              <w:del w:author="M Alagu Natchiyar" w:id="94" w:date="2026-09-22T16:08:52Z"/>
              <w:rFonts w:ascii="Arial" w:cs="Arial" w:eastAsia="Arial" w:hAnsi="Arial"/>
              <w:b w:val="0"/>
              <w:bCs w:val="0"/>
              <w:i w:val="0"/>
              <w:iCs w:val="0"/>
              <w:smallCaps w:val="0"/>
              <w:strike w:val="0"/>
              <w:color w:val="000000"/>
              <w:sz w:val="22"/>
              <w:szCs w:val="22"/>
              <w:u w:val="none"/>
              <w:shd w:fill="auto" w:val="clear"/>
              <w:vertAlign w:val="baseline"/>
              <w:rPrChange w:author="Maha Lakshmi" w:id="95" w:date="2026-09-22T05:41:07Z">
                <w:rPr>
                  <w:rFonts w:ascii="Cambria" w:cs="Cambria" w:eastAsia="Cambria" w:hAnsi="Cambria"/>
                  <w:color w:val="000000"/>
                  <w:sz w:val="22"/>
                  <w:szCs w:val="22"/>
                </w:rPr>
              </w:rPrChange>
            </w:rPr>
            <w:pPrChange w:author="Maha Lakshmi" w:id="0" w:date="2026-09-22T05:41:07Z">
              <w:pPr>
                <w:pStyle w:val="Heading3"/>
                <w:keepNext w:val="0"/>
                <w:keepLines w:val="0"/>
                <w:numPr>
                  <w:ilvl w:val="0"/>
                  <w:numId w:val="32"/>
                </w:numPr>
                <w:spacing w:after="240" w:before="0" w:lineRule="auto"/>
                <w:ind w:left="720" w:hanging="360"/>
              </w:pPr>
            </w:pPrChange>
          </w:pPr>
          <w:sdt>
            <w:sdtPr>
              <w:id w:val="301152662"/>
              <w:tag w:val="goog_rdk_5388"/>
            </w:sdtPr>
            <w:sdtContent>
              <w:del w:author="M Alagu Natchiyar" w:id="94" w:date="2026-09-22T16:08:52Z"/>
              <w:sdt>
                <w:sdtPr>
                  <w:id w:val="572087567"/>
                  <w:tag w:val="goog_rdk_5389"/>
                </w:sdtPr>
                <w:sdtContent>
                  <w:del w:author="M Alagu Natchiyar" w:id="94" w:date="2026-09-22T16:08:52Z">
                    <w:r w:rsidDel="00000000" w:rsidR="00000000" w:rsidRPr="00000000">
                      <w:rPr>
                        <w:rtl w:val="0"/>
                      </w:rPr>
                    </w:r>
                  </w:del>
                </w:sdtContent>
              </w:sdt>
              <w:del w:author="M Alagu Natchiyar" w:id="94" w:date="2026-09-22T16:08:52Z"/>
            </w:sdtContent>
          </w:sdt>
        </w:p>
      </w:sdtContent>
    </w:sdt>
    <w:p w:rsidR="00000000" w:rsidDel="00000000" w:rsidP="00000000" w:rsidRDefault="00000000" w:rsidRPr="00000000" w14:paraId="00000730">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731">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732">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733">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734">
      <w:pPr>
        <w:pStyle w:val="Heading3"/>
        <w:keepNext w:val="0"/>
        <w:keepLines w:val="0"/>
        <w:spacing w:after="240" w:before="240" w:lineRule="auto"/>
        <w:rPr>
          <w:rFonts w:ascii="Cambria" w:cs="Cambria" w:eastAsia="Cambria" w:hAnsi="Cambria"/>
          <w:color w:val="000000"/>
          <w:sz w:val="22"/>
          <w:szCs w:val="22"/>
        </w:rPr>
      </w:pPr>
      <w:bookmarkStart w:colFirst="0" w:colLast="0" w:name="_heading=h.esfbiofsmn8v" w:id="1416"/>
      <w:bookmarkEnd w:id="1416"/>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sdt>
      <w:sdtPr>
        <w:id w:val="1109214217"/>
        <w:tag w:val="goog_rdk_5391"/>
      </w:sdtPr>
      <w:sdtContent>
        <w:p w:rsidR="00000000" w:rsidDel="00000000" w:rsidP="00000000" w:rsidRDefault="00000000" w:rsidRPr="00000000" w14:paraId="00000735">
          <w:pPr>
            <w:pStyle w:val="Heading3"/>
            <w:keepNext w:val="0"/>
            <w:keepLines w:val="0"/>
            <w:spacing w:before="280" w:lineRule="auto"/>
            <w:ind w:left="0" w:firstLine="1275"/>
            <w:rPr>
              <w:rFonts w:ascii="Cambria" w:cs="Cambria" w:eastAsia="Cambria" w:hAnsi="Cambria"/>
              <w:color w:val="000000"/>
              <w:sz w:val="22"/>
              <w:szCs w:val="22"/>
            </w:rPr>
            <w:pPrChange w:author="K Desavalli" w:id="0" w:date="2026-09-23T04:17:36Z">
              <w:pPr>
                <w:pStyle w:val="Heading3"/>
                <w:keepNext w:val="0"/>
                <w:keepLines w:val="0"/>
                <w:spacing w:before="280" w:lineRule="auto"/>
              </w:pPr>
            </w:pPrChange>
          </w:pPr>
          <w:bookmarkStart w:colFirst="0" w:colLast="0" w:name="_heading=h.q3fvhabilatl" w:id="1417"/>
          <w:bookmarkEnd w:id="1417"/>
          <w:r w:rsidDel="00000000" w:rsidR="00000000" w:rsidRPr="00000000">
            <w:rPr>
              <w:rFonts w:ascii="Cambria" w:cs="Cambria" w:eastAsia="Cambria" w:hAnsi="Cambria"/>
              <w:color w:val="000000"/>
              <w:sz w:val="22"/>
              <w:szCs w:val="22"/>
              <w:rtl w:val="0"/>
            </w:rPr>
            <w:t xml:space="preserve">Backend Responsibilities:</w:t>
          </w:r>
        </w:p>
      </w:sdtContent>
    </w:sdt>
    <w:p w:rsidR="00000000" w:rsidDel="00000000" w:rsidP="00000000" w:rsidRDefault="00000000" w:rsidRPr="00000000" w14:paraId="00000736">
      <w:pPr>
        <w:numPr>
          <w:ilvl w:val="0"/>
          <w:numId w:val="15"/>
        </w:numPr>
        <w:spacing w:after="0" w:before="240" w:lineRule="auto"/>
        <w:ind w:left="720" w:hanging="360"/>
        <w:rPr/>
      </w:pP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737">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738">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739">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73A">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73B">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73C">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73D">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73E">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73F">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74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741">
      <w:pPr>
        <w:pStyle w:val="Heading3"/>
        <w:keepNext w:val="0"/>
        <w:keepLines w:val="0"/>
        <w:spacing w:before="280" w:lineRule="auto"/>
        <w:rPr>
          <w:rFonts w:ascii="Cambria" w:cs="Cambria" w:eastAsia="Cambria" w:hAnsi="Cambria"/>
          <w:color w:val="000000"/>
          <w:sz w:val="22"/>
          <w:szCs w:val="22"/>
        </w:rPr>
      </w:pPr>
      <w:bookmarkStart w:colFirst="0" w:colLast="0" w:name="_heading=h.34ma84lio99a" w:id="1418"/>
      <w:bookmarkEnd w:id="1418"/>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742">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743">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744">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745">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7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747">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Set up the development Environment:</w:t>
      </w:r>
    </w:p>
    <w:p w:rsidR="00000000" w:rsidDel="00000000" w:rsidP="00000000" w:rsidRDefault="00000000" w:rsidRPr="00000000" w14:paraId="0000074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bCs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749">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74A">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74B">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74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74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74E">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74F">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3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751">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Activity 2.1 Develop the core functionalities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752">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9gd33yg3tm6" w:id="1419"/>
      <w:bookmarkEnd w:id="1419"/>
      <w:r w:rsidDel="00000000" w:rsidR="00000000" w:rsidRPr="00000000">
        <w:rPr>
          <w:rFonts w:ascii="Cambria" w:cs="Cambria" w:eastAsia="Cambria" w:hAnsi="Cambria"/>
          <w:b w:val="1"/>
          <w:bCs w:val="1"/>
          <w:color w:val="000000"/>
          <w:sz w:val="22"/>
          <w:szCs w:val="22"/>
          <w:rtl w:val="0"/>
        </w:rPr>
        <w:t xml:space="preserve">Generate Structured Comic Panel Outline</w:t>
      </w:r>
    </w:p>
    <w:p w:rsidR="00000000" w:rsidDel="00000000" w:rsidP="00000000" w:rsidRDefault="00000000" w:rsidRPr="00000000" w14:paraId="00000753">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754">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755">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756">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757">
      <w:pPr>
        <w:spacing w:after="240" w:before="240" w:lineRule="auto"/>
        <w:ind w:left="720" w:firstLine="0"/>
        <w:rPr>
          <w:rFonts w:ascii="Cambria" w:cs="Cambria" w:eastAsia="Cambria" w:hAnsi="Cambria"/>
        </w:rPr>
      </w:pPr>
      <w:sdt>
        <w:sdtPr>
          <w:id w:val="-1821708429"/>
          <w:tag w:val="goog_rdk_5393"/>
        </w:sdtPr>
        <w:sdtContent>
          <w:del w:author="Deepa lakshmi" w:id="97" w:date="2026-09-23T04:01:35Z">
            <w:r w:rsidDel="00000000" w:rsidR="00000000" w:rsidRPr="00000000">
              <w:rPr>
                <w:rFonts w:ascii="Cambria" w:cs="Cambria" w:eastAsia="Cambria" w:hAnsi="Cambria"/>
              </w:rPr>
              <w:drawing>
                <wp:inline distB="114300" distT="114300" distL="114300" distR="114300">
                  <wp:extent cx="5567363" cy="3434991"/>
                  <wp:effectExtent b="0" l="0" r="0" t="0"/>
                  <wp:docPr id="3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67363" cy="3434991"/>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0758">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3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759">
      <w:pPr>
        <w:spacing w:after="240" w:before="240" w:lineRule="auto"/>
        <w:ind w:left="0" w:firstLine="0"/>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rtl w:val="0"/>
        </w:rPr>
        <w:t xml:space="preserve">Generate Comic Story Narration and Dialogue</w:t>
      </w:r>
      <w:r w:rsidDel="00000000" w:rsidR="00000000" w:rsidRPr="00000000">
        <w:rPr>
          <w:rtl w:val="0"/>
        </w:rPr>
      </w:r>
    </w:p>
    <w:p w:rsidR="00000000" w:rsidDel="00000000" w:rsidP="00000000" w:rsidRDefault="00000000" w:rsidRPr="00000000" w14:paraId="0000075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75B">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75C">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75D">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75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3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vj0z4fujxa6" w:id="1420"/>
      <w:bookmarkEnd w:id="1420"/>
      <w:r w:rsidDel="00000000" w:rsidR="00000000" w:rsidRPr="00000000">
        <w:rPr>
          <w:rFonts w:ascii="Cambria" w:cs="Cambria" w:eastAsia="Cambria" w:hAnsi="Cambria"/>
          <w:b w:val="1"/>
          <w:bCs w:val="1"/>
          <w:color w:val="000000"/>
          <w:sz w:val="22"/>
          <w:szCs w:val="22"/>
          <w:rtl w:val="0"/>
        </w:rPr>
        <w:t xml:space="preserve">Generate Comic Illustrations from Prompts</w:t>
      </w:r>
    </w:p>
    <w:p w:rsidR="00000000" w:rsidDel="00000000" w:rsidP="00000000" w:rsidRDefault="00000000" w:rsidRPr="00000000" w14:paraId="00000760">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761">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762">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763">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sdt>
      <w:sdtPr>
        <w:id w:val="578676700"/>
        <w:tag w:val="goog_rdk_5398"/>
      </w:sdtPr>
      <w:sdtContent>
        <w:p w:rsidR="00000000" w:rsidDel="00000000" w:rsidP="00000000" w:rsidRDefault="00000000" w:rsidRPr="00000000" w14:paraId="00000764">
          <w:pPr>
            <w:spacing w:after="240" w:before="240" w:lineRule="auto"/>
            <w:ind w:left="720" w:firstLine="0"/>
            <w:rPr>
              <w:rFonts w:ascii="Cambria" w:cs="Cambria" w:eastAsia="Cambria" w:hAnsi="Cambria"/>
            </w:rPr>
            <w:pPrChange w:author="Santhosh Kumar" w:id="0" w:date="2026-09-22T05:28:35Z">
              <w:pPr>
                <w:spacing w:after="240" w:before="240" w:lineRule="auto"/>
              </w:pPr>
            </w:pPrChange>
          </w:pPr>
          <w:sdt>
            <w:sdtPr>
              <w:id w:val="1627329767"/>
              <w:tag w:val="goog_rdk_5395"/>
            </w:sdtPr>
            <w:sdtContent>
              <w:ins w:author="Parameshwari R" w:id="98" w:date="2026-09-23T00:44:56Z">
                <w:r w:rsidDel="00000000" w:rsidR="00000000" w:rsidRPr="00000000">
                  <w:rPr>
                    <w:rFonts w:ascii="Cambria" w:cs="Cambria" w:eastAsia="Cambria" w:hAnsi="Cambria"/>
                  </w:rPr>
                  <w:drawing>
                    <wp:inline distB="114300" distT="114300" distL="114300" distR="114300">
                      <wp:extent cx="4972050" cy="2305050"/>
                      <wp:effectExtent b="0" l="0" r="0" t="0"/>
                      <wp:docPr id="2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972050" cy="2305050"/>
                              </a:xfrm>
                              <a:prstGeom prst="rect"/>
                              <a:ln/>
                            </pic:spPr>
                          </pic:pic>
                        </a:graphicData>
                      </a:graphic>
                    </wp:inline>
                  </w:drawing>
                </w:r>
              </w:ins>
            </w:sdtContent>
          </w:sdt>
          <w:sdt>
            <w:sdtPr>
              <w:id w:val="1827713358"/>
              <w:tag w:val="goog_rdk_5396"/>
            </w:sdtPr>
            <w:sdtContent>
              <w:ins w:author="Santhosh Kumar" w:id="99" w:date="2026-09-22T05:28:35Z">
                <w:r w:rsidDel="00000000" w:rsidR="00000000" w:rsidRPr="00000000">
                  <w:rPr>
                    <w:rFonts w:ascii="Cambria" w:cs="Cambria" w:eastAsia="Cambria" w:hAnsi="Cambria"/>
                  </w:rPr>
                  <w:drawing>
                    <wp:inline distB="114300" distT="114300" distL="114300" distR="114300">
                      <wp:extent cx="5567363" cy="3434991"/>
                      <wp:effectExtent b="0" l="0" r="0" t="0"/>
                      <wp:docPr id="2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67363" cy="3434991"/>
                              </a:xfrm>
                              <a:prstGeom prst="rect"/>
                              <a:ln/>
                            </pic:spPr>
                          </pic:pic>
                        </a:graphicData>
                      </a:graphic>
                    </wp:inline>
                  </w:drawing>
                </w:r>
              </w:ins>
            </w:sdtContent>
          </w:sdt>
          <w:sdt>
            <w:sdtPr>
              <w:id w:val="-1543171500"/>
              <w:tag w:val="goog_rdk_5397"/>
            </w:sdtPr>
            <w:sdtContent>
              <w:del w:author="Parameshwari R" w:id="98" w:date="2026-09-23T00:44:56Z">
                <w:r w:rsidDel="00000000" w:rsidR="00000000" w:rsidRPr="00000000">
                  <w:rPr>
                    <w:rFonts w:ascii="Cambria" w:cs="Cambria" w:eastAsia="Cambria" w:hAnsi="Cambria"/>
                  </w:rPr>
                  <w:drawing>
                    <wp:inline distB="114300" distT="114300" distL="114300" distR="114300">
                      <wp:extent cx="4972050" cy="2305050"/>
                      <wp:effectExtent b="0" l="0" r="0" t="0"/>
                      <wp:docPr id="38"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972050" cy="2305050"/>
                              </a:xfrm>
                              <a:prstGeom prst="rect"/>
                              <a:ln/>
                            </pic:spPr>
                          </pic:pic>
                        </a:graphicData>
                      </a:graphic>
                    </wp:inline>
                  </w:drawing>
                </w:r>
              </w:del>
            </w:sdtContent>
          </w:sdt>
          <w:r w:rsidDel="00000000" w:rsidR="00000000" w:rsidRPr="00000000">
            <w:rPr>
              <w:rtl w:val="0"/>
            </w:rPr>
          </w:r>
        </w:p>
      </w:sdtContent>
    </w:sdt>
    <w:p w:rsidR="00000000" w:rsidDel="00000000" w:rsidP="00000000" w:rsidRDefault="00000000" w:rsidRPr="00000000" w14:paraId="00000765">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Organize Comic Panels into Layout Structure</w:t>
      </w:r>
    </w:p>
    <w:p w:rsidR="00000000" w:rsidDel="00000000" w:rsidP="00000000" w:rsidRDefault="00000000" w:rsidRPr="00000000" w14:paraId="00000766">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76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768">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769">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76A">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76B">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70pm62yz581k" w:id="1421"/>
      <w:bookmarkEnd w:id="1421"/>
      <w:r w:rsidDel="00000000" w:rsidR="00000000" w:rsidRPr="00000000">
        <w:rPr>
          <w:rFonts w:ascii="Cambria" w:cs="Cambria" w:eastAsia="Cambria" w:hAnsi="Cambria"/>
          <w:b w:val="1"/>
          <w:bCs w:val="1"/>
          <w:color w:val="000000"/>
          <w:sz w:val="22"/>
          <w:szCs w:val="22"/>
        </w:rPr>
        <w:drawing>
          <wp:inline distB="114300" distT="114300" distL="114300" distR="114300">
            <wp:extent cx="5943600" cy="2527300"/>
            <wp:effectExtent b="0" l="0" r="0" t="0"/>
            <wp:docPr id="3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jwwvepcow8v" w:id="1422"/>
      <w:bookmarkEnd w:id="1422"/>
      <w:r w:rsidDel="00000000" w:rsidR="00000000" w:rsidRPr="00000000">
        <w:rPr>
          <w:rFonts w:ascii="Cambria" w:cs="Cambria" w:eastAsia="Cambria" w:hAnsi="Cambria"/>
          <w:b w:val="1"/>
          <w:bCs w:val="1"/>
          <w:color w:val="000000"/>
          <w:sz w:val="22"/>
          <w:szCs w:val="22"/>
          <w:rtl w:val="0"/>
        </w:rPr>
        <w:t xml:space="preserve">Export Comic Panel and Story into PDF</w:t>
      </w:r>
    </w:p>
    <w:p w:rsidR="00000000" w:rsidDel="00000000" w:rsidP="00000000" w:rsidRDefault="00000000" w:rsidRPr="00000000" w14:paraId="0000076D">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76E">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bCs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76F">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770">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sdt>
      <w:sdtPr>
        <w:id w:val="677035485"/>
        <w:tag w:val="goog_rdk_5404"/>
      </w:sdtPr>
      <w:sdtContent>
        <w:p w:rsidR="00000000" w:rsidDel="00000000" w:rsidP="00000000" w:rsidRDefault="00000000" w:rsidRPr="00000000" w14:paraId="00000771">
          <w:pPr>
            <w:spacing w:after="240" w:before="240" w:lineRule="auto"/>
            <w:ind w:left="720" w:firstLine="0"/>
            <w:rPr>
              <w:rFonts w:ascii="Cambria" w:cs="Cambria" w:eastAsia="Cambria" w:hAnsi="Cambria"/>
              <w:b w:val="1"/>
              <w:bCs w:val="1"/>
            </w:rPr>
            <w:pPrChange w:author="Santhosh Kumar" w:id="0" w:date="2026-09-22T05:28:49Z">
              <w:pPr>
                <w:spacing w:after="240" w:before="240" w:lineRule="auto"/>
              </w:pPr>
            </w:pPrChange>
          </w:pPr>
          <w:sdt>
            <w:sdtPr>
              <w:id w:val="2138012866"/>
              <w:tag w:val="goog_rdk_5400"/>
            </w:sdtPr>
            <w:sdtContent>
              <w:ins w:author="Lavanya 15" w:id="101" w:date="2026-09-22T05:29:14Z">
                <w:r w:rsidDel="00000000" w:rsidR="00000000" w:rsidRPr="00000000">
                  <w:rPr>
                    <w:rFonts w:ascii="Cambria" w:cs="Cambria" w:eastAsia="Cambria" w:hAnsi="Cambria"/>
                  </w:rPr>
                  <w:drawing>
                    <wp:inline distB="114300" distT="114300" distL="114300" distR="114300">
                      <wp:extent cx="5567363" cy="3434991"/>
                      <wp:effectExtent b="0" l="0" r="0" t="0"/>
                      <wp:docPr id="2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67363" cy="3434991"/>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5567363" cy="3434991"/>
                      <wp:effectExtent b="0" l="0" r="0" t="0"/>
                      <wp:docPr id="27"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67363" cy="3434991"/>
                              </a:xfrm>
                              <a:prstGeom prst="rect"/>
                              <a:ln/>
                            </pic:spPr>
                          </pic:pic>
                        </a:graphicData>
                      </a:graphic>
                    </wp:inline>
                  </w:drawing>
                </w:r>
              </w:ins>
            </w:sdtContent>
          </w:sdt>
          <w:sdt>
            <w:sdtPr>
              <w:id w:val="968004112"/>
              <w:tag w:val="goog_rdk_5401"/>
            </w:sdtPr>
            <w:sdtContent>
              <w:ins w:author="Santhosh Kumar" w:id="102" w:date="2026-09-22T05:28:49Z">
                <w:sdt>
                  <w:sdtPr>
                    <w:id w:val="-2053374406"/>
                    <w:tag w:val="goog_rdk_5402"/>
                  </w:sdtPr>
                  <w:sdtContent>
                    <w:del w:author="Lavanya 15" w:id="101" w:date="2026-09-22T05:29:14Z">
                      <w:r w:rsidDel="00000000" w:rsidR="00000000" w:rsidRPr="00000000">
                        <w:rPr>
                          <w:rFonts w:ascii="Cambria" w:cs="Cambria" w:eastAsia="Cambria" w:hAnsi="Cambria"/>
                        </w:rPr>
                        <w:drawing>
                          <wp:inline distB="114300" distT="114300" distL="114300" distR="114300">
                            <wp:extent cx="5567363" cy="3434991"/>
                            <wp:effectExtent b="0" l="0" r="0" t="0"/>
                            <wp:docPr id="2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567363" cy="3434991"/>
                                    </a:xfrm>
                                    <a:prstGeom prst="rect"/>
                                    <a:ln/>
                                  </pic:spPr>
                                </pic:pic>
                              </a:graphicData>
                            </a:graphic>
                          </wp:inline>
                        </w:drawing>
                      </w:r>
                    </w:del>
                  </w:sdtContent>
                </w:sdt>
              </w:ins>
            </w:sdtContent>
          </w:sdt>
          <w:sdt>
            <w:sdtPr>
              <w:id w:val="678799377"/>
              <w:tag w:val="goog_rdk_5403"/>
            </w:sdtPr>
            <w:sdtContent>
              <w:del w:author="Santhosh Kumar" w:id="102" w:date="2026-09-22T05:28:49Z">
                <w:r w:rsidDel="00000000" w:rsidR="00000000" w:rsidRPr="00000000">
                  <w:rPr>
                    <w:rFonts w:ascii="Cambria" w:cs="Cambria" w:eastAsia="Cambria" w:hAnsi="Cambria"/>
                  </w:rPr>
                  <w:drawing>
                    <wp:inline distB="114300" distT="114300" distL="114300" distR="114300">
                      <wp:extent cx="5853113" cy="6038850"/>
                      <wp:effectExtent b="0" l="0" r="0" t="0"/>
                      <wp:docPr id="4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853113" cy="6038850"/>
                              </a:xfrm>
                              <a:prstGeom prst="rect"/>
                              <a:ln/>
                            </pic:spPr>
                          </pic:pic>
                        </a:graphicData>
                      </a:graphic>
                    </wp:inline>
                  </w:drawing>
                </w:r>
              </w:del>
            </w:sdtContent>
          </w:sdt>
          <w:r w:rsidDel="00000000" w:rsidR="00000000" w:rsidRPr="00000000">
            <w:rPr>
              <w:rtl w:val="0"/>
            </w:rPr>
          </w:r>
        </w:p>
      </w:sdtContent>
    </w:sdt>
    <w:sdt>
      <w:sdtPr>
        <w:id w:val="-902036318"/>
        <w:tag w:val="goog_rdk_5407"/>
      </w:sdtPr>
      <w:sdtContent>
        <w:p w:rsidR="00000000" w:rsidDel="00000000" w:rsidP="00000000" w:rsidRDefault="00000000" w:rsidRPr="00000000" w14:paraId="00000772">
          <w:pPr>
            <w:spacing w:after="240" w:before="240" w:lineRule="auto"/>
            <w:rPr>
              <w:del w:author="M Alagu Natchiyar" w:id="104" w:date="2026-09-22T16:08:26Z"/>
              <w:rFonts w:ascii="Cambria" w:cs="Cambria" w:eastAsia="Cambria" w:hAnsi="Cambria"/>
              <w:b w:val="1"/>
              <w:bCs w:val="1"/>
              <w:sz w:val="24"/>
              <w:szCs w:val="24"/>
            </w:rPr>
          </w:pPr>
          <w:sdt>
            <w:sdtPr>
              <w:id w:val="1359151305"/>
              <w:tag w:val="goog_rdk_5406"/>
            </w:sdtPr>
            <w:sdtContent>
              <w:del w:author="M Alagu Natchiyar" w:id="104" w:date="2026-09-22T16:08:26Z">
                <w:r w:rsidDel="00000000" w:rsidR="00000000" w:rsidRPr="00000000">
                  <w:rPr>
                    <w:rtl w:val="0"/>
                  </w:rPr>
                </w:r>
              </w:del>
            </w:sdtContent>
          </w:sdt>
        </w:p>
      </w:sdtContent>
    </w:sdt>
    <w:sdt>
      <w:sdtPr>
        <w:id w:val="1654380468"/>
        <w:tag w:val="goog_rdk_5409"/>
      </w:sdtPr>
      <w:sdtContent>
        <w:p w:rsidR="00000000" w:rsidDel="00000000" w:rsidP="00000000" w:rsidRDefault="00000000" w:rsidRPr="00000000" w14:paraId="00000773">
          <w:pPr>
            <w:spacing w:after="240" w:before="240" w:lineRule="auto"/>
            <w:rPr>
              <w:del w:author="M Alagu Natchiyar" w:id="104" w:date="2026-09-22T16:08:26Z"/>
              <w:rFonts w:ascii="Cambria" w:cs="Cambria" w:eastAsia="Cambria" w:hAnsi="Cambria"/>
              <w:b w:val="1"/>
              <w:bCs w:val="1"/>
              <w:sz w:val="24"/>
              <w:szCs w:val="24"/>
            </w:rPr>
          </w:pPr>
          <w:sdt>
            <w:sdtPr>
              <w:id w:val="1603752966"/>
              <w:tag w:val="goog_rdk_5408"/>
            </w:sdtPr>
            <w:sdtContent>
              <w:del w:author="M Alagu Natchiyar" w:id="104" w:date="2026-09-22T16:08:26Z">
                <w:r w:rsidDel="00000000" w:rsidR="00000000" w:rsidRPr="00000000">
                  <w:rPr>
                    <w:rtl w:val="0"/>
                  </w:rPr>
                </w:r>
              </w:del>
            </w:sdtContent>
          </w:sdt>
        </w:p>
      </w:sdtContent>
    </w:sdt>
    <w:p w:rsidR="00000000" w:rsidDel="00000000" w:rsidP="00000000" w:rsidRDefault="00000000" w:rsidRPr="00000000" w14:paraId="0000077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775">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82yks8qqldlh" w:id="1423"/>
      <w:bookmarkEnd w:id="1423"/>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77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bCs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777">
      <w:pPr>
        <w:spacing w:after="240" w:befor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778">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79">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77A">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77B">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77C">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ciyoutknytqg" w:id="1424"/>
      <w:bookmarkEnd w:id="1424"/>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77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77E">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77F">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780">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781">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782">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783">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784">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785">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78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787">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788">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78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sdt>
      <w:sdtPr>
        <w:id w:val="-753531703"/>
        <w:tag w:val="goog_rdk_5412"/>
      </w:sdtPr>
      <w:sdtContent>
        <w:p w:rsidR="00000000" w:rsidDel="00000000" w:rsidP="00000000" w:rsidRDefault="00000000" w:rsidRPr="00000000" w14:paraId="0000078A">
          <w:pPr>
            <w:rPr>
              <w:del w:author="M Alagu Natchiyar" w:id="105" w:date="2026-09-22T16:08:12Z"/>
              <w:rFonts w:ascii="Cambria" w:cs="Cambria" w:eastAsia="Cambria" w:hAnsi="Cambria"/>
              <w:b w:val="1"/>
              <w:bCs w:val="1"/>
              <w:sz w:val="24"/>
              <w:szCs w:val="24"/>
            </w:rPr>
          </w:pPr>
          <w:sdt>
            <w:sdtPr>
              <w:id w:val="948917319"/>
              <w:tag w:val="goog_rdk_5411"/>
            </w:sdtPr>
            <w:sdtContent>
              <w:del w:author="M Alagu Natchiyar" w:id="105" w:date="2026-09-22T16:08:12Z">
                <w:r w:rsidDel="00000000" w:rsidR="00000000" w:rsidRPr="00000000">
                  <w:rPr>
                    <w:rtl w:val="0"/>
                  </w:rPr>
                </w:r>
              </w:del>
            </w:sdtContent>
          </w:sdt>
        </w:p>
      </w:sdtContent>
    </w:sdt>
    <w:sdt>
      <w:sdtPr>
        <w:id w:val="-1674433064"/>
        <w:tag w:val="goog_rdk_5414"/>
      </w:sdtPr>
      <w:sdtContent>
        <w:p w:rsidR="00000000" w:rsidDel="00000000" w:rsidP="00000000" w:rsidRDefault="00000000" w:rsidRPr="00000000" w14:paraId="0000078B">
          <w:pPr>
            <w:rPr>
              <w:del w:author="M Alagu Natchiyar" w:id="105" w:date="2026-09-22T16:08:12Z"/>
              <w:rFonts w:ascii="Cambria" w:cs="Cambria" w:eastAsia="Cambria" w:hAnsi="Cambria"/>
              <w:b w:val="1"/>
              <w:bCs w:val="1"/>
              <w:sz w:val="24"/>
              <w:szCs w:val="24"/>
            </w:rPr>
          </w:pPr>
          <w:sdt>
            <w:sdtPr>
              <w:id w:val="-1169085869"/>
              <w:tag w:val="goog_rdk_5413"/>
            </w:sdtPr>
            <w:sdtContent>
              <w:del w:author="M Alagu Natchiyar" w:id="105" w:date="2026-09-22T16:08:12Z">
                <w:r w:rsidDel="00000000" w:rsidR="00000000" w:rsidRPr="00000000">
                  <w:rPr>
                    <w:rtl w:val="0"/>
                  </w:rPr>
                </w:r>
              </w:del>
            </w:sdtContent>
          </w:sdt>
        </w:p>
      </w:sdtContent>
    </w:sdt>
    <w:sdt>
      <w:sdtPr>
        <w:id w:val="-1539221489"/>
        <w:tag w:val="goog_rdk_5416"/>
      </w:sdtPr>
      <w:sdtContent>
        <w:p w:rsidR="00000000" w:rsidDel="00000000" w:rsidP="00000000" w:rsidRDefault="00000000" w:rsidRPr="00000000" w14:paraId="0000078C">
          <w:pPr>
            <w:rPr>
              <w:del w:author="M Alagu Natchiyar" w:id="105" w:date="2026-09-22T16:08:12Z"/>
              <w:rFonts w:ascii="Cambria" w:cs="Cambria" w:eastAsia="Cambria" w:hAnsi="Cambria"/>
              <w:b w:val="1"/>
              <w:bCs w:val="1"/>
              <w:sz w:val="24"/>
              <w:szCs w:val="24"/>
            </w:rPr>
          </w:pPr>
          <w:sdt>
            <w:sdtPr>
              <w:id w:val="1045271789"/>
              <w:tag w:val="goog_rdk_5415"/>
            </w:sdtPr>
            <w:sdtContent>
              <w:del w:author="M Alagu Natchiyar" w:id="105" w:date="2026-09-22T16:08:12Z">
                <w:r w:rsidDel="00000000" w:rsidR="00000000" w:rsidRPr="00000000">
                  <w:rPr>
                    <w:rtl w:val="0"/>
                  </w:rPr>
                </w:r>
              </w:del>
            </w:sdtContent>
          </w:sdt>
        </w:p>
      </w:sdtContent>
    </w:sdt>
    <w:sdt>
      <w:sdtPr>
        <w:id w:val="-1879786729"/>
        <w:tag w:val="goog_rdk_5418"/>
      </w:sdtPr>
      <w:sdtContent>
        <w:p w:rsidR="00000000" w:rsidDel="00000000" w:rsidP="00000000" w:rsidRDefault="00000000" w:rsidRPr="00000000" w14:paraId="0000078D">
          <w:pPr>
            <w:rPr>
              <w:del w:author="M Alagu Natchiyar" w:id="105" w:date="2026-09-22T16:08:12Z"/>
              <w:rFonts w:ascii="Cambria" w:cs="Cambria" w:eastAsia="Cambria" w:hAnsi="Cambria"/>
              <w:b w:val="1"/>
              <w:bCs w:val="1"/>
              <w:sz w:val="24"/>
              <w:szCs w:val="24"/>
            </w:rPr>
          </w:pPr>
          <w:sdt>
            <w:sdtPr>
              <w:id w:val="-289956926"/>
              <w:tag w:val="goog_rdk_5417"/>
            </w:sdtPr>
            <w:sdtContent>
              <w:del w:author="M Alagu Natchiyar" w:id="105" w:date="2026-09-22T16:08:12Z">
                <w:r w:rsidDel="00000000" w:rsidR="00000000" w:rsidRPr="00000000">
                  <w:rPr>
                    <w:rtl w:val="0"/>
                  </w:rPr>
                </w:r>
              </w:del>
            </w:sdtContent>
          </w:sdt>
        </w:p>
      </w:sdtContent>
    </w:sdt>
    <w:sdt>
      <w:sdtPr>
        <w:id w:val="-2527998"/>
        <w:tag w:val="goog_rdk_5420"/>
      </w:sdtPr>
      <w:sdtContent>
        <w:p w:rsidR="00000000" w:rsidDel="00000000" w:rsidP="00000000" w:rsidRDefault="00000000" w:rsidRPr="00000000" w14:paraId="0000078E">
          <w:pPr>
            <w:rPr>
              <w:del w:author="M Alagu Natchiyar" w:id="105" w:date="2026-09-22T16:08:12Z"/>
              <w:rFonts w:ascii="Cambria" w:cs="Cambria" w:eastAsia="Cambria" w:hAnsi="Cambria"/>
              <w:b w:val="1"/>
              <w:bCs w:val="1"/>
              <w:sz w:val="24"/>
              <w:szCs w:val="24"/>
            </w:rPr>
          </w:pPr>
          <w:sdt>
            <w:sdtPr>
              <w:id w:val="1403654311"/>
              <w:tag w:val="goog_rdk_5419"/>
            </w:sdtPr>
            <w:sdtContent>
              <w:del w:author="M Alagu Natchiyar" w:id="105" w:date="2026-09-22T16:08:12Z">
                <w:r w:rsidDel="00000000" w:rsidR="00000000" w:rsidRPr="00000000">
                  <w:rPr>
                    <w:rtl w:val="0"/>
                  </w:rPr>
                </w:r>
              </w:del>
            </w:sdtContent>
          </w:sdt>
        </w:p>
      </w:sdtContent>
    </w:sdt>
    <w:p w:rsidR="00000000" w:rsidDel="00000000" w:rsidP="00000000" w:rsidRDefault="00000000" w:rsidRPr="00000000" w14:paraId="0000078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790">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791">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792">
      <w:pPr>
        <w:rPr>
          <w:rFonts w:ascii="Cambria" w:cs="Cambria" w:eastAsia="Cambria" w:hAnsi="Cambria"/>
        </w:rPr>
      </w:pPr>
      <w:r w:rsidDel="00000000" w:rsidR="00000000" w:rsidRPr="00000000">
        <w:rPr>
          <w:rtl w:val="0"/>
        </w:rPr>
      </w:r>
    </w:p>
    <w:p w:rsidR="00000000" w:rsidDel="00000000" w:rsidP="00000000" w:rsidRDefault="00000000" w:rsidRPr="00000000" w14:paraId="00000793">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r w:rsidDel="00000000" w:rsidR="00000000" w:rsidRPr="00000000">
        <w:rPr>
          <w:rFonts w:ascii="Cambria" w:cs="Cambria" w:eastAsia="Cambria" w:hAnsi="Cambria"/>
          <w:b w:val="1"/>
          <w:bCs w:val="1"/>
          <w:color w:val="188038"/>
          <w:sz w:val="24"/>
          <w:szCs w:val="24"/>
          <w:rtl w:val="0"/>
        </w:rPr>
        <w:t xml:space="preserve">routes.py</w:t>
      </w:r>
    </w:p>
    <w:p w:rsidR="00000000" w:rsidDel="00000000" w:rsidP="00000000" w:rsidRDefault="00000000" w:rsidRPr="00000000" w14:paraId="0000079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9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79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797">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bCs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798">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bCs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bCs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799">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bCs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bCs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79A">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bCs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79B">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bCs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79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79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7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79F">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7A0">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A1">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7A2">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A3">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A4">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A5">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7A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7A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7A8">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AI workflows in each Route</w:t>
      </w:r>
    </w:p>
    <w:p w:rsidR="00000000" w:rsidDel="00000000" w:rsidP="00000000" w:rsidRDefault="00000000" w:rsidRPr="00000000" w14:paraId="000007A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7AA">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7AB">
      <w:pPr>
        <w:numPr>
          <w:ilvl w:val="1"/>
          <w:numId w:val="16"/>
        </w:numPr>
        <w:spacing w:after="0" w:before="24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7AC">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7AD">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7AE">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7AF">
      <w:pPr>
        <w:numPr>
          <w:ilvl w:val="1"/>
          <w:numId w:val="16"/>
        </w:numPr>
        <w:spacing w:after="24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7B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7B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7B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Comic Generation Route:</w:t>
      </w:r>
    </w:p>
    <w:p w:rsidR="00000000" w:rsidDel="00000000" w:rsidP="00000000" w:rsidRDefault="00000000" w:rsidRPr="00000000" w14:paraId="000007B3">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34038" cy="4248451"/>
            <wp:effectExtent b="0" l="0" r="0" t="0"/>
            <wp:docPr id="3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Export Success Route:</w:t>
      </w:r>
    </w:p>
    <w:p w:rsidR="00000000" w:rsidDel="00000000" w:rsidP="00000000" w:rsidRDefault="00000000" w:rsidRPr="00000000" w14:paraId="000007B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6985480" cy="973937"/>
            <wp:effectExtent b="0" l="0" r="0" t="0"/>
            <wp:docPr id="4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985480" cy="973937"/>
                    </a:xfrm>
                    <a:prstGeom prst="rect"/>
                    <a:ln/>
                  </pic:spPr>
                </pic:pic>
              </a:graphicData>
            </a:graphic>
          </wp:inline>
        </w:drawing>
      </w:r>
      <w:r w:rsidDel="00000000" w:rsidR="00000000" w:rsidRPr="00000000">
        <w:rPr>
          <w:rtl w:val="0"/>
        </w:rPr>
      </w:r>
    </w:p>
    <w:sdt>
      <w:sdtPr>
        <w:id w:val="-538782295"/>
        <w:tag w:val="goog_rdk_5423"/>
      </w:sdtPr>
      <w:sdtContent>
        <w:p w:rsidR="00000000" w:rsidDel="00000000" w:rsidP="00000000" w:rsidRDefault="00000000" w:rsidRPr="00000000" w14:paraId="000007B8">
          <w:pPr>
            <w:rPr>
              <w:del w:author="M Alagu Natchiyar" w:id="106" w:date="2026-09-22T16:07:57Z"/>
              <w:rFonts w:ascii="Cambria" w:cs="Cambria" w:eastAsia="Cambria" w:hAnsi="Cambria"/>
              <w:b w:val="1"/>
              <w:bCs w:val="1"/>
            </w:rPr>
          </w:pPr>
          <w:sdt>
            <w:sdtPr>
              <w:id w:val="-1308248240"/>
              <w:tag w:val="goog_rdk_5422"/>
            </w:sdtPr>
            <w:sdtContent>
              <w:del w:author="M Alagu Natchiyar" w:id="106" w:date="2026-09-22T16:07:57Z">
                <w:r w:rsidDel="00000000" w:rsidR="00000000" w:rsidRPr="00000000">
                  <w:rPr>
                    <w:rtl w:val="0"/>
                  </w:rPr>
                </w:r>
              </w:del>
            </w:sdtContent>
          </w:sdt>
        </w:p>
      </w:sdtContent>
    </w:sdt>
    <w:sdt>
      <w:sdtPr>
        <w:id w:val="-124387535"/>
        <w:tag w:val="goog_rdk_5425"/>
      </w:sdtPr>
      <w:sdtContent>
        <w:p w:rsidR="00000000" w:rsidDel="00000000" w:rsidP="00000000" w:rsidRDefault="00000000" w:rsidRPr="00000000" w14:paraId="000007B9">
          <w:pPr>
            <w:rPr>
              <w:del w:author="M Alagu Natchiyar" w:id="106" w:date="2026-09-22T16:07:57Z"/>
              <w:rFonts w:ascii="Cambria" w:cs="Cambria" w:eastAsia="Cambria" w:hAnsi="Cambria"/>
              <w:b w:val="1"/>
              <w:bCs w:val="1"/>
            </w:rPr>
          </w:pPr>
          <w:sdt>
            <w:sdtPr>
              <w:id w:val="1705877984"/>
              <w:tag w:val="goog_rdk_5424"/>
            </w:sdtPr>
            <w:sdtContent>
              <w:del w:author="M Alagu Natchiyar" w:id="106" w:date="2026-09-22T16:07:57Z">
                <w:r w:rsidDel="00000000" w:rsidR="00000000" w:rsidRPr="00000000">
                  <w:rPr>
                    <w:rtl w:val="0"/>
                  </w:rPr>
                </w:r>
              </w:del>
            </w:sdtContent>
          </w:sdt>
        </w:p>
      </w:sdtContent>
    </w:sdt>
    <w:sdt>
      <w:sdtPr>
        <w:id w:val="1903852772"/>
        <w:tag w:val="goog_rdk_5427"/>
      </w:sdtPr>
      <w:sdtContent>
        <w:p w:rsidR="00000000" w:rsidDel="00000000" w:rsidP="00000000" w:rsidRDefault="00000000" w:rsidRPr="00000000" w14:paraId="000007BA">
          <w:pPr>
            <w:rPr>
              <w:del w:author="M Alagu Natchiyar" w:id="106" w:date="2026-09-22T16:07:57Z"/>
              <w:rFonts w:ascii="Cambria" w:cs="Cambria" w:eastAsia="Cambria" w:hAnsi="Cambria"/>
              <w:b w:val="1"/>
              <w:bCs w:val="1"/>
            </w:rPr>
          </w:pPr>
          <w:sdt>
            <w:sdtPr>
              <w:id w:val="266344985"/>
              <w:tag w:val="goog_rdk_5426"/>
            </w:sdtPr>
            <w:sdtContent>
              <w:del w:author="M Alagu Natchiyar" w:id="106" w:date="2026-09-22T16:07:57Z">
                <w:r w:rsidDel="00000000" w:rsidR="00000000" w:rsidRPr="00000000">
                  <w:rPr>
                    <w:rtl w:val="0"/>
                  </w:rPr>
                </w:r>
              </w:del>
            </w:sdtContent>
          </w:sdt>
        </w:p>
      </w:sdtContent>
    </w:sdt>
    <w:p w:rsidR="00000000" w:rsidDel="00000000" w:rsidP="00000000" w:rsidRDefault="00000000" w:rsidRPr="00000000" w14:paraId="000007B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generation Route:</w:t>
      </w:r>
    </w:p>
    <w:p w:rsidR="00000000" w:rsidDel="00000000" w:rsidP="00000000" w:rsidRDefault="00000000" w:rsidRPr="00000000" w14:paraId="000007B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800100"/>
            <wp:effectExtent b="0" l="0" r="0" t="0"/>
            <wp:docPr id="4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B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B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7BF">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bCs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7C0">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7C1">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7C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C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7C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7C5">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7C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7C7">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7C8">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7C9">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7CA">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7CB">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7C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bCs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7CD">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rz99o2hjsh12" w:id="1425"/>
      <w:bookmarkEnd w:id="1425"/>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95jrs6zd99w6" w:id="1426"/>
      <w:bookmarkEnd w:id="1426"/>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7CF">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bCs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bCs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bCs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7D0">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4736ogorc7oz" w:id="1427"/>
      <w:bookmarkEnd w:id="1427"/>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7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bCs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7D2">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7D3">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7D4">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7D5">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7D6">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D7">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7D8">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7D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7D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7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7DC">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7DD">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7DE">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7DF">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7E0">
      <w:pPr>
        <w:rPr>
          <w:rFonts w:ascii="Cambria" w:cs="Cambria" w:eastAsia="Cambria" w:hAnsi="Cambria"/>
        </w:rPr>
      </w:pPr>
      <w:r w:rsidDel="00000000" w:rsidR="00000000" w:rsidRPr="00000000">
        <w:rPr>
          <w:rtl w:val="0"/>
        </w:rPr>
      </w:r>
    </w:p>
    <w:p w:rsidR="00000000" w:rsidDel="00000000" w:rsidP="00000000" w:rsidRDefault="00000000" w:rsidRPr="00000000" w14:paraId="000007E1">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bCs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7E2">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7E3">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7E4">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7E5">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7E6">
      <w:pPr>
        <w:pStyle w:val="Heading3"/>
        <w:keepNext w:val="0"/>
        <w:keepLines w:val="0"/>
        <w:spacing w:before="280" w:lineRule="auto"/>
        <w:rPr>
          <w:rFonts w:ascii="Cambria" w:cs="Cambria" w:eastAsia="Cambria" w:hAnsi="Cambria"/>
          <w:b w:val="1"/>
          <w:bCs w:val="1"/>
          <w:color w:val="000000"/>
          <w:sz w:val="22"/>
          <w:szCs w:val="22"/>
        </w:rPr>
      </w:pPr>
      <w:bookmarkStart w:colFirst="0" w:colLast="0" w:name="_heading=h.y27vk37nq2ax" w:id="1428"/>
      <w:bookmarkEnd w:id="1428"/>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7E7">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index.html</w:t>
      </w:r>
    </w:p>
    <w:p w:rsidR="00000000" w:rsidDel="00000000" w:rsidP="00000000" w:rsidRDefault="00000000" w:rsidRPr="00000000" w14:paraId="000007E8">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7E9">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7EA">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comic_preview.html</w:t>
      </w:r>
    </w:p>
    <w:p w:rsidR="00000000" w:rsidDel="00000000" w:rsidP="00000000" w:rsidRDefault="00000000" w:rsidRPr="00000000" w14:paraId="000007EB">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7EC">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7ED">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7EE">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7EF">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7F0">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7F1">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export_success.html</w:t>
      </w:r>
    </w:p>
    <w:p w:rsidR="00000000" w:rsidDel="00000000" w:rsidP="00000000" w:rsidRDefault="00000000" w:rsidRPr="00000000" w14:paraId="000007F2">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7F3">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7F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sdt>
      <w:sdtPr>
        <w:id w:val="605531229"/>
        <w:tag w:val="goog_rdk_5430"/>
      </w:sdtPr>
      <w:sdtContent>
        <w:p w:rsidR="00000000" w:rsidDel="00000000" w:rsidP="00000000" w:rsidRDefault="00000000" w:rsidRPr="00000000" w14:paraId="000007F5">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82403603"/>
              <w:tag w:val="goog_rdk_5429"/>
            </w:sdtPr>
            <w:sdtContent>
              <w:del w:author="M Alagu Natchiyar" w:id="107" w:date="2026-09-22T16:07:42Z">
                <w:bookmarkStart w:colFirst="0" w:colLast="0" w:name="_heading=h.tcv62oejamrk" w:id="1429"/>
                <w:bookmarkEnd w:id="1429"/>
                <w:r w:rsidDel="00000000" w:rsidR="00000000" w:rsidRPr="00000000">
                  <w:rPr>
                    <w:rtl w:val="0"/>
                  </w:rPr>
                </w:r>
              </w:del>
            </w:sdtContent>
          </w:sdt>
        </w:p>
      </w:sdtContent>
    </w:sdt>
    <w:sdt>
      <w:sdtPr>
        <w:id w:val="1224613621"/>
        <w:tag w:val="goog_rdk_5432"/>
      </w:sdtPr>
      <w:sdtContent>
        <w:p w:rsidR="00000000" w:rsidDel="00000000" w:rsidP="00000000" w:rsidRDefault="00000000" w:rsidRPr="00000000" w14:paraId="000007F6">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50466894"/>
              <w:tag w:val="goog_rdk_5431"/>
            </w:sdtPr>
            <w:sdtContent>
              <w:del w:author="M Alagu Natchiyar" w:id="107" w:date="2026-09-22T16:07:42Z">
                <w:bookmarkStart w:colFirst="0" w:colLast="0" w:name="_heading=h.ymbtf1d8hyja" w:id="1430"/>
                <w:bookmarkEnd w:id="1430"/>
                <w:r w:rsidDel="00000000" w:rsidR="00000000" w:rsidRPr="00000000">
                  <w:rPr>
                    <w:rtl w:val="0"/>
                  </w:rPr>
                </w:r>
              </w:del>
            </w:sdtContent>
          </w:sdt>
        </w:p>
      </w:sdtContent>
    </w:sdt>
    <w:sdt>
      <w:sdtPr>
        <w:id w:val="1794672467"/>
        <w:tag w:val="goog_rdk_5434"/>
      </w:sdtPr>
      <w:sdtContent>
        <w:p w:rsidR="00000000" w:rsidDel="00000000" w:rsidP="00000000" w:rsidRDefault="00000000" w:rsidRPr="00000000" w14:paraId="000007F7">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951730567"/>
              <w:tag w:val="goog_rdk_5433"/>
            </w:sdtPr>
            <w:sdtContent>
              <w:del w:author="M Alagu Natchiyar" w:id="107" w:date="2026-09-22T16:07:42Z">
                <w:bookmarkStart w:colFirst="0" w:colLast="0" w:name="_heading=h.73wf0ky38b6y" w:id="1431"/>
                <w:bookmarkEnd w:id="1431"/>
                <w:r w:rsidDel="00000000" w:rsidR="00000000" w:rsidRPr="00000000">
                  <w:rPr>
                    <w:rtl w:val="0"/>
                  </w:rPr>
                </w:r>
              </w:del>
            </w:sdtContent>
          </w:sdt>
        </w:p>
      </w:sdtContent>
    </w:sdt>
    <w:sdt>
      <w:sdtPr>
        <w:id w:val="1742947515"/>
        <w:tag w:val="goog_rdk_5436"/>
      </w:sdtPr>
      <w:sdtContent>
        <w:p w:rsidR="00000000" w:rsidDel="00000000" w:rsidP="00000000" w:rsidRDefault="00000000" w:rsidRPr="00000000" w14:paraId="000007F8">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795353054"/>
              <w:tag w:val="goog_rdk_5435"/>
            </w:sdtPr>
            <w:sdtContent>
              <w:del w:author="M Alagu Natchiyar" w:id="107" w:date="2026-09-22T16:07:42Z">
                <w:bookmarkStart w:colFirst="0" w:colLast="0" w:name="_heading=h.ff6j9qvl3ail" w:id="1432"/>
                <w:bookmarkEnd w:id="1432"/>
                <w:r w:rsidDel="00000000" w:rsidR="00000000" w:rsidRPr="00000000">
                  <w:rPr>
                    <w:rtl w:val="0"/>
                  </w:rPr>
                </w:r>
              </w:del>
            </w:sdtContent>
          </w:sdt>
        </w:p>
      </w:sdtContent>
    </w:sdt>
    <w:sdt>
      <w:sdtPr>
        <w:id w:val="-1780467305"/>
        <w:tag w:val="goog_rdk_5438"/>
      </w:sdtPr>
      <w:sdtContent>
        <w:p w:rsidR="00000000" w:rsidDel="00000000" w:rsidP="00000000" w:rsidRDefault="00000000" w:rsidRPr="00000000" w14:paraId="000007F9">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764420045"/>
              <w:tag w:val="goog_rdk_5437"/>
            </w:sdtPr>
            <w:sdtContent>
              <w:del w:author="M Alagu Natchiyar" w:id="107" w:date="2026-09-22T16:07:42Z">
                <w:bookmarkStart w:colFirst="0" w:colLast="0" w:name="_heading=h.pihps2vbgd07" w:id="1433"/>
                <w:bookmarkEnd w:id="1433"/>
                <w:r w:rsidDel="00000000" w:rsidR="00000000" w:rsidRPr="00000000">
                  <w:rPr>
                    <w:rtl w:val="0"/>
                  </w:rPr>
                </w:r>
              </w:del>
            </w:sdtContent>
          </w:sdt>
        </w:p>
      </w:sdtContent>
    </w:sdt>
    <w:sdt>
      <w:sdtPr>
        <w:id w:val="-918576940"/>
        <w:tag w:val="goog_rdk_5440"/>
      </w:sdtPr>
      <w:sdtContent>
        <w:p w:rsidR="00000000" w:rsidDel="00000000" w:rsidP="00000000" w:rsidRDefault="00000000" w:rsidRPr="00000000" w14:paraId="000007FA">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459143783"/>
              <w:tag w:val="goog_rdk_5439"/>
            </w:sdtPr>
            <w:sdtContent>
              <w:del w:author="M Alagu Natchiyar" w:id="107" w:date="2026-09-22T16:07:42Z">
                <w:bookmarkStart w:colFirst="0" w:colLast="0" w:name="_heading=h.mqt4pjge4cbt" w:id="1434"/>
                <w:bookmarkEnd w:id="1434"/>
                <w:r w:rsidDel="00000000" w:rsidR="00000000" w:rsidRPr="00000000">
                  <w:rPr>
                    <w:rtl w:val="0"/>
                  </w:rPr>
                </w:r>
              </w:del>
            </w:sdtContent>
          </w:sdt>
        </w:p>
      </w:sdtContent>
    </w:sdt>
    <w:sdt>
      <w:sdtPr>
        <w:id w:val="313771487"/>
        <w:tag w:val="goog_rdk_5442"/>
      </w:sdtPr>
      <w:sdtContent>
        <w:p w:rsidR="00000000" w:rsidDel="00000000" w:rsidP="00000000" w:rsidRDefault="00000000" w:rsidRPr="00000000" w14:paraId="000007FB">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583100775"/>
              <w:tag w:val="goog_rdk_5441"/>
            </w:sdtPr>
            <w:sdtContent>
              <w:del w:author="M Alagu Natchiyar" w:id="107" w:date="2026-09-22T16:07:42Z">
                <w:bookmarkStart w:colFirst="0" w:colLast="0" w:name="_heading=h.zgmwr1unrt7" w:id="1435"/>
                <w:bookmarkEnd w:id="1435"/>
                <w:r w:rsidDel="00000000" w:rsidR="00000000" w:rsidRPr="00000000">
                  <w:rPr>
                    <w:rtl w:val="0"/>
                  </w:rPr>
                </w:r>
              </w:del>
            </w:sdtContent>
          </w:sdt>
        </w:p>
      </w:sdtContent>
    </w:sdt>
    <w:sdt>
      <w:sdtPr>
        <w:id w:val="1562651963"/>
        <w:tag w:val="goog_rdk_5444"/>
      </w:sdtPr>
      <w:sdtContent>
        <w:p w:rsidR="00000000" w:rsidDel="00000000" w:rsidP="00000000" w:rsidRDefault="00000000" w:rsidRPr="00000000" w14:paraId="000007FC">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751803284"/>
              <w:tag w:val="goog_rdk_5443"/>
            </w:sdtPr>
            <w:sdtContent>
              <w:del w:author="M Alagu Natchiyar" w:id="107" w:date="2026-09-22T16:07:42Z">
                <w:bookmarkStart w:colFirst="0" w:colLast="0" w:name="_heading=h.8vip1i5918d5" w:id="1436"/>
                <w:bookmarkEnd w:id="1436"/>
                <w:r w:rsidDel="00000000" w:rsidR="00000000" w:rsidRPr="00000000">
                  <w:rPr>
                    <w:rtl w:val="0"/>
                  </w:rPr>
                </w:r>
              </w:del>
            </w:sdtContent>
          </w:sdt>
        </w:p>
      </w:sdtContent>
    </w:sdt>
    <w:sdt>
      <w:sdtPr>
        <w:id w:val="414387911"/>
        <w:tag w:val="goog_rdk_5446"/>
      </w:sdtPr>
      <w:sdtContent>
        <w:p w:rsidR="00000000" w:rsidDel="00000000" w:rsidP="00000000" w:rsidRDefault="00000000" w:rsidRPr="00000000" w14:paraId="000007FD">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503143157"/>
              <w:tag w:val="goog_rdk_5445"/>
            </w:sdtPr>
            <w:sdtContent>
              <w:del w:author="M Alagu Natchiyar" w:id="107" w:date="2026-09-22T16:07:42Z">
                <w:bookmarkStart w:colFirst="0" w:colLast="0" w:name="_heading=h.1mm90su916ot" w:id="1437"/>
                <w:bookmarkEnd w:id="1437"/>
                <w:r w:rsidDel="00000000" w:rsidR="00000000" w:rsidRPr="00000000">
                  <w:rPr>
                    <w:rtl w:val="0"/>
                  </w:rPr>
                </w:r>
              </w:del>
            </w:sdtContent>
          </w:sdt>
        </w:p>
      </w:sdtContent>
    </w:sdt>
    <w:sdt>
      <w:sdtPr>
        <w:id w:val="2076035525"/>
        <w:tag w:val="goog_rdk_5448"/>
      </w:sdtPr>
      <w:sdtContent>
        <w:p w:rsidR="00000000" w:rsidDel="00000000" w:rsidP="00000000" w:rsidRDefault="00000000" w:rsidRPr="00000000" w14:paraId="000007FE">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537130411"/>
              <w:tag w:val="goog_rdk_5447"/>
            </w:sdtPr>
            <w:sdtContent>
              <w:del w:author="M Alagu Natchiyar" w:id="107" w:date="2026-09-22T16:07:42Z">
                <w:bookmarkStart w:colFirst="0" w:colLast="0" w:name="_heading=h.u2np53xyv7se" w:id="1438"/>
                <w:bookmarkEnd w:id="1438"/>
                <w:r w:rsidDel="00000000" w:rsidR="00000000" w:rsidRPr="00000000">
                  <w:rPr>
                    <w:rtl w:val="0"/>
                  </w:rPr>
                </w:r>
              </w:del>
            </w:sdtContent>
          </w:sdt>
        </w:p>
      </w:sdtContent>
    </w:sdt>
    <w:sdt>
      <w:sdtPr>
        <w:id w:val="1136811671"/>
        <w:tag w:val="goog_rdk_5450"/>
      </w:sdtPr>
      <w:sdtContent>
        <w:p w:rsidR="00000000" w:rsidDel="00000000" w:rsidP="00000000" w:rsidRDefault="00000000" w:rsidRPr="00000000" w14:paraId="000007FF">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1265765574"/>
              <w:tag w:val="goog_rdk_5449"/>
            </w:sdtPr>
            <w:sdtContent>
              <w:del w:author="M Alagu Natchiyar" w:id="107" w:date="2026-09-22T16:07:42Z">
                <w:bookmarkStart w:colFirst="0" w:colLast="0" w:name="_heading=h.6hpe5rmevyxs" w:id="1439"/>
                <w:bookmarkEnd w:id="1439"/>
                <w:r w:rsidDel="00000000" w:rsidR="00000000" w:rsidRPr="00000000">
                  <w:rPr>
                    <w:rtl w:val="0"/>
                  </w:rPr>
                </w:r>
              </w:del>
            </w:sdtContent>
          </w:sdt>
        </w:p>
      </w:sdtContent>
    </w:sdt>
    <w:sdt>
      <w:sdtPr>
        <w:id w:val="720662356"/>
        <w:tag w:val="goog_rdk_5452"/>
      </w:sdtPr>
      <w:sdtContent>
        <w:p w:rsidR="00000000" w:rsidDel="00000000" w:rsidP="00000000" w:rsidRDefault="00000000" w:rsidRPr="00000000" w14:paraId="00000800">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949648726"/>
              <w:tag w:val="goog_rdk_5451"/>
            </w:sdtPr>
            <w:sdtContent>
              <w:del w:author="M Alagu Natchiyar" w:id="107" w:date="2026-09-22T16:07:42Z">
                <w:bookmarkStart w:colFirst="0" w:colLast="0" w:name="_heading=h.tm53x86bwrmm" w:id="1440"/>
                <w:bookmarkEnd w:id="1440"/>
                <w:r w:rsidDel="00000000" w:rsidR="00000000" w:rsidRPr="00000000">
                  <w:rPr>
                    <w:rtl w:val="0"/>
                  </w:rPr>
                </w:r>
              </w:del>
            </w:sdtContent>
          </w:sdt>
        </w:p>
      </w:sdtContent>
    </w:sdt>
    <w:sdt>
      <w:sdtPr>
        <w:id w:val="664990659"/>
        <w:tag w:val="goog_rdk_5454"/>
      </w:sdtPr>
      <w:sdtContent>
        <w:p w:rsidR="00000000" w:rsidDel="00000000" w:rsidP="00000000" w:rsidRDefault="00000000" w:rsidRPr="00000000" w14:paraId="00000801">
          <w:pPr>
            <w:pStyle w:val="Heading3"/>
            <w:keepNext w:val="0"/>
            <w:keepLines w:val="0"/>
            <w:widowControl w:val="0"/>
            <w:spacing w:before="280" w:line="240" w:lineRule="auto"/>
            <w:rPr>
              <w:del w:author="M Alagu Natchiyar" w:id="107" w:date="2026-09-22T16:07:42Z"/>
              <w:rFonts w:ascii="Cambria" w:cs="Cambria" w:eastAsia="Cambria" w:hAnsi="Cambria"/>
              <w:b w:val="1"/>
              <w:bCs w:val="1"/>
              <w:color w:val="000000"/>
              <w:sz w:val="24"/>
              <w:szCs w:val="24"/>
            </w:rPr>
          </w:pPr>
          <w:sdt>
            <w:sdtPr>
              <w:id w:val="553012658"/>
              <w:tag w:val="goog_rdk_5453"/>
            </w:sdtPr>
            <w:sdtContent>
              <w:del w:author="M Alagu Natchiyar" w:id="107" w:date="2026-09-22T16:07:42Z">
                <w:bookmarkStart w:colFirst="0" w:colLast="0" w:name="_heading=h.vl9igsbmgb6r" w:id="1441"/>
                <w:bookmarkEnd w:id="1441"/>
                <w:r w:rsidDel="00000000" w:rsidR="00000000" w:rsidRPr="00000000">
                  <w:rPr>
                    <w:rtl w:val="0"/>
                  </w:rPr>
                </w:r>
              </w:del>
            </w:sdtContent>
          </w:sdt>
        </w:p>
      </w:sdtContent>
    </w:sdt>
    <w:p w:rsidR="00000000" w:rsidDel="00000000" w:rsidP="00000000" w:rsidRDefault="00000000" w:rsidRPr="00000000" w14:paraId="0000080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heading=h.43ozzcirsk6v" w:id="1442"/>
      <w:bookmarkEnd w:id="1442"/>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803">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804">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80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80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0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 </w:t>
      </w:r>
    </w:p>
    <w:p w:rsidR="00000000" w:rsidDel="00000000" w:rsidP="00000000" w:rsidRDefault="00000000" w:rsidRPr="00000000" w14:paraId="00000809">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80A">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80B">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80C">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80D">
      <w:pPr>
        <w:rPr>
          <w:rFonts w:ascii="Cambria" w:cs="Cambria" w:eastAsia="Cambria" w:hAnsi="Cambria"/>
        </w:rPr>
      </w:pPr>
      <w:r w:rsidDel="00000000" w:rsidR="00000000" w:rsidRPr="00000000">
        <w:rPr>
          <w:rFonts w:ascii="Cambria" w:cs="Cambria" w:eastAsia="Cambria" w:hAnsi="Cambria"/>
          <w:rtl w:val="0"/>
        </w:rPr>
        <w:t xml:space="preserve">env\Scripts\activate</w:t>
      </w:r>
      <w:sdt>
        <w:sdtPr>
          <w:id w:val="-413116642"/>
          <w:tag w:val="goog_rdk_5455"/>
        </w:sdtPr>
        <w:sdtContent>
          <w:ins w:author="Anonymous" w:id="108" w:date="2026-09-22T05:31:40Z">
            <w:r w:rsidDel="00000000" w:rsidR="00000000" w:rsidRPr="00000000">
              <w:rPr>
                <w:rFonts w:ascii="Cambria" w:cs="Cambria" w:eastAsia="Cambria" w:hAnsi="Cambria"/>
                <w:rtl w:val="0"/>
              </w:rPr>
              <w:t xml:space="preserve"> </w:t>
            </w:r>
          </w:ins>
        </w:sdtContent>
      </w:sdt>
      <w:r w:rsidDel="00000000" w:rsidR="00000000" w:rsidRPr="00000000">
        <w:rPr>
          <w:rtl w:val="0"/>
        </w:rPr>
      </w:r>
    </w:p>
    <w:p w:rsidR="00000000" w:rsidDel="00000000" w:rsidP="00000000" w:rsidRDefault="00000000" w:rsidRPr="00000000" w14:paraId="0000080E">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80F">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810">
      <w:pPr>
        <w:rPr>
          <w:rFonts w:ascii="Cambria" w:cs="Cambria" w:eastAsia="Cambria" w:hAnsi="Cambria"/>
        </w:rPr>
      </w:pPr>
      <w:r w:rsidDel="00000000" w:rsidR="00000000" w:rsidRPr="00000000">
        <w:rPr>
          <w:rtl w:val="0"/>
        </w:rPr>
      </w:r>
    </w:p>
    <w:p w:rsidR="00000000" w:rsidDel="00000000" w:rsidP="00000000" w:rsidRDefault="00000000" w:rsidRPr="00000000" w14:paraId="00000811">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81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1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814">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815">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816">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817">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sdt>
      <w:sdtPr>
        <w:id w:val="-614214113"/>
        <w:tag w:val="goog_rdk_5456"/>
      </w:sdtPr>
      <w:sdtContent>
        <w:p w:rsidR="00000000" w:rsidDel="00000000" w:rsidP="00000000" w:rsidRDefault="00000000" w:rsidRPr="00000000" w14:paraId="00000818">
          <w:pPr>
            <w:pStyle w:val="Heading3"/>
            <w:keepNext w:val="0"/>
            <w:keepLines w:val="0"/>
            <w:spacing w:before="280" w:lineRule="auto"/>
            <w:ind w:right="0"/>
            <w:rPr>
              <w:rFonts w:ascii="Cambria" w:cs="Cambria" w:eastAsia="Cambria" w:hAnsi="Cambria"/>
              <w:b w:val="1"/>
              <w:bCs w:val="1"/>
              <w:color w:val="000000"/>
              <w:sz w:val="22"/>
              <w:szCs w:val="22"/>
            </w:rPr>
            <w:pPrChange w:author="Deepa lakshmi" w:id="0" w:date="2026-09-23T03:56:17Z">
              <w:pPr>
                <w:pStyle w:val="Heading3"/>
                <w:keepNext w:val="0"/>
                <w:keepLines w:val="0"/>
                <w:spacing w:before="280" w:lineRule="auto"/>
              </w:pPr>
            </w:pPrChange>
          </w:pPr>
          <w:bookmarkStart w:colFirst="0" w:colLast="0" w:name="_heading=h.v0y974cf1bll" w:id="1443"/>
          <w:bookmarkEnd w:id="1443"/>
          <w:r w:rsidDel="00000000" w:rsidR="00000000" w:rsidRPr="00000000">
            <w:rPr>
              <w:rFonts w:ascii="Cambria" w:cs="Cambria" w:eastAsia="Cambria" w:hAnsi="Cambria"/>
              <w:b w:val="1"/>
              <w:bCs w:val="1"/>
              <w:color w:val="000000"/>
              <w:sz w:val="22"/>
              <w:szCs w:val="22"/>
              <w:rtl w:val="0"/>
            </w:rPr>
            <w:t xml:space="preserve">Frontend-Backend Rendering via Jinja2</w:t>
          </w:r>
        </w:p>
      </w:sdtContent>
    </w:sdt>
    <w:p w:rsidR="00000000" w:rsidDel="00000000" w:rsidP="00000000" w:rsidRDefault="00000000" w:rsidRPr="00000000" w14:paraId="0000081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81A">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81B">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81C">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81D">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5whxqn74whi" w:id="1444"/>
      <w:bookmarkEnd w:id="1444"/>
      <w:r w:rsidDel="00000000" w:rsidR="00000000" w:rsidRPr="00000000">
        <w:rPr>
          <w:rtl w:val="0"/>
        </w:rPr>
      </w:r>
    </w:p>
    <w:p w:rsidR="00000000" w:rsidDel="00000000" w:rsidP="00000000" w:rsidRDefault="00000000" w:rsidRPr="00000000" w14:paraId="0000081E">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heading=h.cr7ty91p7aoy" w:id="1445"/>
      <w:bookmarkEnd w:id="1445"/>
      <w:r w:rsidDel="00000000" w:rsidR="00000000" w:rsidRPr="00000000">
        <w:rPr>
          <w:rFonts w:ascii="Cambria" w:cs="Cambria" w:eastAsia="Cambria" w:hAnsi="Cambria"/>
          <w:b w:val="1"/>
          <w:bCs w:val="1"/>
          <w:color w:val="000000"/>
          <w:rtl w:val="0"/>
        </w:rPr>
        <w:t xml:space="preserve">Activity 5.2: Testing and Verifying Local Deployment</w:t>
      </w:r>
    </w:p>
    <w:p w:rsidR="00000000" w:rsidDel="00000000" w:rsidP="00000000" w:rsidRDefault="00000000" w:rsidRPr="00000000" w14:paraId="0000081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2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FASTAPI Server </w:t>
      </w:r>
    </w:p>
    <w:p w:rsidR="00000000" w:rsidDel="00000000" w:rsidP="00000000" w:rsidRDefault="00000000" w:rsidRPr="00000000" w14:paraId="0000082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822">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823">
      <w:pPr>
        <w:rPr>
          <w:rFonts w:ascii="Cambria" w:cs="Cambria" w:eastAsia="Cambria" w:hAnsi="Cambria"/>
          <w:b w:val="1"/>
          <w:bCs w:val="1"/>
        </w:rPr>
      </w:pPr>
      <w:r w:rsidDel="00000000" w:rsidR="00000000" w:rsidRPr="00000000">
        <w:rPr>
          <w:rtl w:val="0"/>
        </w:rPr>
      </w:r>
    </w:p>
    <w:sdt>
      <w:sdtPr>
        <w:id w:val="-502117999"/>
        <w:tag w:val="goog_rdk_5458"/>
      </w:sdtPr>
      <w:sdtContent>
        <w:p w:rsidR="00000000" w:rsidDel="00000000" w:rsidP="00000000" w:rsidRDefault="00000000" w:rsidRPr="00000000" w14:paraId="00000824">
          <w:pPr>
            <w:widowControl w:val="0"/>
            <w:spacing w:after="240" w:before="240" w:line="240" w:lineRule="auto"/>
            <w:rPr>
              <w:rFonts w:ascii="Cambria" w:cs="Cambria" w:eastAsia="Cambria" w:hAnsi="Cambria"/>
              <w:b w:val="1"/>
              <w:bCs w:val="1"/>
              <w:rPrChange w:author="Tharunika Durairaj" w:id="110" w:date="2026-09-22T04:26:11Z">
                <w:rPr>
                  <w:rFonts w:ascii="Cambria" w:cs="Cambria" w:eastAsia="Cambria" w:hAnsi="Cambria"/>
                  <w:b w:val="1"/>
                  <w:bCs w:val="1"/>
                </w:rPr>
              </w:rPrChange>
            </w:rPr>
          </w:pPr>
          <w:r w:rsidDel="00000000" w:rsidR="00000000" w:rsidRPr="00000000">
            <w:rPr>
              <w:rFonts w:ascii="Cambria" w:cs="Cambria" w:eastAsia="Cambria" w:hAnsi="Cambria"/>
              <w:b w:val="1"/>
              <w:bCs w:val="1"/>
              <w:rtl w:val="0"/>
            </w:rPr>
            <w:t xml:space="preserve">Access the Application Locally</w:t>
          </w:r>
          <w:sdt>
            <w:sdtPr>
              <w:id w:val="14365241"/>
              <w:tag w:val="goog_rdk_5457"/>
            </w:sdtPr>
            <w:sdtContent>
              <w:r w:rsidDel="00000000" w:rsidR="00000000" w:rsidRPr="00000000">
                <w:rPr>
                  <w:rtl w:val="0"/>
                </w:rPr>
              </w:r>
            </w:sdtContent>
          </w:sdt>
        </w:p>
      </w:sdtContent>
    </w:sdt>
    <w:p w:rsidR="00000000" w:rsidDel="00000000" w:rsidP="00000000" w:rsidRDefault="00000000" w:rsidRPr="00000000" w14:paraId="0000082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826">
      <w:pPr>
        <w:rPr>
          <w:rFonts w:ascii="Cambria" w:cs="Cambria" w:eastAsia="Cambria" w:hAnsi="Cambria"/>
          <w:color w:val="188038"/>
        </w:rPr>
      </w:pPr>
      <w:hyperlink r:id="rId30">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827">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828">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82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82A">
      <w:pPr>
        <w:rPr>
          <w:rFonts w:ascii="Cambria" w:cs="Cambria" w:eastAsia="Cambria" w:hAnsi="Cambria"/>
          <w:color w:val="188038"/>
        </w:rPr>
      </w:pPr>
      <w:hyperlink r:id="rId31">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82B">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82C">
      <w:pPr>
        <w:rPr>
          <w:rFonts w:ascii="Cambria" w:cs="Cambria" w:eastAsia="Cambria" w:hAnsi="Cambria"/>
        </w:rPr>
      </w:pPr>
      <w:r w:rsidDel="00000000" w:rsidR="00000000" w:rsidRPr="00000000">
        <w:rPr>
          <w:rtl w:val="0"/>
        </w:rPr>
      </w:r>
    </w:p>
    <w:p w:rsidR="00000000" w:rsidDel="00000000" w:rsidP="00000000" w:rsidRDefault="00000000" w:rsidRPr="00000000" w14:paraId="0000082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82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2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83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79700"/>
            <wp:effectExtent b="0" l="0" r="0" t="0"/>
            <wp:docPr id="42"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 </w:t>
      </w:r>
    </w:p>
    <w:p w:rsidR="00000000" w:rsidDel="00000000" w:rsidP="00000000" w:rsidRDefault="00000000" w:rsidRPr="00000000" w14:paraId="0000083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83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834">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835">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836">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sdt>
        <w:sdtPr>
          <w:id w:val="-1785582336"/>
          <w:tag w:val="goog_rdk_5459"/>
        </w:sdtPr>
        <w:sdtContent>
          <w:ins w:author="Renuga Renu" w:id="111" w:date="2026-09-22T09:08:01Z">
            <w:r w:rsidDel="00000000" w:rsidR="00000000" w:rsidRPr="00000000">
              <w:rPr>
                <w:rFonts w:ascii="Cambria" w:cs="Cambria" w:eastAsia="Cambria" w:hAnsi="Cambria"/>
                <w:rtl w:val="0"/>
              </w:rPr>
              <w:t xml:space="preserve">,</w:t>
            </w:r>
          </w:ins>
        </w:sdtContent>
      </w:sdt>
      <w:sdt>
        <w:sdtPr>
          <w:id w:val="-352337952"/>
          <w:tag w:val="goog_rdk_5460"/>
        </w:sdtPr>
        <w:sdtContent>
          <w:del w:author="Renuga Renu" w:id="111" w:date="2026-09-22T09:08:01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37">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838">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83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8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83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Preview- Result page:</w:t>
      </w:r>
    </w:p>
    <w:p w:rsidR="00000000" w:rsidDel="00000000" w:rsidP="00000000" w:rsidRDefault="00000000" w:rsidRPr="00000000" w14:paraId="0000083C">
      <w:pPr>
        <w:rPr>
          <w:rFonts w:ascii="Cambria" w:cs="Cambria" w:eastAsia="Cambria" w:hAnsi="Cambria"/>
          <w:b w:val="1"/>
          <w:bCs w:val="1"/>
        </w:rPr>
      </w:pPr>
      <w:r w:rsidDel="00000000" w:rsidR="00000000" w:rsidRPr="00000000">
        <w:rPr>
          <w:rtl w:val="0"/>
        </w:rPr>
      </w:r>
    </w:p>
    <w:sdt>
      <w:sdtPr>
        <w:id w:val="-461516125"/>
        <w:tag w:val="goog_rdk_5461"/>
      </w:sdtPr>
      <w:sdtContent>
        <w:p w:rsidR="00000000" w:rsidDel="00000000" w:rsidP="00000000" w:rsidRDefault="00000000" w:rsidRPr="00000000" w14:paraId="0000083D">
          <w:pPr>
            <w:ind w:left="0" w:firstLine="0"/>
            <w:rPr>
              <w:rFonts w:ascii="Cambria" w:cs="Cambria" w:eastAsia="Cambria" w:hAnsi="Cambria"/>
              <w:b w:val="1"/>
              <w:bCs w:val="1"/>
            </w:rPr>
            <w:pPrChange w:author="Monika Moni" w:id="0" w:date="2026-09-22T08:38:05Z">
              <w:pPr/>
            </w:pPrChange>
          </w:pPr>
          <w:r w:rsidDel="00000000" w:rsidR="00000000" w:rsidRPr="00000000">
            <w:rPr>
              <w:rtl w:val="0"/>
            </w:rPr>
          </w:r>
        </w:p>
      </w:sdtContent>
    </w:sdt>
    <w:p w:rsidR="00000000" w:rsidDel="00000000" w:rsidP="00000000" w:rsidRDefault="00000000" w:rsidRPr="00000000" w14:paraId="0000083E">
      <w:pPr>
        <w:rPr>
          <w:rFonts w:ascii="Cambria" w:cs="Cambria" w:eastAsia="Cambria" w:hAnsi="Cambria"/>
          <w:b w:val="1"/>
          <w:bCs w:val="1"/>
        </w:rPr>
      </w:pPr>
      <w:sdt>
        <w:sdtPr>
          <w:id w:val="613214155"/>
          <w:tag w:val="goog_rdk_5463"/>
        </w:sdtPr>
        <w:sdtContent>
          <w:ins w:author="vasu devan" w:id="113" w:date="2026-09-22T08:54:33Z">
            <w:r w:rsidDel="00000000" w:rsidR="00000000" w:rsidRPr="00000000">
              <w:rPr>
                <w:rFonts w:ascii="Cambria" w:cs="Cambria" w:eastAsia="Cambria" w:hAnsi="Cambria"/>
                <w:b w:val="1"/>
                <w:bCs w:val="1"/>
              </w:rPr>
              <w:drawing>
                <wp:inline distB="114300" distT="114300" distL="114300" distR="114300">
                  <wp:extent cx="4132048" cy="2838683"/>
                  <wp:effectExtent b="0" l="0" r="0" t="0"/>
                  <wp:docPr id="2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132048" cy="2838683"/>
                          </a:xfrm>
                          <a:prstGeom prst="rect"/>
                          <a:ln/>
                        </pic:spPr>
                      </pic:pic>
                    </a:graphicData>
                  </a:graphic>
                </wp:inline>
              </w:drawing>
            </w: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2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132048" cy="2838683"/>
                          </a:xfrm>
                          <a:prstGeom prst="rect"/>
                          <a:ln/>
                        </pic:spPr>
                      </pic:pic>
                    </a:graphicData>
                  </a:graphic>
                </wp:inline>
              </w:drawing>
            </w: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30"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132048" cy="2838683"/>
                          </a:xfrm>
                          <a:prstGeom prst="rect"/>
                          <a:ln/>
                        </pic:spPr>
                      </pic:pic>
                    </a:graphicData>
                  </a:graphic>
                </wp:inline>
              </w:drawing>
            </w:r>
          </w:ins>
        </w:sdtContent>
      </w:sdt>
      <w:sdt>
        <w:sdtPr>
          <w:id w:val="-218713894"/>
          <w:tag w:val="goog_rdk_5464"/>
        </w:sdtPr>
        <w:sdtContent>
          <w:del w:author="vasu devan" w:id="113" w:date="2026-09-22T08:54:33Z">
            <w:r w:rsidDel="00000000" w:rsidR="00000000" w:rsidRPr="00000000">
              <w:rPr>
                <w:rFonts w:ascii="Cambria" w:cs="Cambria" w:eastAsia="Cambria" w:hAnsi="Cambria"/>
                <w:b w:val="1"/>
                <w:bCs w:val="1"/>
              </w:rPr>
              <w:drawing>
                <wp:inline distB="114300" distT="114300" distL="114300" distR="114300">
                  <wp:extent cx="4132048" cy="2838683"/>
                  <wp:effectExtent b="0" l="0" r="0" t="0"/>
                  <wp:docPr id="44"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132048" cy="2838683"/>
                          </a:xfrm>
                          <a:prstGeom prst="rect"/>
                          <a:ln/>
                        </pic:spPr>
                      </pic:pic>
                    </a:graphicData>
                  </a:graphic>
                </wp:inline>
              </w:drawing>
            </w:r>
          </w:del>
        </w:sdtContent>
      </w:sdt>
      <w:r w:rsidDel="00000000" w:rsidR="00000000" w:rsidRPr="00000000">
        <w:rPr>
          <w:rtl w:val="0"/>
        </w:rPr>
      </w:r>
      <w:sdt>
        <w:sdtPr>
          <w:id w:val="1997421062"/>
          <w:tag w:val="goog_rdk_5465"/>
        </w:sdtPr>
        <w:sdtContent>
          <w:ins w:author="vasu devan" w:id="113" w:date="2026-09-22T08:54:33Z">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1962150</wp:posOffset>
                  </wp:positionV>
                  <wp:extent cx="4132048" cy="2838683"/>
                  <wp:effectExtent b="0" l="0" r="0" t="0"/>
                  <wp:wrapSquare wrapText="bothSides" distB="114300" distT="114300" distL="114300" distR="114300"/>
                  <wp:docPr id="2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4132048" cy="2838683"/>
                          </a:xfrm>
                          <a:prstGeom prst="rect"/>
                          <a:ln/>
                        </pic:spPr>
                      </pic:pic>
                    </a:graphicData>
                  </a:graphic>
                </wp:anchor>
              </w:drawing>
            </w:r>
          </w:ins>
        </w:sdtContent>
      </w:sdt>
    </w:p>
    <w:p w:rsidR="00000000" w:rsidDel="00000000" w:rsidP="00000000" w:rsidRDefault="00000000" w:rsidRPr="00000000" w14:paraId="0000083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024313" cy="3141933"/>
            <wp:effectExtent b="0" l="0" r="0" t="0"/>
            <wp:docPr id="4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84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42">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p w:rsidR="00000000" w:rsidDel="00000000" w:rsidP="00000000" w:rsidRDefault="00000000" w:rsidRPr="00000000" w14:paraId="000008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8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sdt>
        <w:sdtPr>
          <w:id w:val="-924072406"/>
          <w:tag w:val="goog_rdk_5466"/>
        </w:sdtPr>
        <w:sdtContent>
          <w:ins w:author="Renuga Renu" w:id="114" w:date="2026-09-22T09:08:30Z">
            <w:r w:rsidDel="00000000" w:rsidR="00000000" w:rsidRPr="00000000">
              <w:rPr>
                <w:rFonts w:ascii="Cambria" w:cs="Cambria" w:eastAsia="Cambria" w:hAnsi="Cambria"/>
                <w:rtl w:val="0"/>
              </w:rPr>
              <w:t xml:space="preserve">:</w:t>
            </w:r>
          </w:ins>
        </w:sdtContent>
      </w:sdt>
      <w:sdt>
        <w:sdtPr>
          <w:id w:val="-66253963"/>
          <w:tag w:val="goog_rdk_5467"/>
        </w:sdtPr>
        <w:sdtContent>
          <w:del w:author="Renuga Renu" w:id="114" w:date="2026-09-22T09:08:30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45">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846">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847">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848">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849">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84A">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84B">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84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84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84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Download Button:</w:t>
      </w:r>
    </w:p>
    <w:p w:rsidR="00000000" w:rsidDel="00000000" w:rsidP="00000000" w:rsidRDefault="00000000" w:rsidRPr="00000000" w14:paraId="0000084F">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381375" cy="685800"/>
            <wp:effectExtent b="0" l="0" r="0" t="0"/>
            <wp:docPr id="4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5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852">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853">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854">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85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85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Export Success Page:</w:t>
      </w:r>
    </w:p>
    <w:p w:rsidR="00000000" w:rsidDel="00000000" w:rsidP="00000000" w:rsidRDefault="00000000" w:rsidRPr="00000000" w14:paraId="00000857">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1663700"/>
            <wp:effectExtent b="0" l="0" r="0" t="0"/>
            <wp:docPr id="4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1663700"/>
                    </a:xfrm>
                    <a:prstGeom prst="rect"/>
                    <a:ln/>
                  </pic:spPr>
                </pic:pic>
              </a:graphicData>
            </a:graphic>
          </wp:inline>
        </w:drawing>
      </w:r>
      <w:r w:rsidDel="00000000" w:rsidR="00000000" w:rsidRPr="00000000">
        <w:rPr>
          <w:rtl w:val="0"/>
        </w:rPr>
      </w:r>
    </w:p>
    <w:sdt>
      <w:sdtPr>
        <w:id w:val="126303165"/>
        <w:tag w:val="goog_rdk_5469"/>
      </w:sdtPr>
      <w:sdtContent>
        <w:p w:rsidR="00000000" w:rsidDel="00000000" w:rsidP="00000000" w:rsidRDefault="00000000" w:rsidRPr="00000000" w14:paraId="00000858">
          <w:pPr>
            <w:rPr>
              <w:del w:author="R Shanthini" w:id="115" w:date="2026-09-22T09:19:25Z"/>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sdt>
            <w:sdtPr>
              <w:id w:val="931737998"/>
              <w:tag w:val="goog_rdk_5468"/>
            </w:sdtPr>
            <w:sdtContent>
              <w:del w:author="R Shanthini" w:id="115" w:date="2026-09-22T09:19:25Z">
                <w:r w:rsidDel="00000000" w:rsidR="00000000" w:rsidRPr="00000000">
                  <w:rPr>
                    <w:rtl w:val="0"/>
                  </w:rPr>
                </w:r>
              </w:del>
            </w:sdtContent>
          </w:sdt>
        </w:p>
      </w:sdtContent>
    </w:sdt>
    <w:sdt>
      <w:sdtPr>
        <w:id w:val="-285702214"/>
        <w:tag w:val="goog_rdk_5470"/>
      </w:sdtPr>
      <w:sdtContent>
        <w:p w:rsidR="00000000" w:rsidDel="00000000" w:rsidP="00000000" w:rsidRDefault="00000000" w:rsidRPr="00000000" w14:paraId="00000859">
          <w:pPr>
            <w:rPr>
              <w:rFonts w:ascii="Cambria" w:cs="Cambria" w:eastAsia="Cambria" w:hAnsi="Cambria"/>
            </w:rPr>
            <w:pPrChange w:author="R Shanthini" w:id="0" w:date="2026-09-22T09:19:25Z">
              <w:pPr>
                <w:spacing w:after="240" w:before="240" w:lineRule="auto"/>
              </w:pPr>
            </w:pPrChange>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sdtContent>
    </w:sdt>
    <w:sdt>
      <w:sdtPr>
        <w:id w:val="-1033138617"/>
        <w:tag w:val="goog_rdk_5472"/>
      </w:sdtPr>
      <w:sdtContent>
        <w:p w:rsidR="00000000" w:rsidDel="00000000" w:rsidP="00000000" w:rsidRDefault="00000000" w:rsidRPr="00000000" w14:paraId="0000085A">
          <w:pPr>
            <w:spacing w:after="240" w:before="240" w:lineRule="auto"/>
            <w:rPr>
              <w:del w:author="M Alagu Natchiyar" w:id="117" w:date="2026-09-22T16:06:16Z"/>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sdt>
            <w:sdtPr>
              <w:id w:val="-1665940941"/>
              <w:tag w:val="goog_rdk_5471"/>
            </w:sdtPr>
            <w:sdtContent>
              <w:del w:author="M Alagu Natchiyar" w:id="117" w:date="2026-09-22T16:06:16Z">
                <w:r w:rsidDel="00000000" w:rsidR="00000000" w:rsidRPr="00000000">
                  <w:rPr>
                    <w:rtl w:val="0"/>
                  </w:rPr>
                </w:r>
              </w:del>
            </w:sdtContent>
          </w:sdt>
        </w:p>
      </w:sdtContent>
    </w:sdt>
    <w:sdt>
      <w:sdtPr>
        <w:id w:val="-348645674"/>
        <w:tag w:val="goog_rdk_5474"/>
      </w:sdtPr>
      <w:sdtContent>
        <w:p w:rsidR="00000000" w:rsidDel="00000000" w:rsidP="00000000" w:rsidRDefault="00000000" w:rsidRPr="00000000" w14:paraId="0000085B">
          <w:pPr>
            <w:spacing w:after="240" w:before="240" w:lineRule="auto"/>
            <w:rPr>
              <w:del w:author="M Alagu Natchiyar" w:id="117" w:date="2026-09-22T16:06:16Z"/>
              <w:rFonts w:ascii="Cambria" w:cs="Cambria" w:eastAsia="Cambria" w:hAnsi="Cambria"/>
              <w:b w:val="1"/>
              <w:bCs w:val="1"/>
              <w:sz w:val="26"/>
              <w:szCs w:val="26"/>
            </w:rPr>
            <w:pPrChange w:author="M Alagu Natchiyar" w:id="0" w:date="2026-09-22T16:06:16Z">
              <w:pPr>
                <w:spacing w:after="240" w:before="240" w:line="276" w:lineRule="auto"/>
              </w:pPr>
            </w:pPrChange>
          </w:pPr>
          <w:sdt>
            <w:sdtPr>
              <w:id w:val="-356898419"/>
              <w:tag w:val="goog_rdk_5473"/>
            </w:sdtPr>
            <w:sdtContent>
              <w:del w:author="M Alagu Natchiyar" w:id="117" w:date="2026-09-22T16:06:16Z">
                <w:r w:rsidDel="00000000" w:rsidR="00000000" w:rsidRPr="00000000">
                  <w:rPr>
                    <w:rtl w:val="0"/>
                  </w:rPr>
                </w:r>
              </w:del>
            </w:sdtContent>
          </w:sdt>
        </w:p>
      </w:sdtContent>
    </w:sdt>
    <w:p w:rsidR="00000000" w:rsidDel="00000000" w:rsidP="00000000" w:rsidRDefault="00000000" w:rsidRPr="00000000" w14:paraId="0000085C">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85D">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85E">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85F">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sdt>
        <w:sdtPr>
          <w:id w:val="1375012527"/>
          <w:tag w:val="goog_rdk_5475"/>
        </w:sdtPr>
        <w:sdtContent>
          <w:ins w:author="Renuga Renu" w:id="119" w:date="2026-09-22T09:08:45Z">
            <w:r w:rsidDel="00000000" w:rsidR="00000000" w:rsidRPr="00000000">
              <w:rPr>
                <w:rFonts w:ascii="Cambria" w:cs="Cambria" w:eastAsia="Cambria" w:hAnsi="Cambria"/>
                <w:rtl w:val="0"/>
              </w:rPr>
              <w:t xml:space="preserve">.</w:t>
            </w:r>
          </w:ins>
        </w:sdtContent>
      </w:sdt>
      <w:sdt>
        <w:sdtPr>
          <w:id w:val="527080676"/>
          <w:tag w:val="goog_rdk_5476"/>
        </w:sdtPr>
        <w:sdtContent>
          <w:del w:author="Renuga Renu" w:id="119" w:date="2026-09-22T09:08:45Z">
            <w:r w:rsidDel="00000000" w:rsidR="00000000" w:rsidRPr="00000000">
              <w:rPr>
                <w:rFonts w:ascii="Cambria" w:cs="Cambria" w:eastAsia="Cambria" w:hAnsi="Cambria"/>
                <w:rtl w:val="0"/>
              </w:rPr>
              <w:delText xml:space="preserve">.</w:delText>
            </w:r>
          </w:del>
        </w:sdtContent>
      </w:sdt>
      <w:r w:rsidDel="00000000" w:rsidR="00000000" w:rsidRPr="00000000">
        <w:rPr>
          <w:rtl w:val="0"/>
        </w:rPr>
      </w:r>
    </w:p>
    <w:p w:rsidR="00000000" w:rsidDel="00000000" w:rsidP="00000000" w:rsidRDefault="00000000" w:rsidRPr="00000000" w14:paraId="0000086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r w:rsidDel="00000000" w:rsidR="00000000" w:rsidRPr="00000000">
        <w:rPr>
          <w:rtl w:val="0"/>
        </w:rPr>
      </w:r>
    </w:p>
    <w:sectPr>
      <w:headerReference r:id="rId37" w:type="default"/>
      <w:pgSz w:h="15840" w:w="12240" w:orient="portrait"/>
      <w:pgMar w:bottom="1440" w:top="1440" w:left="0" w:right="0" w:header="720" w:footer="720"/>
      <w:pgNumType w:start="1"/>
      <w:sectPrChange w:author="Monika Moni" w:id="0" w:date="2026-09-22T08:38:26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537378298"/>
      <w:tag w:val="goog_rdk_5481"/>
    </w:sdtPr>
    <w:sdtContent>
      <w:p w:rsidR="00000000" w:rsidDel="00000000" w:rsidP="00000000" w:rsidRDefault="00000000" w:rsidRPr="00000000" w14:paraId="00000861">
        <w:pPr>
          <w:spacing w:line="276" w:lineRule="auto"/>
          <w:rPr>
            <w:rPrChange w:author="Rubini Keerthi" w:id="120" w:date="2026-09-23T04:13:12Z">
              <w:rPr/>
            </w:rPrChange>
          </w:rPr>
        </w:pPr>
        <w:sdt>
          <w:sdtPr>
            <w:id w:val="-1945540655"/>
            <w:tag w:val="goog_rdk_5478"/>
          </w:sdtPr>
          <w:sdtContent>
            <w:ins w:author="Rubini Keerthi" w:id="31" w:date="2026-09-23T04:13:12Z"/>
            <w:sdt>
              <w:sdtPr>
                <w:id w:val="-990479007"/>
                <w:tag w:val="goog_rdk_5479"/>
              </w:sdtPr>
              <w:sdtContent>
                <w:ins w:author="Rubini Keerthi" w:id="31" w:date="2026-09-23T04:13:12Z">
                  <w:r w:rsidDel="00000000" w:rsidR="00000000" w:rsidRPr="00000000">
                    <w:rPr>
                      <w:rtl w:val="0"/>
                      <w:rPrChange w:author="Rubini Keerthi" w:id="120" w:date="2026-09-23T04:13:12Z">
                        <w:rPr>
                          <w:rFonts w:ascii="Cambria" w:cs="Cambria" w:eastAsia="Cambria" w:hAnsi="Cambria"/>
                        </w:rPr>
                      </w:rPrChange>
                    </w:rPr>
                    <w:t xml:space="preserve">File</w:t>
                  </w:r>
                </w:ins>
              </w:sdtContent>
            </w:sdt>
            <w:ins w:author="Rubini Keerthi" w:id="31" w:date="2026-09-23T04:13:12Z"/>
          </w:sdtContent>
        </w:sdt>
        <w:r w:rsidDel="00000000" w:rsidR="00000000" w:rsidRPr="00000000">
          <w:rPr>
            <w:rPrChange w:author="Rubini Keerthi" w:id="120" w:date="2026-09-23T04:13:12Z">
              <w:rPr/>
            </w:rPrChange>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31"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rPrChange w:author="Rubini Keerthi" w:id="120" w:date="2026-09-23T04:13:12Z">
              <w:rPr/>
            </w:rPrChange>
          </w:rPr>
          <w:drawing>
            <wp:inline distB="114300" distT="114300" distL="114300" distR="114300">
              <wp:extent cx="1587500" cy="685800"/>
              <wp:effectExtent b="0" l="0" r="0" t="0"/>
              <wp:docPr id="48"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1587500" cy="685800"/>
                      </a:xfrm>
                      <a:prstGeom prst="rect"/>
                      <a:ln/>
                    </pic:spPr>
                  </pic:pic>
                </a:graphicData>
              </a:graphic>
            </wp:inline>
          </w:drawing>
        </w:r>
        <w:sdt>
          <w:sdtPr>
            <w:id w:val="921238004"/>
            <w:tag w:val="goog_rdk_5480"/>
          </w:sdtPr>
          <w:sdtContent>
            <w:r w:rsidDel="00000000" w:rsidR="00000000" w:rsidRPr="00000000">
              <w:rPr>
                <w:rtl w:val="0"/>
              </w:rPr>
            </w:r>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docs.io/fastapi/" TargetMode="External"/><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image" Target="media/image1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hyperlink" Target="http://127.0.0.1:8000/docs" TargetMode="External"/><Relationship Id="rId30" Type="http://schemas.openxmlformats.org/officeDocument/2006/relationships/hyperlink" Target="http://127.0.0.1:8000" TargetMode="External"/><Relationship Id="rId11" Type="http://schemas.openxmlformats.org/officeDocument/2006/relationships/hyperlink" Target="https://docs.python.org/3/" TargetMode="External"/><Relationship Id="rId33" Type="http://schemas.openxmlformats.org/officeDocument/2006/relationships/image" Target="media/image15.png"/><Relationship Id="rId10" Type="http://schemas.openxmlformats.org/officeDocument/2006/relationships/hyperlink" Target="https://www.uvicorn.org/" TargetMode="External"/><Relationship Id="rId32" Type="http://schemas.openxmlformats.org/officeDocument/2006/relationships/image" Target="media/image21.png"/><Relationship Id="rId13" Type="http://schemas.openxmlformats.org/officeDocument/2006/relationships/hyperlink" Target="https://www.w3schools.com/" TargetMode="External"/><Relationship Id="rId35" Type="http://schemas.openxmlformats.org/officeDocument/2006/relationships/image" Target="media/image16.png"/><Relationship Id="rId12" Type="http://schemas.openxmlformats.org/officeDocument/2006/relationships/hyperlink" Target="https://www.w3schools.com/" TargetMode="External"/><Relationship Id="rId34" Type="http://schemas.openxmlformats.org/officeDocument/2006/relationships/image" Target="media/image20.png"/><Relationship Id="rId15" Type="http://schemas.openxmlformats.org/officeDocument/2006/relationships/hyperlink" Target="https://huggingface.co/docs/diffusers/en/index" TargetMode="External"/><Relationship Id="rId37" Type="http://schemas.openxmlformats.org/officeDocument/2006/relationships/header" Target="header1.xml"/><Relationship Id="rId14" Type="http://schemas.openxmlformats.org/officeDocument/2006/relationships/hyperlink" Target="https://ai.google.dev/" TargetMode="External"/><Relationship Id="rId36" Type="http://schemas.openxmlformats.org/officeDocument/2006/relationships/image" Target="media/image17.png"/><Relationship Id="rId17" Type="http://schemas.openxmlformats.org/officeDocument/2006/relationships/hyperlink" Target="http://www.fpdf.org/en/doc/index.php" TargetMode="External"/><Relationship Id="rId16" Type="http://schemas.openxmlformats.org/officeDocument/2006/relationships/hyperlink" Target="https://pytorch.org/docs/stable/index.html" TargetMode="External"/><Relationship Id="rId19" Type="http://schemas.openxmlformats.org/officeDocument/2006/relationships/hyperlink" Target="https://virtualenv.pypa.io/en/latest/" TargetMode="External"/><Relationship Id="rId18" Type="http://schemas.openxmlformats.org/officeDocument/2006/relationships/hyperlink" Target="https://git-scm.com/docs/g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MwOtWcAMmCqawtn8VS9R/Jh7w==">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